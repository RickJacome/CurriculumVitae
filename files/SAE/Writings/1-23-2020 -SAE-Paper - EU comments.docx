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77777777" w:rsidR="00B01FCD" w:rsidRDefault="002B4AD8" w:rsidP="00A418D3">
      <w:pPr>
        <w:pStyle w:val="Title"/>
      </w:pPr>
      <w:r>
        <w:t>Road Curvature Decomposition for Autonomous Guidance</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4C102C47" w:rsidR="00547DA7" w:rsidRPr="00547DA7" w:rsidRDefault="00B01FCD" w:rsidP="00547DA7">
      <w:pPr>
        <w:pStyle w:val="Head1"/>
      </w:pPr>
      <w:r>
        <w:t>A</w:t>
      </w:r>
      <w:r w:rsidR="009908CF">
        <w:t>bstract</w:t>
      </w:r>
    </w:p>
    <w:p w14:paraId="24D06CE7" w14:textId="0CD30D85" w:rsidR="00547DA7" w:rsidRDefault="00547DA7" w:rsidP="00547DA7">
      <w:pPr>
        <w:spacing w:after="160" w:line="259" w:lineRule="auto"/>
        <w:jc w:val="both"/>
        <w:rPr>
          <w:rFonts w:eastAsia="Calibri"/>
          <w:szCs w:val="18"/>
        </w:rPr>
      </w:pPr>
      <w:r w:rsidRPr="00547DA7">
        <w:rPr>
          <w:rFonts w:eastAsia="Calibri"/>
          <w:szCs w:val="18"/>
        </w:rPr>
        <w:t xml:space="preserve">Vehicle autonomy is critically dependent on an accurate identification and mathematical representation of road and lane geometries. Many road lane identification systems are ad hoc (e.g., machine vision and lane keeping systems) or </w:t>
      </w:r>
      <w:ins w:id="2" w:author="Cody Stolle" w:date="2020-01-22T12:32:00Z">
        <w:r w:rsidR="00FE5C8A">
          <w:rPr>
            <w:rFonts w:eastAsia="Calibri"/>
            <w:szCs w:val="18"/>
          </w:rPr>
          <w:t xml:space="preserve">utilize </w:t>
        </w:r>
      </w:ins>
      <w:proofErr w:type="gramStart"/>
      <w:r w:rsidRPr="00547DA7">
        <w:rPr>
          <w:rFonts w:eastAsia="Calibri"/>
          <w:szCs w:val="18"/>
        </w:rPr>
        <w:t>finely-discretized</w:t>
      </w:r>
      <w:proofErr w:type="gramEnd"/>
      <w:r w:rsidRPr="00547DA7">
        <w:rPr>
          <w:rFonts w:eastAsia="Calibri"/>
          <w:szCs w:val="18"/>
        </w:rPr>
        <w:t xml:space="preserve"> path data </w:t>
      </w:r>
      <w:del w:id="3" w:author="Cody Stolle" w:date="2020-01-22T12:43:00Z">
        <w:r w:rsidRPr="00547DA7" w:rsidDel="00F827AF">
          <w:rPr>
            <w:rFonts w:eastAsia="Calibri"/>
            <w:szCs w:val="18"/>
          </w:rPr>
          <w:delText xml:space="preserve">redundant </w:delText>
        </w:r>
      </w:del>
      <w:ins w:id="4" w:author="Cody Stolle" w:date="2020-01-22T12:43:00Z">
        <w:r w:rsidR="00F827AF">
          <w:rPr>
            <w:rFonts w:eastAsia="Calibri"/>
            <w:szCs w:val="18"/>
          </w:rPr>
          <w:t>and</w:t>
        </w:r>
        <w:r w:rsidR="00F827AF" w:rsidRPr="00547DA7">
          <w:rPr>
            <w:rFonts w:eastAsia="Calibri"/>
            <w:szCs w:val="18"/>
          </w:rPr>
          <w:t xml:space="preserve"> </w:t>
        </w:r>
      </w:ins>
      <w:del w:id="5" w:author="Cody Stolle" w:date="2020-01-22T12:43:00Z">
        <w:r w:rsidRPr="00547DA7" w:rsidDel="00F827AF">
          <w:rPr>
            <w:rFonts w:eastAsia="Calibri"/>
            <w:szCs w:val="18"/>
          </w:rPr>
          <w:delText xml:space="preserve">external </w:delText>
        </w:r>
      </w:del>
      <w:r w:rsidRPr="00547DA7">
        <w:rPr>
          <w:rFonts w:eastAsia="Calibri"/>
          <w:szCs w:val="18"/>
        </w:rPr>
        <w:t>vehicle tracking systems</w:t>
      </w:r>
      <w:ins w:id="6" w:author="Cody Stolle" w:date="2020-01-22T12:43:00Z">
        <w:r w:rsidR="00F827AF">
          <w:rPr>
            <w:rFonts w:eastAsia="Calibri"/>
            <w:szCs w:val="18"/>
          </w:rPr>
          <w:t xml:space="preserve"> such as GPS</w:t>
        </w:r>
      </w:ins>
      <w:r w:rsidRPr="00547DA7">
        <w:rPr>
          <w:rFonts w:eastAsia="Calibri"/>
          <w:szCs w:val="18"/>
        </w:rPr>
        <w:t xml:space="preserve">. A novel Midwest Discrete Curvature (MDC) method is proposed in which geodetic road data is parsed along road directions and digitally stored in a road data matrix. Road data is discretized to geospatial points and curvature and road tangent vectorization, which can be utilized to generate consistent, </w:t>
      </w:r>
      <w:proofErr w:type="gramStart"/>
      <w:r w:rsidRPr="00547DA7">
        <w:rPr>
          <w:rFonts w:eastAsia="Calibri"/>
          <w:szCs w:val="18"/>
        </w:rPr>
        <w:t>mathematically-defined</w:t>
      </w:r>
      <w:proofErr w:type="gramEnd"/>
      <w:r w:rsidRPr="00547DA7">
        <w:rPr>
          <w:rFonts w:eastAsia="Calibri"/>
          <w:szCs w:val="18"/>
        </w:rPr>
        <w:t xml:space="preserve"> road profiles with deterministic boundary conditions, consistent non-holonomic boundary constraints, and a smooth, differentiable path which connects critical road coordinates. The method was evaluated by discretizing three road segments: a hypothetical road consistent with AASHTO Green Book design standards, a road segment discretized using satellite photography and GPS data points, and an in-vehicle GPS trace collected at 10 Hz. Improvements and further research were recommended to expand findings, but results indicated potential for implementation into road modeling which could be the foundation of new autonomous vehicle guidance systems </w:t>
      </w:r>
      <w:del w:id="7" w:author="Erin Urbank" w:date="2020-01-23T09:09:00Z">
        <w:r w:rsidRPr="00547DA7" w:rsidDel="00C40BF5">
          <w:rPr>
            <w:rFonts w:eastAsia="Calibri"/>
            <w:szCs w:val="18"/>
          </w:rPr>
          <w:delText xml:space="preserve">which </w:delText>
        </w:r>
      </w:del>
      <w:ins w:id="8" w:author="Erin Urbank" w:date="2020-01-23T09:09:00Z">
        <w:r w:rsidR="00C40BF5">
          <w:rPr>
            <w:rFonts w:eastAsia="Calibri"/>
            <w:szCs w:val="18"/>
          </w:rPr>
          <w:t>that</w:t>
        </w:r>
        <w:r w:rsidR="00C40BF5" w:rsidRPr="00547DA7">
          <w:rPr>
            <w:rFonts w:eastAsia="Calibri"/>
            <w:szCs w:val="18"/>
          </w:rPr>
          <w:t xml:space="preserve"> </w:t>
        </w:r>
      </w:ins>
      <w:r w:rsidRPr="00547DA7">
        <w:rPr>
          <w:rFonts w:eastAsia="Calibri"/>
          <w:szCs w:val="18"/>
        </w:rPr>
        <w:t>are complimentary to existing autonomous systems.</w:t>
      </w:r>
    </w:p>
    <w:p w14:paraId="1B4CF950" w14:textId="1C57A177"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Pr="002B4AD8">
        <w:rPr>
          <w:rFonts w:eastAsia="Calibri"/>
          <w:szCs w:val="18"/>
        </w:rPr>
        <w:t xml:space="preserve">Trajectory Generation, Path Generation, Curvature, AASHTO, V2I, Vehicle-to-Infrastructure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5E425D57" w14:textId="4EDBDF03" w:rsidR="00293522" w:rsidRPr="00293522" w:rsidRDefault="00242D9B" w:rsidP="00293522">
      <w:pPr>
        <w:spacing w:after="160" w:line="259" w:lineRule="auto"/>
        <w:jc w:val="both"/>
        <w:rPr>
          <w:rFonts w:eastAsia="Calibri"/>
          <w:szCs w:val="18"/>
        </w:rPr>
      </w:pPr>
      <w:r w:rsidRPr="00242D9B">
        <w:rPr>
          <w:rFonts w:eastAsia="Calibri"/>
          <w:szCs w:val="18"/>
        </w:rPr>
        <w:t>Vehicle autonomy has been touted as the future of transportation, but there are significant challenges which remain to be addressed. The electronic replacement or augmentation of dynamic driving tasks performed by human drivers, such as steering, braking, and applying throttle, requires the accurate perception of the environment, potential safety risks in a decision tree, and s</w:t>
      </w:r>
      <w:r w:rsidR="00293522">
        <w:rPr>
          <w:rFonts w:eastAsia="Calibri"/>
          <w:szCs w:val="18"/>
        </w:rPr>
        <w:t>election of optimal outcomes [</w:t>
      </w:r>
      <w:r w:rsidR="00293522">
        <w:rPr>
          <w:rFonts w:eastAsia="Calibri"/>
          <w:szCs w:val="18"/>
        </w:rPr>
        <w:fldChar w:fldCharType="begin"/>
      </w:r>
      <w:r w:rsidR="00293522">
        <w:rPr>
          <w:rFonts w:eastAsia="Calibri"/>
          <w:szCs w:val="18"/>
        </w:rPr>
        <w:instrText xml:space="preserve"> REF _Ref30422708 \r \h </w:instrText>
      </w:r>
      <w:r w:rsidR="00293522">
        <w:rPr>
          <w:rFonts w:eastAsia="Calibri"/>
          <w:szCs w:val="18"/>
        </w:rPr>
      </w:r>
      <w:r w:rsidR="00293522">
        <w:rPr>
          <w:rFonts w:eastAsia="Calibri"/>
          <w:szCs w:val="18"/>
        </w:rPr>
        <w:fldChar w:fldCharType="separate"/>
      </w:r>
      <w:r w:rsidR="00F159AD">
        <w:rPr>
          <w:rFonts w:eastAsia="Calibri"/>
          <w:szCs w:val="18"/>
        </w:rPr>
        <w:t>1</w:t>
      </w:r>
      <w:r w:rsidR="00293522">
        <w:rPr>
          <w:rFonts w:eastAsia="Calibri"/>
          <w:szCs w:val="18"/>
        </w:rPr>
        <w:fldChar w:fldCharType="end"/>
      </w:r>
      <w:r w:rsidR="00293522">
        <w:rPr>
          <w:rFonts w:eastAsia="Calibri"/>
          <w:szCs w:val="18"/>
        </w:rPr>
        <w:t>]</w:t>
      </w:r>
      <w:r w:rsidRPr="00242D9B">
        <w:rPr>
          <w:rFonts w:eastAsia="Calibri"/>
          <w:szCs w:val="18"/>
        </w:rPr>
        <w:t>.</w:t>
      </w:r>
    </w:p>
    <w:p w14:paraId="3A5DC8AF" w14:textId="0C043A04" w:rsidR="00293522" w:rsidRDefault="00293522" w:rsidP="00293522">
      <w:pPr>
        <w:spacing w:after="160" w:line="259" w:lineRule="auto"/>
        <w:jc w:val="both"/>
        <w:rPr>
          <w:rFonts w:eastAsia="Calibri"/>
          <w:szCs w:val="18"/>
        </w:rPr>
      </w:pPr>
      <w:del w:id="9" w:author="Erin Urbank" w:date="2020-01-23T09:12:00Z">
        <w:r w:rsidRPr="00293522" w:rsidDel="00C40BF5">
          <w:rPr>
            <w:rFonts w:eastAsia="Calibri"/>
            <w:szCs w:val="18"/>
          </w:rPr>
          <w:delText>Tremendous growth has been achieved in d</w:delText>
        </w:r>
      </w:del>
      <w:ins w:id="10" w:author="Erin Urbank" w:date="2020-01-23T09:12:00Z">
        <w:r w:rsidR="00C40BF5">
          <w:rPr>
            <w:rFonts w:eastAsia="Calibri"/>
            <w:szCs w:val="18"/>
          </w:rPr>
          <w:t>D</w:t>
        </w:r>
      </w:ins>
      <w:r w:rsidRPr="00293522">
        <w:rPr>
          <w:rFonts w:eastAsia="Calibri"/>
          <w:szCs w:val="18"/>
        </w:rPr>
        <w:t>riving augmentation devices, collectively termed “Advanced Drive</w:t>
      </w:r>
      <w:r>
        <w:rPr>
          <w:rFonts w:eastAsia="Calibri"/>
          <w:szCs w:val="18"/>
        </w:rPr>
        <w:t>r Assistance Systems” or ADAS</w:t>
      </w:r>
      <w:ins w:id="11" w:author="Erin Urbank" w:date="2020-01-23T09:12:00Z">
        <w:r w:rsidR="00C40BF5">
          <w:rPr>
            <w:rFonts w:eastAsia="Calibri"/>
            <w:szCs w:val="18"/>
          </w:rPr>
          <w:t xml:space="preserve">, have undergone </w:t>
        </w:r>
      </w:ins>
      <w:del w:id="12" w:author="Erin Urbank" w:date="2020-01-23T09:12:00Z">
        <w:r w:rsidDel="00C40BF5">
          <w:rPr>
            <w:rFonts w:eastAsia="Calibri"/>
            <w:szCs w:val="18"/>
          </w:rPr>
          <w:delText xml:space="preserve"> </w:delText>
        </w:r>
      </w:del>
      <w:ins w:id="13" w:author="Erin Urbank" w:date="2020-01-23T09:12:00Z">
        <w:r w:rsidR="00C40BF5">
          <w:rPr>
            <w:rFonts w:eastAsia="Calibri"/>
            <w:szCs w:val="18"/>
          </w:rPr>
          <w:t>t</w:t>
        </w:r>
        <w:r w:rsidR="00C40BF5" w:rsidRPr="00293522">
          <w:rPr>
            <w:rFonts w:eastAsia="Calibri"/>
            <w:szCs w:val="18"/>
          </w:rPr>
          <w:t xml:space="preserve">remendous growth </w:t>
        </w:r>
        <w:r w:rsidR="00C40BF5">
          <w:rPr>
            <w:rFonts w:eastAsia="Calibri"/>
            <w:szCs w:val="18"/>
          </w:rPr>
          <w:t>and development</w:t>
        </w:r>
        <w:r w:rsidR="00C40BF5" w:rsidRPr="00293522">
          <w:rPr>
            <w:rFonts w:eastAsia="Calibri"/>
            <w:szCs w:val="18"/>
          </w:rPr>
          <w:t xml:space="preserve"> </w:t>
        </w:r>
      </w:ins>
      <w:r>
        <w:rPr>
          <w:rFonts w:eastAsia="Calibri"/>
          <w:szCs w:val="18"/>
        </w:rPr>
        <w:t>[</w:t>
      </w:r>
      <w:r>
        <w:rPr>
          <w:rFonts w:eastAsia="Calibri"/>
          <w:szCs w:val="18"/>
        </w:rPr>
        <w:fldChar w:fldCharType="begin"/>
      </w:r>
      <w:r>
        <w:rPr>
          <w:rFonts w:eastAsia="Calibri"/>
          <w:szCs w:val="18"/>
        </w:rPr>
        <w:instrText xml:space="preserve"> REF _Ref30422746 \r \h </w:instrText>
      </w:r>
      <w:r>
        <w:rPr>
          <w:rFonts w:eastAsia="Calibri"/>
          <w:szCs w:val="18"/>
        </w:rPr>
      </w:r>
      <w:r>
        <w:rPr>
          <w:rFonts w:eastAsia="Calibri"/>
          <w:szCs w:val="18"/>
        </w:rPr>
        <w:fldChar w:fldCharType="separate"/>
      </w:r>
      <w:r w:rsidR="00F159AD">
        <w:rPr>
          <w:rFonts w:eastAsia="Calibri"/>
          <w:szCs w:val="18"/>
        </w:rPr>
        <w:t>2</w:t>
      </w:r>
      <w:r>
        <w:rPr>
          <w:rFonts w:eastAsia="Calibri"/>
          <w:szCs w:val="18"/>
        </w:rPr>
        <w:fldChar w:fldCharType="end"/>
      </w:r>
      <w:r w:rsidRPr="00293522">
        <w:rPr>
          <w:rFonts w:eastAsia="Calibri"/>
          <w:szCs w:val="18"/>
        </w:rPr>
        <w:t xml:space="preserve">]. Safety organizations such as the Institute for Highway Safety (IIHS), Highway Loss Data Institute (HLDI), and the National Highway Traffic Safety Administration reviewed recent U.S. traffic data and confirmed that ADAS systems directly contributed to </w:t>
      </w:r>
      <w:r w:rsidRPr="00293522">
        <w:rPr>
          <w:rFonts w:eastAsia="Calibri"/>
          <w:szCs w:val="18"/>
        </w:rPr>
        <w:t>an overall reduction in annual crashes, and likely prevente</w:t>
      </w:r>
      <w:r>
        <w:rPr>
          <w:rFonts w:eastAsia="Calibri"/>
          <w:szCs w:val="18"/>
        </w:rPr>
        <w:t>d deaths and serious injuries [</w:t>
      </w:r>
      <w:r>
        <w:rPr>
          <w:rFonts w:eastAsia="Calibri"/>
          <w:szCs w:val="18"/>
        </w:rPr>
        <w:fldChar w:fldCharType="begin"/>
      </w:r>
      <w:r>
        <w:rPr>
          <w:rFonts w:eastAsia="Calibri"/>
          <w:szCs w:val="18"/>
        </w:rPr>
        <w:instrText xml:space="preserve"> REF _Ref30422762 \r \h </w:instrText>
      </w:r>
      <w:r>
        <w:rPr>
          <w:rFonts w:eastAsia="Calibri"/>
          <w:szCs w:val="18"/>
        </w:rPr>
      </w:r>
      <w:r>
        <w:rPr>
          <w:rFonts w:eastAsia="Calibri"/>
          <w:szCs w:val="18"/>
        </w:rPr>
        <w:fldChar w:fldCharType="separate"/>
      </w:r>
      <w:r w:rsidR="00F159AD">
        <w:rPr>
          <w:rFonts w:eastAsia="Calibri"/>
          <w:szCs w:val="18"/>
        </w:rPr>
        <w:t>3</w:t>
      </w:r>
      <w:r>
        <w:rPr>
          <w:rFonts w:eastAsia="Calibri"/>
          <w:szCs w:val="18"/>
        </w:rPr>
        <w:fldChar w:fldCharType="end"/>
      </w:r>
      <w:r>
        <w:rPr>
          <w:rFonts w:eastAsia="Calibri"/>
          <w:szCs w:val="18"/>
        </w:rPr>
        <w:t>][</w:t>
      </w:r>
      <w:r>
        <w:rPr>
          <w:rFonts w:eastAsia="Calibri"/>
          <w:szCs w:val="18"/>
        </w:rPr>
        <w:fldChar w:fldCharType="begin"/>
      </w:r>
      <w:r>
        <w:rPr>
          <w:rFonts w:eastAsia="Calibri"/>
          <w:szCs w:val="18"/>
        </w:rPr>
        <w:instrText xml:space="preserve"> REF _Ref30422773 \r \h </w:instrText>
      </w:r>
      <w:r>
        <w:rPr>
          <w:rFonts w:eastAsia="Calibri"/>
          <w:szCs w:val="18"/>
        </w:rPr>
      </w:r>
      <w:r>
        <w:rPr>
          <w:rFonts w:eastAsia="Calibri"/>
          <w:szCs w:val="18"/>
        </w:rPr>
        <w:fldChar w:fldCharType="separate"/>
      </w:r>
      <w:r w:rsidR="00F159AD">
        <w:rPr>
          <w:rFonts w:eastAsia="Calibri"/>
          <w:szCs w:val="18"/>
        </w:rPr>
        <w:t>4</w:t>
      </w:r>
      <w:r>
        <w:rPr>
          <w:rFonts w:eastAsia="Calibri"/>
          <w:szCs w:val="18"/>
        </w:rPr>
        <w:fldChar w:fldCharType="end"/>
      </w:r>
      <w:r w:rsidRPr="00293522">
        <w:rPr>
          <w:rFonts w:eastAsia="Calibri"/>
          <w:szCs w:val="18"/>
        </w:rPr>
        <w:t xml:space="preserve">]. </w:t>
      </w:r>
    </w:p>
    <w:p w14:paraId="1A349A1B" w14:textId="02881A18" w:rsidR="00800529" w:rsidRDefault="00800529" w:rsidP="00293522">
      <w:pPr>
        <w:spacing w:after="160" w:line="259" w:lineRule="auto"/>
        <w:jc w:val="both"/>
        <w:rPr>
          <w:rFonts w:eastAsia="Calibri"/>
          <w:szCs w:val="18"/>
        </w:rPr>
      </w:pPr>
      <w:r>
        <w:rPr>
          <w:rFonts w:eastAsia="Calibri"/>
          <w:szCs w:val="18"/>
        </w:rPr>
        <w:t xml:space="preserve">However, road navigation remains the biggest hurdle for </w:t>
      </w:r>
      <w:proofErr w:type="gramStart"/>
      <w:r>
        <w:rPr>
          <w:rFonts w:eastAsia="Calibri"/>
          <w:szCs w:val="18"/>
        </w:rPr>
        <w:t>fully-autonomous</w:t>
      </w:r>
      <w:proofErr w:type="gramEnd"/>
      <w:r>
        <w:rPr>
          <w:rFonts w:eastAsia="Calibri"/>
          <w:szCs w:val="18"/>
        </w:rPr>
        <w:t xml:space="preserve"> vehicle implementation. Current vehicle guidance techniques have relied on one of two possible techniques: high-precision tracking using a redundant network of position tracking sensors in low-speed, urban environments; and lane edge identification using either </w:t>
      </w:r>
      <w:commentRangeStart w:id="14"/>
      <w:r>
        <w:rPr>
          <w:rFonts w:eastAsia="Calibri"/>
          <w:szCs w:val="18"/>
        </w:rPr>
        <w:t>LIDAR</w:t>
      </w:r>
      <w:commentRangeEnd w:id="14"/>
      <w:r w:rsidR="00D474A5">
        <w:rPr>
          <w:rStyle w:val="CommentReference"/>
          <w:rFonts w:ascii="Calibri" w:eastAsia="Calibri" w:hAnsi="Calibri"/>
        </w:rPr>
        <w:commentReference w:id="14"/>
      </w:r>
      <w:r>
        <w:rPr>
          <w:rFonts w:eastAsia="Calibri"/>
          <w:szCs w:val="18"/>
        </w:rPr>
        <w:t xml:space="preserve"> or machine optics</w:t>
      </w:r>
      <w:r w:rsidRPr="002B4AD8">
        <w:rPr>
          <w:rFonts w:eastAsia="Calibri"/>
          <w:szCs w:val="18"/>
        </w:rPr>
        <w:t>.</w:t>
      </w:r>
      <w:r>
        <w:rPr>
          <w:rFonts w:eastAsia="Calibri"/>
          <w:szCs w:val="18"/>
        </w:rPr>
        <w:t xml:space="preserve"> Both techniques develop an ad hoc estimation of the desired position within a lane (i.e., the lane centerline), estimate the </w:t>
      </w:r>
      <w:r w:rsidR="00C85EEC">
        <w:rPr>
          <w:rFonts w:eastAsia="Calibri"/>
          <w:szCs w:val="18"/>
        </w:rPr>
        <w:t>vehicle’s</w:t>
      </w:r>
      <w:r>
        <w:rPr>
          <w:rFonts w:eastAsia="Calibri"/>
          <w:szCs w:val="18"/>
        </w:rPr>
        <w:t xml:space="preserve"> current offset from that desired path, and identify what corrective factors are necessary for the vehicle’s trajectory to rejoin the desired path.</w:t>
      </w:r>
      <w:r w:rsidRPr="002B4AD8">
        <w:rPr>
          <w:rFonts w:eastAsia="Calibri"/>
          <w:szCs w:val="18"/>
        </w:rPr>
        <w:t xml:space="preserve"> </w:t>
      </w:r>
      <w:r>
        <w:rPr>
          <w:rFonts w:eastAsia="Calibri"/>
          <w:szCs w:val="18"/>
        </w:rPr>
        <w:t xml:space="preserve">Therefore, before determining what vehicle controls are necessary to follow a target path, the geometry of the target path must first be identified. </w:t>
      </w:r>
    </w:p>
    <w:p w14:paraId="6F08CF54" w14:textId="1DC33B55" w:rsidR="00800529" w:rsidRDefault="00800529" w:rsidP="00800529">
      <w:pPr>
        <w:spacing w:after="160" w:line="259" w:lineRule="auto"/>
        <w:jc w:val="both"/>
        <w:rPr>
          <w:rFonts w:eastAsia="Calibri"/>
          <w:szCs w:val="18"/>
        </w:rPr>
      </w:pPr>
      <w:r>
        <w:rPr>
          <w:rFonts w:eastAsia="Calibri"/>
          <w:szCs w:val="18"/>
        </w:rPr>
        <w:t xml:space="preserve">A research study conducted at the University of Nebraska-Lincoln (UNL) identified techniques for generating a </w:t>
      </w:r>
      <w:proofErr w:type="gramStart"/>
      <w:r>
        <w:rPr>
          <w:rFonts w:eastAsia="Calibri"/>
          <w:szCs w:val="18"/>
        </w:rPr>
        <w:t>highly-accurate</w:t>
      </w:r>
      <w:proofErr w:type="gramEnd"/>
      <w:r>
        <w:rPr>
          <w:rFonts w:eastAsia="Calibri"/>
          <w:szCs w:val="18"/>
        </w:rPr>
        <w:t xml:space="preserve">, algorithmic road path which could be utilized within a framework of autonomous vehicle operations or as a driver assistance system. The system utilizes </w:t>
      </w:r>
      <w:proofErr w:type="gramStart"/>
      <w:r>
        <w:rPr>
          <w:rFonts w:eastAsia="Calibri"/>
          <w:szCs w:val="18"/>
        </w:rPr>
        <w:t>precisely-mapped</w:t>
      </w:r>
      <w:proofErr w:type="gramEnd"/>
      <w:r>
        <w:rPr>
          <w:rFonts w:eastAsia="Calibri"/>
          <w:szCs w:val="18"/>
        </w:rPr>
        <w:t xml:space="preserve"> road path coordinates, vehicle-to-roadside infrastructure (V2I) wireless communication to relay updates in road path and to assist with vehicle triangulation, and a vehicle positioning and reaction algorithm. </w:t>
      </w:r>
    </w:p>
    <w:p w14:paraId="33329512" w14:textId="5583836C" w:rsidR="00C85EEC" w:rsidRPr="002B4AD8" w:rsidRDefault="00C85EEC" w:rsidP="00C85EEC">
      <w:pPr>
        <w:spacing w:after="160" w:line="259" w:lineRule="auto"/>
        <w:jc w:val="both"/>
        <w:rPr>
          <w:rFonts w:eastAsia="Calibri"/>
          <w:szCs w:val="18"/>
        </w:rPr>
      </w:pPr>
      <w:r>
        <w:rPr>
          <w:rFonts w:eastAsia="Calibri"/>
          <w:bCs/>
          <w:szCs w:val="18"/>
        </w:rPr>
        <w:t>T</w:t>
      </w:r>
      <w:r w:rsidRPr="002B4AD8">
        <w:rPr>
          <w:rFonts w:eastAsia="Calibri"/>
          <w:bCs/>
          <w:szCs w:val="18"/>
        </w:rPr>
        <w:t xml:space="preserve">he objective of this </w:t>
      </w:r>
      <w:r>
        <w:rPr>
          <w:rFonts w:eastAsia="Calibri"/>
          <w:bCs/>
          <w:szCs w:val="18"/>
        </w:rPr>
        <w:t>paper</w:t>
      </w:r>
      <w:r w:rsidRPr="002B4AD8">
        <w:rPr>
          <w:rFonts w:eastAsia="Calibri"/>
          <w:bCs/>
          <w:szCs w:val="18"/>
        </w:rPr>
        <w:t xml:space="preserve"> is to </w:t>
      </w:r>
      <w:r>
        <w:rPr>
          <w:rFonts w:eastAsia="Calibri"/>
          <w:bCs/>
          <w:szCs w:val="18"/>
        </w:rPr>
        <w:t>describe</w:t>
      </w:r>
      <w:r w:rsidRPr="002B4AD8">
        <w:rPr>
          <w:rFonts w:eastAsia="Calibri"/>
          <w:bCs/>
          <w:szCs w:val="18"/>
        </w:rPr>
        <w:t xml:space="preserve"> </w:t>
      </w:r>
      <w:r>
        <w:rPr>
          <w:rFonts w:eastAsia="Calibri"/>
          <w:bCs/>
          <w:szCs w:val="18"/>
        </w:rPr>
        <w:t>the framework for identifying boundary conditions for highly</w:t>
      </w:r>
      <w:ins w:id="15" w:author="Erin Urbank" w:date="2020-01-23T09:43:00Z">
        <w:r w:rsidR="00D474A5">
          <w:rPr>
            <w:rFonts w:eastAsia="Calibri"/>
            <w:bCs/>
            <w:szCs w:val="18"/>
          </w:rPr>
          <w:t xml:space="preserve"> </w:t>
        </w:r>
      </w:ins>
      <w:del w:id="16" w:author="Erin Urbank" w:date="2020-01-23T09:43:00Z">
        <w:r w:rsidDel="00D474A5">
          <w:rPr>
            <w:rFonts w:eastAsia="Calibri"/>
            <w:bCs/>
            <w:szCs w:val="18"/>
          </w:rPr>
          <w:delText>-</w:delText>
        </w:r>
      </w:del>
      <w:r>
        <w:rPr>
          <w:rFonts w:eastAsia="Calibri"/>
          <w:bCs/>
          <w:szCs w:val="18"/>
        </w:rPr>
        <w:t>accurate road path descriptions, including geospatial and non-holonomic boundary conditions, and to use those boundary conditions to formulate highly</w:t>
      </w:r>
      <w:ins w:id="17" w:author="Erin Urbank" w:date="2020-01-23T09:43:00Z">
        <w:r w:rsidR="00D474A5">
          <w:rPr>
            <w:rFonts w:eastAsia="Calibri"/>
            <w:bCs/>
            <w:szCs w:val="18"/>
          </w:rPr>
          <w:t xml:space="preserve"> </w:t>
        </w:r>
      </w:ins>
      <w:del w:id="18" w:author="Erin Urbank" w:date="2020-01-23T09:43:00Z">
        <w:r w:rsidDel="00D474A5">
          <w:rPr>
            <w:rFonts w:eastAsia="Calibri"/>
            <w:bCs/>
            <w:szCs w:val="18"/>
          </w:rPr>
          <w:delText>-</w:delText>
        </w:r>
      </w:del>
      <w:r>
        <w:rPr>
          <w:rFonts w:eastAsia="Calibri"/>
          <w:bCs/>
          <w:szCs w:val="18"/>
        </w:rPr>
        <w:t xml:space="preserve">accurate mathematical representations of lane corridors. The lane </w:t>
      </w:r>
      <w:r w:rsidRPr="002B4AD8">
        <w:rPr>
          <w:rFonts w:eastAsia="Calibri"/>
          <w:bCs/>
          <w:szCs w:val="18"/>
        </w:rPr>
        <w:t>path</w:t>
      </w:r>
      <w:r>
        <w:rPr>
          <w:rFonts w:eastAsia="Calibri"/>
          <w:bCs/>
          <w:szCs w:val="18"/>
        </w:rPr>
        <w:t>s must be</w:t>
      </w:r>
      <w:r w:rsidRPr="002B4AD8">
        <w:rPr>
          <w:rFonts w:eastAsia="Calibri"/>
          <w:bCs/>
          <w:szCs w:val="18"/>
        </w:rPr>
        <w:t xml:space="preserve"> smooth, differentiable, </w:t>
      </w:r>
      <w:r>
        <w:rPr>
          <w:rFonts w:eastAsia="Calibri"/>
          <w:bCs/>
          <w:szCs w:val="18"/>
        </w:rPr>
        <w:t>and comprise</w:t>
      </w:r>
      <w:del w:id="19" w:author="Erin Urbank" w:date="2020-01-23T09:44:00Z">
        <w:r w:rsidDel="00D474A5">
          <w:rPr>
            <w:rFonts w:eastAsia="Calibri"/>
            <w:bCs/>
            <w:szCs w:val="18"/>
          </w:rPr>
          <w:delText>d</w:delText>
        </w:r>
      </w:del>
      <w:r>
        <w:rPr>
          <w:rFonts w:eastAsia="Calibri"/>
          <w:bCs/>
          <w:szCs w:val="18"/>
        </w:rPr>
        <w:t xml:space="preserve"> </w:t>
      </w:r>
      <w:del w:id="20" w:author="Erin Urbank" w:date="2020-01-23T09:44:00Z">
        <w:r w:rsidDel="00D474A5">
          <w:rPr>
            <w:rFonts w:eastAsia="Calibri"/>
            <w:bCs/>
            <w:szCs w:val="18"/>
          </w:rPr>
          <w:delText xml:space="preserve">of </w:delText>
        </w:r>
      </w:del>
      <w:r>
        <w:rPr>
          <w:rFonts w:eastAsia="Calibri"/>
          <w:bCs/>
          <w:szCs w:val="18"/>
        </w:rPr>
        <w:t>deterministic and reproducible representations</w:t>
      </w:r>
      <w:r w:rsidRPr="002B4AD8">
        <w:rPr>
          <w:rFonts w:eastAsia="Calibri"/>
          <w:bCs/>
          <w:szCs w:val="18"/>
        </w:rPr>
        <w:t xml:space="preserve"> </w:t>
      </w:r>
      <w:r>
        <w:rPr>
          <w:rFonts w:eastAsia="Calibri"/>
          <w:bCs/>
          <w:szCs w:val="18"/>
        </w:rPr>
        <w:t>of</w:t>
      </w:r>
      <w:r w:rsidRPr="002B4AD8">
        <w:rPr>
          <w:rFonts w:eastAsia="Calibri"/>
          <w:bCs/>
          <w:szCs w:val="18"/>
        </w:rPr>
        <w:t xml:space="preserve"> geospatial road data.  </w:t>
      </w:r>
    </w:p>
    <w:p w14:paraId="210A3C70" w14:textId="5545FEF1" w:rsidR="00331866" w:rsidRDefault="0050736F" w:rsidP="00331866">
      <w:pPr>
        <w:pStyle w:val="Head2"/>
      </w:pPr>
      <w:r>
        <w:t>Path Prediction</w:t>
      </w:r>
      <w:r w:rsidR="00331866">
        <w:t xml:space="preserve"> in Autonomous Vehicles</w:t>
      </w:r>
    </w:p>
    <w:p w14:paraId="3E641C5D" w14:textId="3155A8B1" w:rsidR="00E83107" w:rsidRPr="00331866" w:rsidRDefault="00331866" w:rsidP="00331866">
      <w:pPr>
        <w:spacing w:after="160" w:line="259" w:lineRule="auto"/>
        <w:jc w:val="both"/>
        <w:rPr>
          <w:rFonts w:eastAsia="Calibri"/>
          <w:szCs w:val="18"/>
        </w:rPr>
      </w:pPr>
      <w:r w:rsidRPr="002B4AD8">
        <w:rPr>
          <w:rFonts w:eastAsia="Calibri"/>
          <w:szCs w:val="18"/>
        </w:rPr>
        <w:t>In</w:t>
      </w:r>
      <w:r>
        <w:rPr>
          <w:rFonts w:eastAsia="Calibri"/>
          <w:szCs w:val="18"/>
        </w:rPr>
        <w:t xml:space="preserve"> this paper</w:t>
      </w:r>
      <w:r w:rsidRPr="002B4AD8">
        <w:rPr>
          <w:rFonts w:eastAsia="Calibri"/>
          <w:szCs w:val="18"/>
        </w:rPr>
        <w:t>, a path is</w:t>
      </w:r>
      <w:r>
        <w:rPr>
          <w:rFonts w:eastAsia="Calibri"/>
          <w:szCs w:val="18"/>
        </w:rPr>
        <w:t xml:space="preserve"> defined a connection in between two points (i.e. </w:t>
      </w:r>
      <w:r w:rsidRPr="002B4AD8">
        <w:rPr>
          <w:rFonts w:eastAsia="Calibri"/>
          <w:szCs w:val="18"/>
        </w:rPr>
        <w:t>Point A to Point B</w:t>
      </w:r>
      <w:r>
        <w:rPr>
          <w:rFonts w:eastAsia="Calibri"/>
          <w:szCs w:val="18"/>
        </w:rPr>
        <w:t>)</w:t>
      </w:r>
      <w:r w:rsidRPr="002B4AD8">
        <w:rPr>
          <w:rFonts w:eastAsia="Calibri"/>
          <w:szCs w:val="18"/>
        </w:rPr>
        <w:t>.</w:t>
      </w:r>
      <w:r w:rsidR="00DC128A">
        <w:rPr>
          <w:rFonts w:eastAsia="Calibri"/>
          <w:szCs w:val="18"/>
        </w:rPr>
        <w:t xml:space="preserve"> Any curve which connects two points is therefore a possible path, as shown in </w:t>
      </w:r>
      <w:r w:rsidR="00DC128A">
        <w:rPr>
          <w:rFonts w:eastAsia="Calibri"/>
          <w:szCs w:val="18"/>
        </w:rPr>
        <w:fldChar w:fldCharType="begin"/>
      </w:r>
      <w:r w:rsidR="00DC128A">
        <w:rPr>
          <w:rFonts w:eastAsia="Calibri"/>
          <w:szCs w:val="18"/>
        </w:rPr>
        <w:instrText xml:space="preserve"> REF _Ref22922417 \h </w:instrText>
      </w:r>
      <w:r w:rsidR="00DC128A">
        <w:rPr>
          <w:rFonts w:eastAsia="Calibri"/>
          <w:szCs w:val="18"/>
        </w:rPr>
      </w:r>
      <w:r w:rsidR="00DC128A">
        <w:rPr>
          <w:rFonts w:eastAsia="Calibri"/>
          <w:szCs w:val="18"/>
        </w:rPr>
        <w:fldChar w:fldCharType="separate"/>
      </w:r>
      <w:r w:rsidR="00F159AD">
        <w:t xml:space="preserve">Figure </w:t>
      </w:r>
      <w:r w:rsidR="00F159AD">
        <w:rPr>
          <w:noProof/>
        </w:rPr>
        <w:t>1</w:t>
      </w:r>
      <w:r w:rsidR="00DC128A">
        <w:rPr>
          <w:rFonts w:eastAsia="Calibri"/>
          <w:szCs w:val="18"/>
        </w:rPr>
        <w:fldChar w:fldCharType="end"/>
      </w:r>
      <w:r w:rsidR="00DC128A">
        <w:rPr>
          <w:rFonts w:eastAsia="Calibri"/>
          <w:szCs w:val="18"/>
        </w:rPr>
        <w:t>.</w:t>
      </w:r>
      <w:r w:rsidRPr="002B4AD8">
        <w:rPr>
          <w:rFonts w:eastAsia="Calibri"/>
          <w:szCs w:val="18"/>
        </w:rPr>
        <w:t xml:space="preserve"> </w:t>
      </w:r>
      <w:r w:rsidR="00C85EEC">
        <w:rPr>
          <w:rFonts w:eastAsia="Calibri"/>
          <w:szCs w:val="18"/>
        </w:rPr>
        <w:t xml:space="preserve">The optimized path is identified as the path which closely follows the geometry of a lane centerline, is continuous and differentiable across segments, and minimizes mathematical instabilities or irregularities. </w:t>
      </w:r>
      <w:r w:rsidR="00DC128A">
        <w:rPr>
          <w:rFonts w:eastAsia="Calibri"/>
          <w:szCs w:val="18"/>
        </w:rPr>
        <w:t>Vehicle t</w:t>
      </w:r>
      <w:r w:rsidRPr="002B4AD8">
        <w:rPr>
          <w:rFonts w:eastAsia="Calibri"/>
          <w:szCs w:val="18"/>
        </w:rPr>
        <w:t xml:space="preserve">rajectory is defined as </w:t>
      </w:r>
      <w:r w:rsidR="00DC128A">
        <w:rPr>
          <w:rFonts w:eastAsia="Calibri"/>
          <w:szCs w:val="18"/>
        </w:rPr>
        <w:t>the path that the vehicle CG follow</w:t>
      </w:r>
      <w:ins w:id="21" w:author="Erin Urbank" w:date="2020-01-23T09:45:00Z">
        <w:r w:rsidR="00D474A5">
          <w:rPr>
            <w:rFonts w:eastAsia="Calibri"/>
            <w:szCs w:val="18"/>
          </w:rPr>
          <w:t>s</w:t>
        </w:r>
      </w:ins>
      <w:del w:id="22" w:author="Erin Urbank" w:date="2020-01-23T09:45:00Z">
        <w:r w:rsidR="00DC128A" w:rsidDel="00D474A5">
          <w:rPr>
            <w:rFonts w:eastAsia="Calibri"/>
            <w:szCs w:val="18"/>
          </w:rPr>
          <w:delText>ed</w:delText>
        </w:r>
      </w:del>
      <w:r w:rsidR="00DC128A">
        <w:rPr>
          <w:rFonts w:eastAsia="Calibri"/>
          <w:szCs w:val="18"/>
        </w:rPr>
        <w:t xml:space="preserve"> between two points</w:t>
      </w:r>
      <w:r w:rsidR="00C85EEC">
        <w:rPr>
          <w:rFonts w:eastAsia="Calibri"/>
          <w:szCs w:val="18"/>
        </w:rPr>
        <w:t xml:space="preserve"> (i.e., trace</w:t>
      </w:r>
      <w:r w:rsidR="00293522">
        <w:rPr>
          <w:rFonts w:eastAsia="Calibri"/>
          <w:szCs w:val="18"/>
        </w:rPr>
        <w:t>-</w:t>
      </w:r>
      <w:r w:rsidR="00C85EEC">
        <w:rPr>
          <w:rFonts w:eastAsia="Calibri"/>
          <w:szCs w:val="18"/>
        </w:rPr>
        <w:t>line)</w:t>
      </w:r>
      <w:r>
        <w:rPr>
          <w:rFonts w:eastAsia="Calibri"/>
          <w:szCs w:val="18"/>
        </w:rPr>
        <w:t xml:space="preserve">. </w:t>
      </w:r>
    </w:p>
    <w:p w14:paraId="6970D0D5" w14:textId="77777777" w:rsidR="003C3BA2" w:rsidRDefault="002B4AD8" w:rsidP="003C3BA2">
      <w:pPr>
        <w:keepNext/>
        <w:spacing w:after="160" w:line="259" w:lineRule="auto"/>
        <w:jc w:val="both"/>
      </w:pPr>
      <w:r w:rsidRPr="002B4AD8">
        <w:rPr>
          <w:rFonts w:eastAsia="Calibri"/>
          <w:noProof/>
          <w:szCs w:val="18"/>
        </w:rPr>
        <w:lastRenderedPageBreak/>
        <w:drawing>
          <wp:inline distT="0" distB="0" distL="0" distR="0" wp14:anchorId="64C1933B" wp14:editId="153F7A3A">
            <wp:extent cx="2847975" cy="1699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1699381"/>
                    </a:xfrm>
                    <a:prstGeom prst="rect">
                      <a:avLst/>
                    </a:prstGeom>
                  </pic:spPr>
                </pic:pic>
              </a:graphicData>
            </a:graphic>
          </wp:inline>
        </w:drawing>
      </w:r>
    </w:p>
    <w:p w14:paraId="3AA469EA" w14:textId="6C92293F" w:rsidR="002B4AD8" w:rsidRPr="002B4AD8" w:rsidRDefault="003C3BA2" w:rsidP="003C3BA2">
      <w:pPr>
        <w:pStyle w:val="Caption"/>
        <w:rPr>
          <w:rFonts w:eastAsia="Calibri"/>
        </w:rPr>
      </w:pPr>
      <w:bookmarkStart w:id="23" w:name="_Ref22922417"/>
      <w:bookmarkStart w:id="24" w:name="_Ref22922363"/>
      <w:r>
        <w:t xml:space="preserve">Figure </w:t>
      </w:r>
      <w:fldSimple w:instr=" SEQ Figure \* ARABIC ">
        <w:r w:rsidR="00F159AD">
          <w:rPr>
            <w:noProof/>
          </w:rPr>
          <w:t>1</w:t>
        </w:r>
      </w:fldSimple>
      <w:bookmarkEnd w:id="23"/>
      <w:r>
        <w:t xml:space="preserve">. </w:t>
      </w:r>
      <w:r w:rsidRPr="00C5533F">
        <w:t xml:space="preserve">Different </w:t>
      </w:r>
      <w:r w:rsidRPr="003C3BA2">
        <w:t>Trajectories</w:t>
      </w:r>
      <w:r w:rsidRPr="00C5533F">
        <w:t xml:space="preserve"> </w:t>
      </w:r>
      <w:r w:rsidR="00D4770B" w:rsidRPr="00C5533F">
        <w:t>i</w:t>
      </w:r>
      <w:r w:rsidR="00D4770B">
        <w:t xml:space="preserve">n </w:t>
      </w:r>
      <w:r w:rsidRPr="00C5533F">
        <w:t>Path from Point A to Point B</w:t>
      </w:r>
      <w:r>
        <w:t>.</w:t>
      </w:r>
      <w:bookmarkEnd w:id="24"/>
    </w:p>
    <w:p w14:paraId="63A45688" w14:textId="28B9ED9C" w:rsidR="0050736F" w:rsidRDefault="0050736F" w:rsidP="002B4AD8">
      <w:pPr>
        <w:spacing w:after="160" w:line="259" w:lineRule="auto"/>
        <w:jc w:val="both"/>
        <w:rPr>
          <w:rFonts w:eastAsia="Calibri"/>
          <w:szCs w:val="18"/>
        </w:rPr>
      </w:pPr>
      <w:r>
        <w:rPr>
          <w:rFonts w:eastAsia="Calibri"/>
          <w:szCs w:val="18"/>
        </w:rPr>
        <w:t xml:space="preserve">Human and autonomous drivers both operate the vehicle using </w:t>
      </w:r>
      <w:r w:rsidR="00A917E8">
        <w:rPr>
          <w:rFonts w:eastAsia="Calibri"/>
          <w:szCs w:val="18"/>
        </w:rPr>
        <w:t>Path P</w:t>
      </w:r>
      <w:r w:rsidR="007740AF">
        <w:rPr>
          <w:rFonts w:eastAsia="Calibri"/>
          <w:szCs w:val="18"/>
        </w:rPr>
        <w:t>lanning</w:t>
      </w:r>
      <w:r>
        <w:rPr>
          <w:rFonts w:eastAsia="Calibri"/>
          <w:szCs w:val="18"/>
        </w:rPr>
        <w:t>, which consists of the estimation of the vehicle’s future trajectory given the vehicle’s current position, velocity, acceleration, and operational constraints.</w:t>
      </w:r>
      <w:r w:rsidR="007740AF">
        <w:rPr>
          <w:rFonts w:eastAsia="Calibri"/>
          <w:szCs w:val="18"/>
        </w:rPr>
        <w:t xml:space="preserve"> </w:t>
      </w:r>
      <w:r>
        <w:rPr>
          <w:rFonts w:eastAsia="Calibri"/>
          <w:szCs w:val="18"/>
        </w:rPr>
        <w:t xml:space="preserve">Characteristically, optimal paths are selected based on </w:t>
      </w:r>
      <w:ins w:id="25" w:author="Erin Urbank" w:date="2020-01-23T09:45:00Z">
        <w:r w:rsidR="00D474A5">
          <w:rPr>
            <w:rFonts w:eastAsia="Calibri"/>
            <w:szCs w:val="18"/>
          </w:rPr>
          <w:t xml:space="preserve">the </w:t>
        </w:r>
      </w:ins>
      <w:r>
        <w:rPr>
          <w:rFonts w:eastAsia="Calibri"/>
          <w:szCs w:val="18"/>
        </w:rPr>
        <w:t>evaluation of path intersections of</w:t>
      </w:r>
      <w:r w:rsidR="00CF5505">
        <w:rPr>
          <w:rFonts w:eastAsia="Calibri"/>
          <w:szCs w:val="18"/>
        </w:rPr>
        <w:t xml:space="preserve"> traversable</w:t>
      </w:r>
      <w:r>
        <w:rPr>
          <w:rFonts w:eastAsia="Calibri"/>
          <w:szCs w:val="18"/>
        </w:rPr>
        <w:t xml:space="preserve"> and non-traversable zones, as well as the evaluation of input controls required to produce the trajectory. Path planning for vehicles and robotics applications utilize physics models, geospatial curve modeling and estimation, and feedback controls</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F159AD">
        <w:rPr>
          <w:rFonts w:eastAsia="Calibri"/>
          <w:szCs w:val="18"/>
        </w:rPr>
        <w:t>5</w:t>
      </w:r>
      <w:r w:rsidR="00293522">
        <w:rPr>
          <w:rFonts w:eastAsia="Calibri"/>
          <w:szCs w:val="18"/>
        </w:rPr>
        <w:fldChar w:fldCharType="end"/>
      </w:r>
      <w:r w:rsidR="00293522">
        <w:rPr>
          <w:rFonts w:eastAsia="Calibri"/>
          <w:szCs w:val="18"/>
        </w:rPr>
        <w:t>].</w:t>
      </w:r>
    </w:p>
    <w:p w14:paraId="207423AD" w14:textId="7FDD33E3" w:rsidR="007740AF" w:rsidRDefault="0050736F" w:rsidP="002B4AD8">
      <w:pPr>
        <w:spacing w:after="160" w:line="259" w:lineRule="auto"/>
        <w:jc w:val="both"/>
        <w:rPr>
          <w:rFonts w:eastAsia="Calibri"/>
          <w:szCs w:val="18"/>
        </w:rPr>
      </w:pPr>
      <w:r>
        <w:rPr>
          <w:rFonts w:eastAsia="Calibri"/>
          <w:szCs w:val="18"/>
        </w:rPr>
        <w:t>Path planning applied to vehicle guidance may include s</w:t>
      </w:r>
      <w:r w:rsidR="002B4AD8" w:rsidRPr="002B4AD8">
        <w:rPr>
          <w:rFonts w:eastAsia="Calibri"/>
          <w:szCs w:val="18"/>
        </w:rPr>
        <w:t>ampling-based planning</w:t>
      </w:r>
      <w:r w:rsidR="00D93F3E">
        <w:rPr>
          <w:rFonts w:eastAsia="Calibri"/>
          <w:szCs w:val="18"/>
        </w:rPr>
        <w:t>, which uses sampling from sensors to create a path based on limited data sets</w:t>
      </w:r>
      <w:r w:rsidR="00293522">
        <w:rPr>
          <w:rFonts w:eastAsia="Calibri"/>
          <w:szCs w:val="18"/>
        </w:rPr>
        <w:t>;</w:t>
      </w:r>
      <w:r w:rsidR="004A1C23">
        <w:rPr>
          <w:rFonts w:eastAsia="Calibri"/>
          <w:szCs w:val="18"/>
        </w:rPr>
        <w:t xml:space="preserve"> </w:t>
      </w:r>
      <w:r>
        <w:rPr>
          <w:rFonts w:eastAsia="Calibri"/>
          <w:szCs w:val="18"/>
        </w:rPr>
        <w:t>p</w:t>
      </w:r>
      <w:r w:rsidR="002B4AD8" w:rsidRPr="002B4AD8">
        <w:rPr>
          <w:rFonts w:eastAsia="Calibri"/>
          <w:szCs w:val="18"/>
        </w:rPr>
        <w:t>robabilistic methods,</w:t>
      </w:r>
      <w:r w:rsidR="00D93F3E">
        <w:rPr>
          <w:rFonts w:eastAsia="Calibri"/>
          <w:szCs w:val="18"/>
        </w:rPr>
        <w:t xml:space="preserve"> which rely on</w:t>
      </w:r>
      <w:r w:rsidR="004A1C23">
        <w:rPr>
          <w:rFonts w:eastAsia="Calibri"/>
          <w:szCs w:val="18"/>
        </w:rPr>
        <w:t xml:space="preserve"> approximating the free space available for navigation</w:t>
      </w:r>
      <w:r>
        <w:rPr>
          <w:rFonts w:eastAsia="Calibri"/>
          <w:szCs w:val="18"/>
        </w:rPr>
        <w:t xml:space="preserve"> such as </w:t>
      </w:r>
      <w:r w:rsidR="004A1C23">
        <w:rPr>
          <w:rFonts w:eastAsia="Calibri"/>
          <w:szCs w:val="18"/>
        </w:rPr>
        <w:t>Probabilistic Road Maps and Rapidly Exploring Random Trees</w:t>
      </w:r>
      <w:r w:rsidR="0010758D">
        <w:rPr>
          <w:rFonts w:eastAsia="Calibri"/>
          <w:szCs w:val="18"/>
        </w:rPr>
        <w:t xml:space="preserve"> </w:t>
      </w:r>
      <w:commentRangeStart w:id="26"/>
      <w:r w:rsidR="0010758D">
        <w:rPr>
          <w:rFonts w:eastAsia="Calibri"/>
          <w:szCs w:val="18"/>
        </w:rPr>
        <w:t>[</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F159AD">
        <w:rPr>
          <w:rFonts w:eastAsia="Calibri"/>
          <w:szCs w:val="18"/>
        </w:rPr>
        <w:t>5</w:t>
      </w:r>
      <w:r w:rsidR="00293522">
        <w:rPr>
          <w:rFonts w:eastAsia="Calibri"/>
          <w:szCs w:val="18"/>
        </w:rPr>
        <w:fldChar w:fldCharType="end"/>
      </w:r>
      <w:r w:rsidR="0010758D">
        <w:rPr>
          <w:rFonts w:eastAsia="Calibri"/>
          <w:szCs w:val="18"/>
        </w:rPr>
        <w:t>]</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F159AD">
        <w:rPr>
          <w:rFonts w:eastAsia="Calibri"/>
          <w:szCs w:val="18"/>
        </w:rPr>
        <w:t>6</w:t>
      </w:r>
      <w:r w:rsidR="00293522">
        <w:rPr>
          <w:rFonts w:eastAsia="Calibri"/>
          <w:szCs w:val="18"/>
        </w:rPr>
        <w:fldChar w:fldCharType="end"/>
      </w:r>
      <w:r w:rsidR="00C43DCE">
        <w:rPr>
          <w:rFonts w:eastAsia="Calibri"/>
          <w:szCs w:val="18"/>
        </w:rPr>
        <w:t>]</w:t>
      </w:r>
      <w:commentRangeEnd w:id="26"/>
      <w:r w:rsidR="00B64DC0">
        <w:rPr>
          <w:rStyle w:val="CommentReference"/>
          <w:rFonts w:ascii="Calibri" w:eastAsia="Calibri" w:hAnsi="Calibri"/>
        </w:rPr>
        <w:commentReference w:id="26"/>
      </w:r>
      <w:r>
        <w:rPr>
          <w:rFonts w:eastAsia="Calibri"/>
          <w:szCs w:val="18"/>
        </w:rPr>
        <w:t xml:space="preserve">; and </w:t>
      </w:r>
      <w:r w:rsidR="007740AF">
        <w:rPr>
          <w:rFonts w:eastAsia="Calibri"/>
          <w:szCs w:val="18"/>
        </w:rPr>
        <w:t>Phase Space Planning</w:t>
      </w:r>
      <w:ins w:id="27" w:author="Erin Urbank" w:date="2020-01-23T09:46:00Z">
        <w:r w:rsidR="00D474A5">
          <w:rPr>
            <w:rFonts w:eastAsia="Calibri"/>
            <w:szCs w:val="18"/>
          </w:rPr>
          <w:t>,</w:t>
        </w:r>
      </w:ins>
      <w:r w:rsidR="007740AF">
        <w:rPr>
          <w:rFonts w:eastAsia="Calibri"/>
          <w:szCs w:val="18"/>
        </w:rPr>
        <w:t xml:space="preserve"> which incorporates different sampling-based planning algorithms and compares them to extract the most optimal </w:t>
      </w:r>
      <w:commentRangeStart w:id="28"/>
      <w:r w:rsidR="007740AF">
        <w:rPr>
          <w:rFonts w:eastAsia="Calibri"/>
          <w:szCs w:val="18"/>
        </w:rPr>
        <w:t>one</w:t>
      </w:r>
      <w:r w:rsidR="0010758D">
        <w:rPr>
          <w:rFonts w:eastAsia="Calibri"/>
          <w:szCs w:val="18"/>
        </w:rPr>
        <w:t xml:space="preserve"> </w:t>
      </w:r>
      <w:commentRangeEnd w:id="28"/>
      <w:r w:rsidR="00B64DC0">
        <w:rPr>
          <w:rStyle w:val="CommentReference"/>
          <w:rFonts w:ascii="Calibri" w:eastAsia="Calibri" w:hAnsi="Calibri"/>
        </w:rPr>
        <w:commentReference w:id="28"/>
      </w:r>
      <w:r w:rsidR="0010758D">
        <w:rPr>
          <w:rFonts w:eastAsia="Calibri"/>
          <w:szCs w:val="18"/>
        </w:rPr>
        <w:t>[</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F159AD">
        <w:rPr>
          <w:rFonts w:eastAsia="Calibri"/>
          <w:szCs w:val="18"/>
        </w:rPr>
        <w:t>6</w:t>
      </w:r>
      <w:r w:rsidR="00293522">
        <w:rPr>
          <w:rFonts w:eastAsia="Calibri"/>
          <w:szCs w:val="18"/>
        </w:rPr>
        <w:fldChar w:fldCharType="end"/>
      </w:r>
      <w:r w:rsidR="0010758D">
        <w:rPr>
          <w:rFonts w:eastAsia="Calibri"/>
          <w:szCs w:val="18"/>
        </w:rPr>
        <w:t>]</w:t>
      </w:r>
      <w:r w:rsidR="007740AF">
        <w:rPr>
          <w:rFonts w:eastAsia="Calibri"/>
          <w:szCs w:val="18"/>
        </w:rPr>
        <w:t xml:space="preserve">. </w:t>
      </w:r>
    </w:p>
    <w:p w14:paraId="1B453B37" w14:textId="5FA31530" w:rsidR="0050736F" w:rsidRDefault="0050736F" w:rsidP="002B4AD8">
      <w:pPr>
        <w:spacing w:after="160" w:line="259" w:lineRule="auto"/>
        <w:jc w:val="both"/>
        <w:rPr>
          <w:rFonts w:eastAsia="Calibri"/>
          <w:szCs w:val="18"/>
        </w:rPr>
      </w:pPr>
      <w:r>
        <w:rPr>
          <w:rFonts w:eastAsia="Calibri"/>
          <w:szCs w:val="18"/>
        </w:rPr>
        <w:t xml:space="preserve">All </w:t>
      </w:r>
      <w:del w:id="29" w:author="Erin Urbank" w:date="2020-01-23T09:48:00Z">
        <w:r w:rsidDel="00B64DC0">
          <w:rPr>
            <w:rFonts w:eastAsia="Calibri"/>
            <w:szCs w:val="18"/>
          </w:rPr>
          <w:delText>currently-implemented</w:delText>
        </w:r>
      </w:del>
      <w:ins w:id="30" w:author="Erin Urbank" w:date="2020-01-23T09:48:00Z">
        <w:r w:rsidR="00B64DC0">
          <w:rPr>
            <w:rFonts w:eastAsia="Calibri"/>
            <w:szCs w:val="18"/>
          </w:rPr>
          <w:t>currently implemented</w:t>
        </w:r>
      </w:ins>
      <w:r>
        <w:rPr>
          <w:rFonts w:eastAsia="Calibri"/>
          <w:szCs w:val="18"/>
        </w:rPr>
        <w:t xml:space="preserve"> Path Planning algorithms for autonomous vehicle controls rely on narrow sample spacing to limit error. Path </w:t>
      </w:r>
      <w:del w:id="31" w:author="Erin Urbank" w:date="2020-01-23T09:48:00Z">
        <w:r w:rsidDel="00B64DC0">
          <w:rPr>
            <w:rFonts w:eastAsia="Calibri"/>
            <w:szCs w:val="18"/>
          </w:rPr>
          <w:delText xml:space="preserve">Planning </w:delText>
        </w:r>
      </w:del>
      <w:ins w:id="32" w:author="Erin Urbank" w:date="2020-01-23T09:48:00Z">
        <w:r w:rsidR="00B64DC0">
          <w:rPr>
            <w:rFonts w:eastAsia="Calibri"/>
            <w:szCs w:val="18"/>
          </w:rPr>
          <w:t>p</w:t>
        </w:r>
        <w:r w:rsidR="00B64DC0">
          <w:rPr>
            <w:rFonts w:eastAsia="Calibri"/>
            <w:szCs w:val="18"/>
          </w:rPr>
          <w:t xml:space="preserve">lanning </w:t>
        </w:r>
      </w:ins>
      <w:r>
        <w:rPr>
          <w:rFonts w:eastAsia="Calibri"/>
          <w:szCs w:val="18"/>
        </w:rPr>
        <w:t xml:space="preserve">formulations are either ad hoc (e.g., LIDAR, machine vision) or driven by low-speed, </w:t>
      </w:r>
      <w:proofErr w:type="gramStart"/>
      <w:r>
        <w:rPr>
          <w:rFonts w:eastAsia="Calibri"/>
          <w:szCs w:val="18"/>
        </w:rPr>
        <w:t>continuously-monitored</w:t>
      </w:r>
      <w:proofErr w:type="gramEnd"/>
      <w:r>
        <w:rPr>
          <w:rFonts w:eastAsia="Calibri"/>
          <w:szCs w:val="18"/>
        </w:rPr>
        <w:t xml:space="preserve"> GNSS triangulation with external ground-based monitoring compared to a highly-discretized road coordinate map. V</w:t>
      </w:r>
      <w:r w:rsidR="00A917E8" w:rsidRPr="002B4AD8">
        <w:rPr>
          <w:rFonts w:eastAsia="Calibri"/>
          <w:szCs w:val="18"/>
        </w:rPr>
        <w:t xml:space="preserve">ehicle sensors </w:t>
      </w:r>
      <w:r>
        <w:rPr>
          <w:rFonts w:eastAsia="Calibri"/>
          <w:szCs w:val="18"/>
        </w:rPr>
        <w:t>are also used</w:t>
      </w:r>
      <w:r w:rsidR="00A917E8" w:rsidRPr="002B4AD8">
        <w:rPr>
          <w:rFonts w:eastAsia="Calibri"/>
          <w:szCs w:val="18"/>
        </w:rPr>
        <w:t xml:space="preserve"> </w:t>
      </w:r>
      <w:ins w:id="33" w:author="Erin Urbank" w:date="2020-01-23T09:49:00Z">
        <w:r w:rsidR="00B64DC0">
          <w:rPr>
            <w:rFonts w:eastAsia="Calibri"/>
            <w:szCs w:val="18"/>
          </w:rPr>
          <w:t xml:space="preserve">to </w:t>
        </w:r>
      </w:ins>
      <w:r w:rsidR="00A917E8" w:rsidRPr="002B4AD8">
        <w:rPr>
          <w:rFonts w:eastAsia="Calibri"/>
          <w:szCs w:val="18"/>
        </w:rPr>
        <w:t>generate navigation</w:t>
      </w:r>
      <w:r>
        <w:rPr>
          <w:rFonts w:eastAsia="Calibri"/>
          <w:szCs w:val="18"/>
        </w:rPr>
        <w:t>al</w:t>
      </w:r>
      <w:r w:rsidR="00A917E8" w:rsidRPr="002B4AD8">
        <w:rPr>
          <w:rFonts w:eastAsia="Calibri"/>
          <w:szCs w:val="18"/>
        </w:rPr>
        <w:t xml:space="preserve"> map</w:t>
      </w:r>
      <w:r>
        <w:rPr>
          <w:rFonts w:eastAsia="Calibri"/>
          <w:szCs w:val="18"/>
        </w:rPr>
        <w:t>s</w:t>
      </w:r>
      <w:r w:rsidR="00A917E8" w:rsidRPr="002B4AD8">
        <w:rPr>
          <w:rFonts w:eastAsia="Calibri"/>
          <w:szCs w:val="18"/>
        </w:rPr>
        <w:t>, for example</w:t>
      </w:r>
      <w:ins w:id="34" w:author="Erin Urbank" w:date="2020-01-23T09:49:00Z">
        <w:r w:rsidR="00B64DC0">
          <w:rPr>
            <w:rFonts w:eastAsia="Calibri"/>
            <w:szCs w:val="18"/>
          </w:rPr>
          <w:t>,</w:t>
        </w:r>
      </w:ins>
      <w:r w:rsidR="00A917E8" w:rsidRPr="002B4AD8">
        <w:rPr>
          <w:rFonts w:eastAsia="Calibri"/>
          <w:szCs w:val="18"/>
        </w:rPr>
        <w:t xml:space="preserve"> discretizing areas of space from an image </w:t>
      </w:r>
      <w:r>
        <w:rPr>
          <w:rFonts w:eastAsia="Calibri"/>
          <w:szCs w:val="18"/>
        </w:rPr>
        <w:t>to determine if they are feasible for</w:t>
      </w:r>
      <w:r w:rsidR="00A917E8" w:rsidRPr="002B4AD8">
        <w:rPr>
          <w:rFonts w:eastAsia="Calibri"/>
          <w:szCs w:val="18"/>
        </w:rPr>
        <w:t xml:space="preserve"> navigation</w:t>
      </w:r>
      <w:r w:rsidR="00A917E8">
        <w:rPr>
          <w:rFonts w:eastAsia="Calibri"/>
          <w:szCs w:val="18"/>
        </w:rPr>
        <w:t>.</w:t>
      </w:r>
      <w:r>
        <w:rPr>
          <w:rFonts w:eastAsia="Calibri"/>
          <w:szCs w:val="18"/>
        </w:rPr>
        <w:t xml:space="preserve"> </w:t>
      </w:r>
    </w:p>
    <w:p w14:paraId="1DA99B98" w14:textId="7F2F2212" w:rsidR="004608A5" w:rsidRPr="002B4AD8" w:rsidRDefault="007740AF" w:rsidP="004608A5">
      <w:pPr>
        <w:spacing w:after="160" w:line="259" w:lineRule="auto"/>
        <w:jc w:val="both"/>
        <w:rPr>
          <w:rFonts w:eastAsia="Calibri"/>
          <w:szCs w:val="18"/>
        </w:rPr>
      </w:pPr>
      <w:r>
        <w:rPr>
          <w:rFonts w:eastAsia="Calibri"/>
          <w:szCs w:val="18"/>
        </w:rPr>
        <w:t xml:space="preserve">During </w:t>
      </w:r>
      <w:r w:rsidR="00D4770B">
        <w:rPr>
          <w:rFonts w:eastAsia="Calibri"/>
          <w:szCs w:val="18"/>
        </w:rPr>
        <w:t>on-road driving, parameters such as velocity</w:t>
      </w:r>
      <w:ins w:id="35" w:author="Erin Urbank" w:date="2020-01-23T09:49:00Z">
        <w:r w:rsidR="00B64DC0">
          <w:rPr>
            <w:rFonts w:eastAsia="Calibri"/>
            <w:szCs w:val="18"/>
          </w:rPr>
          <w:t xml:space="preserve"> and</w:t>
        </w:r>
      </w:ins>
      <w:del w:id="36" w:author="Erin Urbank" w:date="2020-01-23T09:49:00Z">
        <w:r w:rsidR="00D4770B" w:rsidDel="00B64DC0">
          <w:rPr>
            <w:rFonts w:eastAsia="Calibri"/>
            <w:szCs w:val="18"/>
          </w:rPr>
          <w:delText>,</w:delText>
        </w:r>
      </w:del>
      <w:r w:rsidR="00D4770B">
        <w:rPr>
          <w:rFonts w:eastAsia="Calibri"/>
          <w:szCs w:val="18"/>
        </w:rPr>
        <w:t xml:space="preserve"> acceleration dictate </w:t>
      </w:r>
      <w:r w:rsidR="0050736F">
        <w:rPr>
          <w:rFonts w:eastAsia="Calibri"/>
          <w:szCs w:val="18"/>
        </w:rPr>
        <w:t>which possible paths may result in feasible</w:t>
      </w:r>
      <w:r w:rsidR="00D4770B">
        <w:rPr>
          <w:rFonts w:eastAsia="Calibri"/>
          <w:szCs w:val="18"/>
        </w:rPr>
        <w:t xml:space="preserve"> </w:t>
      </w:r>
      <w:r w:rsidR="0050736F">
        <w:rPr>
          <w:rFonts w:eastAsia="Calibri"/>
          <w:szCs w:val="18"/>
        </w:rPr>
        <w:t>trajectories</w:t>
      </w:r>
      <w:r w:rsidR="00A917E8">
        <w:rPr>
          <w:rFonts w:eastAsia="Calibri"/>
          <w:szCs w:val="18"/>
        </w:rPr>
        <w:t xml:space="preserve">. </w:t>
      </w:r>
      <w:r w:rsidR="0050736F">
        <w:rPr>
          <w:rFonts w:eastAsia="Calibri"/>
          <w:szCs w:val="18"/>
        </w:rPr>
        <w:t xml:space="preserve">Path descriptions have been described using </w:t>
      </w:r>
      <w:r w:rsidR="004608A5">
        <w:rPr>
          <w:rFonts w:eastAsia="Calibri"/>
          <w:szCs w:val="18"/>
        </w:rPr>
        <w:t xml:space="preserve">variational methods, </w:t>
      </w:r>
      <w:proofErr w:type="spellStart"/>
      <w:r w:rsidR="004608A5">
        <w:rPr>
          <w:rFonts w:eastAsia="Calibri"/>
          <w:szCs w:val="18"/>
        </w:rPr>
        <w:t>clothoids</w:t>
      </w:r>
      <w:proofErr w:type="spellEnd"/>
      <w:r w:rsidR="004608A5">
        <w:rPr>
          <w:rFonts w:eastAsia="Calibri"/>
          <w:szCs w:val="18"/>
        </w:rPr>
        <w:t>, and velocity profiles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_Ref30422958 \r \h </w:instrText>
      </w:r>
      <w:r w:rsidR="00293522">
        <w:rPr>
          <w:rFonts w:eastAsia="Calibri"/>
          <w:szCs w:val="18"/>
        </w:rPr>
      </w:r>
      <w:r w:rsidR="00293522">
        <w:rPr>
          <w:rFonts w:eastAsia="Calibri"/>
          <w:szCs w:val="18"/>
        </w:rPr>
        <w:fldChar w:fldCharType="separate"/>
      </w:r>
      <w:r w:rsidR="00F159AD">
        <w:rPr>
          <w:rFonts w:eastAsia="Calibri"/>
          <w:szCs w:val="18"/>
        </w:rPr>
        <w:t>7</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_Ref30422965 \r \h </w:instrText>
      </w:r>
      <w:r w:rsidR="00293522">
        <w:rPr>
          <w:rFonts w:eastAsia="Calibri"/>
          <w:szCs w:val="18"/>
        </w:rPr>
      </w:r>
      <w:r w:rsidR="00293522">
        <w:rPr>
          <w:rFonts w:eastAsia="Calibri"/>
          <w:szCs w:val="18"/>
        </w:rPr>
        <w:fldChar w:fldCharType="separate"/>
      </w:r>
      <w:r w:rsidR="00F159AD">
        <w:rPr>
          <w:rFonts w:eastAsia="Calibri"/>
          <w:szCs w:val="18"/>
        </w:rPr>
        <w:t>8</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_Ref30422971 \r \h </w:instrText>
      </w:r>
      <w:r w:rsidR="00293522">
        <w:rPr>
          <w:rFonts w:eastAsia="Calibri"/>
          <w:szCs w:val="18"/>
        </w:rPr>
      </w:r>
      <w:r w:rsidR="00293522">
        <w:rPr>
          <w:rFonts w:eastAsia="Calibri"/>
          <w:szCs w:val="18"/>
        </w:rPr>
        <w:fldChar w:fldCharType="separate"/>
      </w:r>
      <w:r w:rsidR="00F159AD">
        <w:rPr>
          <w:rFonts w:eastAsia="Calibri"/>
          <w:szCs w:val="18"/>
        </w:rPr>
        <w:t>9</w:t>
      </w:r>
      <w:r w:rsidR="00293522">
        <w:rPr>
          <w:rFonts w:eastAsia="Calibri"/>
          <w:szCs w:val="18"/>
        </w:rPr>
        <w:fldChar w:fldCharType="end"/>
      </w:r>
      <w:r w:rsidR="0010758D">
        <w:rPr>
          <w:rFonts w:eastAsia="Calibri"/>
          <w:szCs w:val="18"/>
        </w:rPr>
        <w:t>]</w:t>
      </w:r>
      <w:r w:rsidR="004608A5">
        <w:rPr>
          <w:rFonts w:eastAsia="Calibri"/>
          <w:szCs w:val="18"/>
        </w:rPr>
        <w:t>.</w:t>
      </w:r>
      <w:r w:rsidR="00C43DCE">
        <w:rPr>
          <w:rFonts w:eastAsia="Calibri"/>
          <w:szCs w:val="18"/>
        </w:rPr>
        <w:t xml:space="preserve"> </w:t>
      </w:r>
      <w:r w:rsidR="004608A5" w:rsidRPr="002B4AD8">
        <w:rPr>
          <w:rFonts w:eastAsia="Calibri"/>
          <w:szCs w:val="18"/>
        </w:rPr>
        <w:t>Variational methods arise from optimizing functionals with non-holonomic constraints (i.e. constraints on the velocity and acceleration)</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_Ref30422983 \r \h </w:instrText>
      </w:r>
      <w:r w:rsidR="00293522">
        <w:rPr>
          <w:rFonts w:eastAsia="Calibri"/>
          <w:szCs w:val="18"/>
        </w:rPr>
      </w:r>
      <w:r w:rsidR="00293522">
        <w:rPr>
          <w:rFonts w:eastAsia="Calibri"/>
          <w:szCs w:val="18"/>
        </w:rPr>
        <w:fldChar w:fldCharType="separate"/>
      </w:r>
      <w:r w:rsidR="00F159AD">
        <w:rPr>
          <w:rFonts w:eastAsia="Calibri"/>
          <w:szCs w:val="18"/>
        </w:rPr>
        <w:t>10</w:t>
      </w:r>
      <w:r w:rsidR="00293522">
        <w:rPr>
          <w:rFonts w:eastAsia="Calibri"/>
          <w:szCs w:val="18"/>
        </w:rPr>
        <w:fldChar w:fldCharType="end"/>
      </w:r>
      <w:r w:rsidR="0010758D">
        <w:rPr>
          <w:rFonts w:eastAsia="Calibri"/>
          <w:szCs w:val="18"/>
        </w:rPr>
        <w:t>]</w:t>
      </w:r>
      <w:r w:rsidR="004608A5" w:rsidRPr="002B4AD8">
        <w:rPr>
          <w:rFonts w:eastAsia="Calibri"/>
          <w:szCs w:val="18"/>
        </w:rPr>
        <w:t>. The</w:t>
      </w:r>
      <w:r w:rsidR="004608A5">
        <w:rPr>
          <w:rFonts w:eastAsia="Calibri"/>
          <w:szCs w:val="18"/>
        </w:rPr>
        <w:t>se</w:t>
      </w:r>
      <w:r w:rsidR="004608A5" w:rsidRPr="002B4AD8">
        <w:rPr>
          <w:rFonts w:eastAsia="Calibri"/>
          <w:szCs w:val="18"/>
        </w:rPr>
        <w:t xml:space="preserve"> methods yield polynomial solutions of high order that are treated as boundary value problems (BVP) during vehicle navigation</w:t>
      </w:r>
      <w:r w:rsidR="004608A5">
        <w:rPr>
          <w:rFonts w:eastAsia="Calibri"/>
          <w:szCs w:val="18"/>
        </w:rPr>
        <w:t xml:space="preserve"> </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_Ref30422993 \r \h </w:instrText>
      </w:r>
      <w:r w:rsidR="00293522">
        <w:rPr>
          <w:rFonts w:eastAsia="Calibri"/>
          <w:szCs w:val="18"/>
        </w:rPr>
      </w:r>
      <w:r w:rsidR="00293522">
        <w:rPr>
          <w:rFonts w:eastAsia="Calibri"/>
          <w:szCs w:val="18"/>
        </w:rPr>
        <w:fldChar w:fldCharType="separate"/>
      </w:r>
      <w:r w:rsidR="00F159AD">
        <w:rPr>
          <w:rFonts w:eastAsia="Calibri"/>
          <w:szCs w:val="18"/>
        </w:rPr>
        <w:t>11</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_Ref30423001 \r \h </w:instrText>
      </w:r>
      <w:r w:rsidR="00293522">
        <w:rPr>
          <w:rFonts w:eastAsia="Calibri"/>
          <w:szCs w:val="18"/>
        </w:rPr>
      </w:r>
      <w:r w:rsidR="00293522">
        <w:rPr>
          <w:rFonts w:eastAsia="Calibri"/>
          <w:szCs w:val="18"/>
        </w:rPr>
        <w:fldChar w:fldCharType="separate"/>
      </w:r>
      <w:r w:rsidR="00F159AD">
        <w:rPr>
          <w:rFonts w:eastAsia="Calibri"/>
          <w:szCs w:val="18"/>
        </w:rPr>
        <w:t>12</w:t>
      </w:r>
      <w:r w:rsidR="00293522">
        <w:rPr>
          <w:rFonts w:eastAsia="Calibri"/>
          <w:szCs w:val="18"/>
        </w:rPr>
        <w:fldChar w:fldCharType="end"/>
      </w:r>
      <w:r w:rsidR="00293522">
        <w:rPr>
          <w:rFonts w:eastAsia="Calibri"/>
          <w:szCs w:val="18"/>
        </w:rPr>
        <w:t>]</w:t>
      </w:r>
      <w:r w:rsidR="004608A5" w:rsidRPr="002B4AD8">
        <w:rPr>
          <w:rFonts w:eastAsia="Calibri"/>
          <w:szCs w:val="18"/>
        </w:rPr>
        <w:t xml:space="preserve">. </w:t>
      </w:r>
      <w:proofErr w:type="spellStart"/>
      <w:r w:rsidR="00E87314" w:rsidRPr="002B4AD8">
        <w:rPr>
          <w:rFonts w:eastAsia="Calibri"/>
          <w:szCs w:val="18"/>
        </w:rPr>
        <w:t>Clothoid</w:t>
      </w:r>
      <w:proofErr w:type="spellEnd"/>
      <w:r w:rsidR="00E87314" w:rsidRPr="002B4AD8">
        <w:rPr>
          <w:rFonts w:eastAsia="Calibri"/>
          <w:szCs w:val="18"/>
        </w:rPr>
        <w:t xml:space="preserve"> functions (</w:t>
      </w:r>
      <w:proofErr w:type="spellStart"/>
      <w:r w:rsidR="00E87314" w:rsidRPr="002B4AD8">
        <w:rPr>
          <w:rFonts w:eastAsia="Calibri"/>
          <w:szCs w:val="18"/>
        </w:rPr>
        <w:t>Cornu</w:t>
      </w:r>
      <w:proofErr w:type="spellEnd"/>
      <w:r w:rsidR="00E87314" w:rsidRPr="002B4AD8">
        <w:rPr>
          <w:rFonts w:eastAsia="Calibri"/>
          <w:szCs w:val="18"/>
        </w:rPr>
        <w:t xml:space="preserve"> Spirals or Euler Spiral)</w:t>
      </w:r>
      <w:r w:rsidR="00E87314">
        <w:rPr>
          <w:rFonts w:eastAsia="Calibri"/>
          <w:szCs w:val="18"/>
        </w:rPr>
        <w:t>, and spline functions</w:t>
      </w:r>
      <w:r w:rsidR="00E87314" w:rsidRPr="002B4AD8">
        <w:rPr>
          <w:rFonts w:eastAsia="Calibri"/>
          <w:szCs w:val="18"/>
        </w:rPr>
        <w:t xml:space="preserve"> are </w:t>
      </w:r>
      <w:r w:rsidR="0050736F">
        <w:rPr>
          <w:rFonts w:eastAsia="Calibri"/>
          <w:szCs w:val="18"/>
        </w:rPr>
        <w:t xml:space="preserve">also </w:t>
      </w:r>
      <w:r w:rsidR="00E87314" w:rsidRPr="002B4AD8">
        <w:rPr>
          <w:rFonts w:eastAsia="Calibri"/>
          <w:szCs w:val="18"/>
        </w:rPr>
        <w:t xml:space="preserve">studied in autonomous research because of their effectiveness </w:t>
      </w:r>
      <w:del w:id="37" w:author="Erin Urbank" w:date="2020-01-23T09:52:00Z">
        <w:r w:rsidR="00E87314" w:rsidRPr="002B4AD8" w:rsidDel="00B64DC0">
          <w:rPr>
            <w:rFonts w:eastAsia="Calibri"/>
            <w:szCs w:val="18"/>
          </w:rPr>
          <w:delText xml:space="preserve">to </w:delText>
        </w:r>
      </w:del>
      <w:ins w:id="38" w:author="Erin Urbank" w:date="2020-01-23T09:52:00Z">
        <w:r w:rsidR="00B64DC0">
          <w:rPr>
            <w:rFonts w:eastAsia="Calibri"/>
            <w:szCs w:val="18"/>
          </w:rPr>
          <w:t>in</w:t>
        </w:r>
        <w:r w:rsidR="00B64DC0" w:rsidRPr="002B4AD8">
          <w:rPr>
            <w:rFonts w:eastAsia="Calibri"/>
            <w:szCs w:val="18"/>
          </w:rPr>
          <w:t xml:space="preserve"> </w:t>
        </w:r>
      </w:ins>
      <w:r w:rsidR="00E87314" w:rsidRPr="002B4AD8">
        <w:rPr>
          <w:rFonts w:eastAsia="Calibri"/>
          <w:szCs w:val="18"/>
        </w:rPr>
        <w:t>connect</w:t>
      </w:r>
      <w:ins w:id="39" w:author="Erin Urbank" w:date="2020-01-23T09:52:00Z">
        <w:r w:rsidR="00B64DC0">
          <w:rPr>
            <w:rFonts w:eastAsia="Calibri"/>
            <w:szCs w:val="18"/>
          </w:rPr>
          <w:t>ing</w:t>
        </w:r>
      </w:ins>
      <w:r w:rsidR="00E87314" w:rsidRPr="002B4AD8">
        <w:rPr>
          <w:rFonts w:eastAsia="Calibri"/>
          <w:szCs w:val="18"/>
        </w:rPr>
        <w:t xml:space="preserve"> a straight line with a constant radius curve</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_Ref30423014 \r \h </w:instrText>
      </w:r>
      <w:r w:rsidR="00293522">
        <w:rPr>
          <w:rFonts w:eastAsia="Calibri"/>
          <w:szCs w:val="18"/>
        </w:rPr>
      </w:r>
      <w:r w:rsidR="00293522">
        <w:rPr>
          <w:rFonts w:eastAsia="Calibri"/>
          <w:szCs w:val="18"/>
        </w:rPr>
        <w:fldChar w:fldCharType="separate"/>
      </w:r>
      <w:r w:rsidR="00F159AD">
        <w:rPr>
          <w:rFonts w:eastAsia="Calibri"/>
          <w:szCs w:val="18"/>
        </w:rPr>
        <w:t>13</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_Ref30423022 \r \h </w:instrText>
      </w:r>
      <w:r w:rsidR="00293522">
        <w:rPr>
          <w:rFonts w:eastAsia="Calibri"/>
          <w:szCs w:val="18"/>
        </w:rPr>
      </w:r>
      <w:r w:rsidR="00293522">
        <w:rPr>
          <w:rFonts w:eastAsia="Calibri"/>
          <w:szCs w:val="18"/>
        </w:rPr>
        <w:fldChar w:fldCharType="separate"/>
      </w:r>
      <w:r w:rsidR="00F159AD">
        <w:rPr>
          <w:rFonts w:eastAsia="Calibri"/>
          <w:szCs w:val="18"/>
        </w:rPr>
        <w:t>14</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_Ref30423029 \r \h </w:instrText>
      </w:r>
      <w:r w:rsidR="00293522">
        <w:rPr>
          <w:rFonts w:eastAsia="Calibri"/>
          <w:szCs w:val="18"/>
        </w:rPr>
      </w:r>
      <w:r w:rsidR="00293522">
        <w:rPr>
          <w:rFonts w:eastAsia="Calibri"/>
          <w:szCs w:val="18"/>
        </w:rPr>
        <w:fldChar w:fldCharType="separate"/>
      </w:r>
      <w:r w:rsidR="00F159AD">
        <w:rPr>
          <w:rFonts w:eastAsia="Calibri"/>
          <w:szCs w:val="18"/>
        </w:rPr>
        <w:t>15</w:t>
      </w:r>
      <w:r w:rsidR="00293522">
        <w:rPr>
          <w:rFonts w:eastAsia="Calibri"/>
          <w:szCs w:val="18"/>
        </w:rPr>
        <w:fldChar w:fldCharType="end"/>
      </w:r>
      <w:r w:rsidR="00293522">
        <w:rPr>
          <w:rFonts w:eastAsia="Calibri"/>
          <w:szCs w:val="18"/>
        </w:rPr>
        <w:t>]</w:t>
      </w:r>
      <w:r w:rsidR="00E87314" w:rsidRPr="002B4AD8">
        <w:rPr>
          <w:rFonts w:eastAsia="Calibri"/>
          <w:szCs w:val="18"/>
        </w:rPr>
        <w:t xml:space="preserve">. </w:t>
      </w:r>
    </w:p>
    <w:p w14:paraId="78344574" w14:textId="6F289410" w:rsidR="00E87314" w:rsidRDefault="002B4AD8" w:rsidP="00E83107">
      <w:pPr>
        <w:spacing w:after="160" w:line="259" w:lineRule="auto"/>
        <w:jc w:val="both"/>
        <w:rPr>
          <w:rFonts w:eastAsia="Calibri"/>
          <w:szCs w:val="18"/>
        </w:rPr>
      </w:pPr>
      <w:r w:rsidRPr="002B4AD8">
        <w:rPr>
          <w:rFonts w:eastAsia="Calibri"/>
          <w:szCs w:val="18"/>
        </w:rPr>
        <w:t xml:space="preserve">These trajectory </w:t>
      </w:r>
      <w:r w:rsidR="0050736F">
        <w:rPr>
          <w:rFonts w:eastAsia="Calibri"/>
          <w:szCs w:val="18"/>
        </w:rPr>
        <w:t>estimates</w:t>
      </w:r>
      <w:r w:rsidRPr="002B4AD8">
        <w:rPr>
          <w:rFonts w:eastAsia="Calibri"/>
          <w:szCs w:val="18"/>
        </w:rPr>
        <w:t xml:space="preserve"> are then combined with optimization theory to be implemented into controllers for navigation purposes</w:t>
      </w:r>
      <w:r w:rsidR="00D31655">
        <w:rPr>
          <w:rFonts w:eastAsia="Calibri"/>
          <w:szCs w:val="18"/>
        </w:rPr>
        <w:t xml:space="preserve"> [</w:t>
      </w:r>
      <w:r w:rsidR="00883A26">
        <w:rPr>
          <w:rFonts w:eastAsia="Calibri"/>
          <w:szCs w:val="18"/>
        </w:rPr>
        <w:fldChar w:fldCharType="begin"/>
      </w:r>
      <w:r w:rsidR="00883A26">
        <w:rPr>
          <w:rFonts w:eastAsia="Calibri"/>
          <w:szCs w:val="18"/>
        </w:rPr>
        <w:instrText xml:space="preserve"> REF _Ref30423884 \r \h </w:instrText>
      </w:r>
      <w:r w:rsidR="00883A26">
        <w:rPr>
          <w:rFonts w:eastAsia="Calibri"/>
          <w:szCs w:val="18"/>
        </w:rPr>
      </w:r>
      <w:r w:rsidR="00883A26">
        <w:rPr>
          <w:rFonts w:eastAsia="Calibri"/>
          <w:szCs w:val="18"/>
        </w:rPr>
        <w:fldChar w:fldCharType="separate"/>
      </w:r>
      <w:r w:rsidR="00F159AD">
        <w:rPr>
          <w:rFonts w:eastAsia="Calibri"/>
          <w:szCs w:val="18"/>
        </w:rPr>
        <w:t>16</w:t>
      </w:r>
      <w:r w:rsidR="00883A26">
        <w:rPr>
          <w:rFonts w:eastAsia="Calibri"/>
          <w:szCs w:val="18"/>
        </w:rPr>
        <w:fldChar w:fldCharType="end"/>
      </w:r>
      <w:r w:rsidR="00D31655" w:rsidRPr="002B4AD8">
        <w:rPr>
          <w:rFonts w:eastAsia="Calibri"/>
          <w:szCs w:val="18"/>
        </w:rPr>
        <w:t>]</w:t>
      </w:r>
      <w:r w:rsidR="00D31655">
        <w:rPr>
          <w:rFonts w:eastAsia="Calibri"/>
          <w:szCs w:val="18"/>
        </w:rPr>
        <w:t>.</w:t>
      </w:r>
      <w:r w:rsidRPr="002B4AD8">
        <w:rPr>
          <w:rFonts w:eastAsia="Calibri"/>
          <w:szCs w:val="18"/>
        </w:rPr>
        <w:t xml:space="preserve"> In general, these trajectories focus on providing a continuous function (up to the third derivative) while being smooth (i.e. minimizing the jerk  </w:t>
      </w:r>
      <m:oMath>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d</m:t>
                </m:r>
              </m:e>
              <m:sup>
                <m:r>
                  <w:rPr>
                    <w:rFonts w:ascii="Cambria Math" w:eastAsia="Calibri" w:hAnsi="Cambria Math"/>
                    <w:szCs w:val="18"/>
                  </w:rPr>
                  <m:t>3</m:t>
                </m:r>
              </m:sup>
            </m:sSup>
            <m:r>
              <w:rPr>
                <w:rFonts w:ascii="Cambria Math" w:eastAsia="Calibri" w:hAnsi="Cambria Math"/>
                <w:szCs w:val="18"/>
              </w:rPr>
              <m:t>x</m:t>
            </m:r>
          </m:num>
          <m:den>
            <m:r>
              <w:rPr>
                <w:rFonts w:ascii="Cambria Math" w:eastAsia="Calibri" w:hAnsi="Cambria Math"/>
                <w:szCs w:val="18"/>
              </w:rPr>
              <m:t>d</m:t>
            </m:r>
            <m:sSup>
              <m:sSupPr>
                <m:ctrlPr>
                  <w:rPr>
                    <w:rFonts w:ascii="Cambria Math" w:eastAsia="Calibri" w:hAnsi="Cambria Math"/>
                    <w:i/>
                    <w:szCs w:val="18"/>
                  </w:rPr>
                </m:ctrlPr>
              </m:sSupPr>
              <m:e>
                <m:r>
                  <w:rPr>
                    <w:rFonts w:ascii="Cambria Math" w:eastAsia="Calibri" w:hAnsi="Cambria Math"/>
                    <w:szCs w:val="18"/>
                  </w:rPr>
                  <m:t>t</m:t>
                </m:r>
              </m:e>
              <m:sup>
                <m:r>
                  <w:rPr>
                    <w:rFonts w:ascii="Cambria Math" w:eastAsia="Calibri" w:hAnsi="Cambria Math"/>
                    <w:szCs w:val="18"/>
                  </w:rPr>
                  <m:t>3</m:t>
                </m:r>
              </m:sup>
            </m:sSup>
          </m:den>
        </m:f>
      </m:oMath>
      <w:r w:rsidRPr="002B4AD8">
        <w:rPr>
          <w:rFonts w:eastAsia="Calibri"/>
          <w:szCs w:val="18"/>
        </w:rPr>
        <w:t xml:space="preserve"> ) </w:t>
      </w:r>
      <w:r w:rsidR="0010758D">
        <w:rPr>
          <w:rFonts w:eastAsia="Calibri"/>
          <w:szCs w:val="18"/>
        </w:rPr>
        <w:t>[</w:t>
      </w:r>
      <w:r w:rsidR="00883A26">
        <w:rPr>
          <w:rFonts w:eastAsia="Calibri"/>
          <w:szCs w:val="18"/>
        </w:rPr>
        <w:fldChar w:fldCharType="begin"/>
      </w:r>
      <w:r w:rsidR="00883A26">
        <w:rPr>
          <w:rFonts w:eastAsia="Calibri"/>
          <w:szCs w:val="18"/>
        </w:rPr>
        <w:instrText xml:space="preserve"> REF _Ref30423868 \r \h </w:instrText>
      </w:r>
      <w:r w:rsidR="00883A26">
        <w:rPr>
          <w:rFonts w:eastAsia="Calibri"/>
          <w:szCs w:val="18"/>
        </w:rPr>
      </w:r>
      <w:r w:rsidR="00883A26">
        <w:rPr>
          <w:rFonts w:eastAsia="Calibri"/>
          <w:szCs w:val="18"/>
        </w:rPr>
        <w:fldChar w:fldCharType="separate"/>
      </w:r>
      <w:r w:rsidR="00F159AD">
        <w:rPr>
          <w:rFonts w:eastAsia="Calibri"/>
          <w:szCs w:val="18"/>
        </w:rPr>
        <w:t>17</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_Ref30423877 \r \h </w:instrText>
      </w:r>
      <w:r w:rsidR="00883A26">
        <w:rPr>
          <w:rFonts w:eastAsia="Calibri"/>
          <w:szCs w:val="18"/>
        </w:rPr>
      </w:r>
      <w:r w:rsidR="00883A26">
        <w:rPr>
          <w:rFonts w:eastAsia="Calibri"/>
          <w:szCs w:val="18"/>
        </w:rPr>
        <w:fldChar w:fldCharType="separate"/>
      </w:r>
      <w:r w:rsidR="00F159AD">
        <w:rPr>
          <w:rFonts w:eastAsia="Calibri"/>
          <w:szCs w:val="18"/>
        </w:rPr>
        <w:t>18</w:t>
      </w:r>
      <w:r w:rsidR="00883A26">
        <w:rPr>
          <w:rFonts w:eastAsia="Calibri"/>
          <w:szCs w:val="18"/>
        </w:rPr>
        <w:fldChar w:fldCharType="end"/>
      </w:r>
      <w:r w:rsidR="00C43DCE">
        <w:rPr>
          <w:rFonts w:eastAsia="Calibri"/>
          <w:szCs w:val="18"/>
        </w:rPr>
        <w:t>].</w:t>
      </w:r>
      <w:r w:rsidR="0050736F">
        <w:rPr>
          <w:rFonts w:eastAsia="Calibri"/>
          <w:szCs w:val="18"/>
        </w:rPr>
        <w:t xml:space="preserve"> </w:t>
      </w:r>
      <w:commentRangeStart w:id="40"/>
      <w:r w:rsidR="0050736F">
        <w:rPr>
          <w:rFonts w:eastAsia="Calibri"/>
          <w:szCs w:val="18"/>
        </w:rPr>
        <w:t xml:space="preserve">Alternative trajectory estimates </w:t>
      </w:r>
      <w:commentRangeEnd w:id="40"/>
      <w:r w:rsidR="00303381">
        <w:rPr>
          <w:rStyle w:val="CommentReference"/>
          <w:rFonts w:ascii="Calibri" w:eastAsia="Calibri" w:hAnsi="Calibri"/>
        </w:rPr>
        <w:commentReference w:id="40"/>
      </w:r>
    </w:p>
    <w:p w14:paraId="3381B5C0" w14:textId="59D1C9AB" w:rsidR="008C19F5" w:rsidRDefault="002B4AD8" w:rsidP="008C19F5">
      <w:pPr>
        <w:pStyle w:val="Head1"/>
      </w:pPr>
      <w:r>
        <w:t>Method Formulation</w:t>
      </w:r>
    </w:p>
    <w:p w14:paraId="1616A38D" w14:textId="507CC32F" w:rsidR="00B7002F" w:rsidRPr="00974A40" w:rsidRDefault="00B7002F" w:rsidP="00B7002F">
      <w:pPr>
        <w:pStyle w:val="Head2"/>
        <w:jc w:val="both"/>
      </w:pPr>
      <w:r>
        <w:t xml:space="preserve">Vehicle Dynamics </w:t>
      </w:r>
      <w:r w:rsidR="0050736F">
        <w:t>and</w:t>
      </w:r>
      <w:r>
        <w:t xml:space="preserve"> Road Design</w:t>
      </w:r>
    </w:p>
    <w:p w14:paraId="7D8D1F1A" w14:textId="506EC4F1" w:rsidR="00B7002F" w:rsidRDefault="00B7002F" w:rsidP="00B7002F">
      <w:pPr>
        <w:jc w:val="both"/>
        <w:rPr>
          <w:rFonts w:eastAsia="Calibri"/>
          <w:szCs w:val="18"/>
        </w:rPr>
      </w:pPr>
      <w:r>
        <w:t xml:space="preserve">Researchers utilized principles of vehicle dynamics in order to generate a road mapping technique which would automatically resolve limitations on vehicle stability and control. It was noted that all vehicle-road interactions are governed by the force generated at the wheels, and all vehicle controls are dictated by the direction and magnitude of friction force </w:t>
      </w:r>
      <w:r>
        <w:rPr>
          <w:rFonts w:eastAsia="Calibri"/>
          <w:szCs w:val="18"/>
        </w:rPr>
        <w:t>[</w:t>
      </w:r>
      <w:r w:rsidR="00883A26">
        <w:rPr>
          <w:rFonts w:eastAsia="Calibri"/>
          <w:szCs w:val="18"/>
        </w:rPr>
        <w:fldChar w:fldCharType="begin"/>
      </w:r>
      <w:r w:rsidR="00883A26">
        <w:rPr>
          <w:rFonts w:eastAsia="Calibri"/>
          <w:szCs w:val="18"/>
        </w:rPr>
        <w:instrText xml:space="preserve"> REF _Ref30423926 \r \h </w:instrText>
      </w:r>
      <w:r w:rsidR="00883A26">
        <w:rPr>
          <w:rFonts w:eastAsia="Calibri"/>
          <w:szCs w:val="18"/>
        </w:rPr>
      </w:r>
      <w:r w:rsidR="00883A26">
        <w:rPr>
          <w:rFonts w:eastAsia="Calibri"/>
          <w:szCs w:val="18"/>
        </w:rPr>
        <w:fldChar w:fldCharType="separate"/>
      </w:r>
      <w:r w:rsidR="00F159AD">
        <w:rPr>
          <w:rFonts w:eastAsia="Calibri"/>
          <w:szCs w:val="18"/>
        </w:rPr>
        <w:t>19</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_Ref30423936 \r \h </w:instrText>
      </w:r>
      <w:r w:rsidR="00883A26">
        <w:rPr>
          <w:rFonts w:eastAsia="Calibri"/>
          <w:szCs w:val="18"/>
        </w:rPr>
      </w:r>
      <w:r w:rsidR="00883A26">
        <w:rPr>
          <w:rFonts w:eastAsia="Calibri"/>
          <w:szCs w:val="18"/>
        </w:rPr>
        <w:fldChar w:fldCharType="separate"/>
      </w:r>
      <w:r w:rsidR="00F159AD">
        <w:rPr>
          <w:rFonts w:eastAsia="Calibri"/>
          <w:szCs w:val="18"/>
        </w:rPr>
        <w:t>20</w:t>
      </w:r>
      <w:r w:rsidR="00883A26">
        <w:rPr>
          <w:rFonts w:eastAsia="Calibri"/>
          <w:szCs w:val="18"/>
        </w:rPr>
        <w:fldChar w:fldCharType="end"/>
      </w:r>
      <w:r>
        <w:rPr>
          <w:rFonts w:eastAsia="Calibri"/>
          <w:szCs w:val="18"/>
        </w:rPr>
        <w:t>]</w:t>
      </w:r>
      <w:r>
        <w:t>. Using Newton’s 2</w:t>
      </w:r>
      <w:r w:rsidRPr="008D0016">
        <w:rPr>
          <w:vertAlign w:val="superscript"/>
        </w:rPr>
        <w:t>nd</w:t>
      </w:r>
      <w:r>
        <w:t xml:space="preserve"> Law, those forces can be related to the fundamental kinematic constraints of path motion.</w:t>
      </w:r>
      <w:r w:rsidRPr="002B4AD8">
        <w:rPr>
          <w:rFonts w:eastAsia="Calibri"/>
          <w:szCs w:val="18"/>
        </w:rPr>
        <w:t xml:space="preserve"> </w:t>
      </w:r>
    </w:p>
    <w:p w14:paraId="29EF2235" w14:textId="20171804" w:rsidR="00B7002F" w:rsidRPr="002B4AD8" w:rsidRDefault="00B7002F" w:rsidP="00B7002F">
      <w:pPr>
        <w:jc w:val="both"/>
        <w:rPr>
          <w:rFonts w:eastAsia="Calibri"/>
          <w:szCs w:val="18"/>
        </w:rPr>
      </w:pPr>
      <w:r w:rsidRPr="002B4AD8">
        <w:rPr>
          <w:rFonts w:eastAsia="Calibri"/>
          <w:szCs w:val="18"/>
        </w:rPr>
        <w:t xml:space="preserve">A </w:t>
      </w:r>
      <w:proofErr w:type="spellStart"/>
      <w:r w:rsidRPr="002B4AD8">
        <w:rPr>
          <w:rFonts w:eastAsia="Calibri"/>
          <w:szCs w:val="18"/>
        </w:rPr>
        <w:t>Frenet-Serret</w:t>
      </w:r>
      <w:proofErr w:type="spellEnd"/>
      <w:r w:rsidRPr="002B4AD8">
        <w:rPr>
          <w:rFonts w:eastAsia="Calibri"/>
          <w:szCs w:val="18"/>
        </w:rPr>
        <w:t xml:space="preserve"> reference frame is used along with unit vectors of N (normal), T (tangential), and B (binormal, out of plane)</w:t>
      </w:r>
      <w:ins w:id="41" w:author="Erin Urbank" w:date="2020-01-23T10:12:00Z">
        <w:r w:rsidR="00303381">
          <w:rPr>
            <w:rFonts w:eastAsia="Calibri"/>
            <w:szCs w:val="18"/>
          </w:rPr>
          <w:t>,</w:t>
        </w:r>
      </w:ins>
      <w:r w:rsidRPr="002B4AD8">
        <w:rPr>
          <w:rFonts w:eastAsia="Calibri"/>
          <w:szCs w:val="18"/>
        </w:rPr>
        <w:t xml:space="preserve"> as shown in </w:t>
      </w:r>
      <w:r>
        <w:rPr>
          <w:rFonts w:eastAsia="Calibri"/>
          <w:szCs w:val="18"/>
        </w:rPr>
        <w:fldChar w:fldCharType="begin"/>
      </w:r>
      <w:r>
        <w:rPr>
          <w:rFonts w:eastAsia="Calibri"/>
          <w:szCs w:val="18"/>
        </w:rPr>
        <w:instrText xml:space="preserve"> REF _Ref22922505 \h </w:instrText>
      </w:r>
      <w:r>
        <w:rPr>
          <w:rFonts w:eastAsia="Calibri"/>
          <w:szCs w:val="18"/>
        </w:rPr>
      </w:r>
      <w:r>
        <w:rPr>
          <w:rFonts w:eastAsia="Calibri"/>
          <w:szCs w:val="18"/>
        </w:rPr>
        <w:fldChar w:fldCharType="separate"/>
      </w:r>
      <w:r w:rsidR="00F159AD">
        <w:t xml:space="preserve">Figure </w:t>
      </w:r>
      <w:r w:rsidR="00F159AD">
        <w:rPr>
          <w:noProof/>
        </w:rPr>
        <w:t>2</w:t>
      </w:r>
      <w:r>
        <w:rPr>
          <w:rFonts w:eastAsia="Calibri"/>
          <w:szCs w:val="18"/>
        </w:rPr>
        <w:fldChar w:fldCharType="end"/>
      </w:r>
      <w:r w:rsidRPr="002B4AD8">
        <w:rPr>
          <w:rFonts w:eastAsia="Calibri"/>
          <w:szCs w:val="18"/>
        </w:rPr>
        <w:t xml:space="preserve">. For this paper, it is assumed that the vehicle navigates on a 2D Euclidean Space. </w:t>
      </w:r>
    </w:p>
    <w:p w14:paraId="5600052C" w14:textId="77777777" w:rsidR="00B7002F" w:rsidRDefault="00B7002F" w:rsidP="00B7002F">
      <w:pPr>
        <w:keepNext/>
        <w:spacing w:after="160" w:line="259" w:lineRule="auto"/>
        <w:jc w:val="both"/>
      </w:pPr>
      <w:r w:rsidRPr="002B4AD8">
        <w:rPr>
          <w:rFonts w:eastAsia="Calibri"/>
          <w:noProof/>
          <w:szCs w:val="18"/>
        </w:rPr>
        <w:drawing>
          <wp:inline distT="0" distB="0" distL="0" distR="0" wp14:anchorId="32E17B71" wp14:editId="0F497785">
            <wp:extent cx="282267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12" r="4284"/>
                    <a:stretch/>
                  </pic:blipFill>
                  <pic:spPr bwMode="auto">
                    <a:xfrm>
                      <a:off x="0" y="0"/>
                      <a:ext cx="2865000" cy="1343826"/>
                    </a:xfrm>
                    <a:prstGeom prst="rect">
                      <a:avLst/>
                    </a:prstGeom>
                    <a:ln>
                      <a:noFill/>
                    </a:ln>
                    <a:extLst>
                      <a:ext uri="{53640926-AAD7-44D8-BBD7-CCE9431645EC}">
                        <a14:shadowObscured xmlns:a14="http://schemas.microsoft.com/office/drawing/2010/main"/>
                      </a:ext>
                    </a:extLst>
                  </pic:spPr>
                </pic:pic>
              </a:graphicData>
            </a:graphic>
          </wp:inline>
        </w:drawing>
      </w:r>
    </w:p>
    <w:p w14:paraId="59D3527B" w14:textId="57BBB2EE" w:rsidR="00B7002F" w:rsidRPr="002B4AD8" w:rsidRDefault="00B7002F" w:rsidP="00B7002F">
      <w:pPr>
        <w:pStyle w:val="Caption"/>
        <w:jc w:val="both"/>
        <w:rPr>
          <w:rFonts w:eastAsia="Calibri"/>
        </w:rPr>
      </w:pPr>
      <w:bookmarkStart w:id="42" w:name="_Ref22922505"/>
      <w:r>
        <w:t xml:space="preserve">Figure </w:t>
      </w:r>
      <w:fldSimple w:instr=" SEQ Figure \* ARABIC ">
        <w:r w:rsidR="00F159AD">
          <w:rPr>
            <w:noProof/>
          </w:rPr>
          <w:t>2</w:t>
        </w:r>
      </w:fldSimple>
      <w:bookmarkEnd w:id="42"/>
      <w:r>
        <w:t xml:space="preserve">. </w:t>
      </w:r>
      <w:r w:rsidRPr="00925340">
        <w:t>Normal-Tangential Coordinates Example in Vehicle’s Center of Mass</w:t>
      </w:r>
      <w:r>
        <w:t>.</w:t>
      </w:r>
    </w:p>
    <w:p w14:paraId="1B102F4C" w14:textId="14C29F17" w:rsidR="00B7002F" w:rsidRPr="002B4AD8" w:rsidRDefault="00B7002F" w:rsidP="00B7002F">
      <w:pPr>
        <w:spacing w:after="160" w:line="259" w:lineRule="auto"/>
        <w:jc w:val="both"/>
        <w:rPr>
          <w:rFonts w:eastAsia="Calibri"/>
          <w:szCs w:val="18"/>
        </w:rPr>
      </w:pPr>
      <w:r>
        <w:rPr>
          <w:rFonts w:eastAsia="Calibri"/>
          <w:szCs w:val="18"/>
        </w:rPr>
        <w:t>The net acceleration acting on the vehicle at an instant in time is described by the time variance of the path.</w:t>
      </w:r>
      <w:r w:rsidRPr="002B4AD8">
        <w:rPr>
          <w:rFonts w:eastAsia="Calibri"/>
          <w:szCs w:val="18"/>
        </w:rPr>
        <w:t xml:space="preserve"> These limits are related to the acceleration </w:t>
      </w:r>
      <w:ins w:id="43" w:author="Erin Urbank" w:date="2020-01-23T10:13:00Z">
        <w:r w:rsidR="00303381">
          <w:rPr>
            <w:rFonts w:eastAsia="Calibri"/>
            <w:szCs w:val="18"/>
          </w:rPr>
          <w:t xml:space="preserve">of </w:t>
        </w:r>
      </w:ins>
      <w:r w:rsidRPr="002B4AD8">
        <w:rPr>
          <w:rFonts w:eastAsia="Calibri"/>
          <w:szCs w:val="18"/>
        </w:rPr>
        <w:t xml:space="preserve">a vehicle </w:t>
      </w:r>
      <w:del w:id="44" w:author="Erin Urbank" w:date="2020-01-23T10:13:00Z">
        <w:r w:rsidRPr="002B4AD8" w:rsidDel="00303381">
          <w:rPr>
            <w:rFonts w:eastAsia="Calibri"/>
            <w:szCs w:val="18"/>
          </w:rPr>
          <w:delText xml:space="preserve">goes </w:delText>
        </w:r>
      </w:del>
      <w:r w:rsidRPr="002B4AD8">
        <w:rPr>
          <w:rFonts w:eastAsia="Calibri"/>
          <w:szCs w:val="18"/>
        </w:rPr>
        <w:t xml:space="preserve">under circular motion, which is denoted as: </w:t>
      </w:r>
    </w:p>
    <w:p w14:paraId="56F33EB0" w14:textId="77777777" w:rsidR="00B7002F" w:rsidRPr="002B4AD8" w:rsidRDefault="00B7002F" w:rsidP="00B7002F">
      <w:pPr>
        <w:spacing w:after="160" w:line="259" w:lineRule="auto"/>
        <w:jc w:val="both"/>
        <w:rPr>
          <w:rFonts w:eastAsia="Calibri"/>
          <w:szCs w:val="18"/>
        </w:rPr>
      </w:pPr>
      <m:oMathPara>
        <m:oMath>
          <m:r>
            <w:rPr>
              <w:rFonts w:ascii="Cambria Math" w:eastAsia="Calibri" w:hAnsi="Cambria Math"/>
              <w:szCs w:val="18"/>
            </w:rPr>
            <m:t>a=</m:t>
          </m:r>
          <m:acc>
            <m:accPr>
              <m:chr m:val="̇"/>
              <m:ctrlPr>
                <w:rPr>
                  <w:rFonts w:ascii="Cambria Math" w:eastAsia="Calibri" w:hAnsi="Cambria Math"/>
                  <w:i/>
                  <w:szCs w:val="18"/>
                </w:rPr>
              </m:ctrlPr>
            </m:accPr>
            <m:e>
              <m:r>
                <w:rPr>
                  <w:rFonts w:ascii="Cambria Math" w:eastAsia="Calibri" w:hAnsi="Cambria Math"/>
                  <w:szCs w:val="18"/>
                </w:rPr>
                <m:t>v</m:t>
              </m:r>
            </m:e>
          </m:acc>
          <m:r>
            <w:rPr>
              <w:rFonts w:ascii="Cambria Math" w:eastAsia="Calibri" w:hAnsi="Cambria Math"/>
              <w:szCs w:val="18"/>
            </w:rPr>
            <m:t xml:space="preserve"> T+</m:t>
          </m:r>
          <m:sSup>
            <m:sSupPr>
              <m:ctrlPr>
                <w:rPr>
                  <w:rFonts w:ascii="Cambria Math" w:eastAsia="Calibri" w:hAnsi="Cambria Math"/>
                  <w:i/>
                  <w:szCs w:val="18"/>
                </w:rPr>
              </m:ctrlPr>
            </m:sSupPr>
            <m:e>
              <m:r>
                <w:rPr>
                  <w:rFonts w:ascii="Cambria Math" w:eastAsia="Calibri" w:hAnsi="Cambria Math"/>
                  <w:szCs w:val="18"/>
                </w:rPr>
                <m:t>κv</m:t>
              </m:r>
            </m:e>
            <m:sup>
              <m:r>
                <w:rPr>
                  <w:rFonts w:ascii="Cambria Math" w:eastAsia="Calibri" w:hAnsi="Cambria Math"/>
                  <w:szCs w:val="18"/>
                </w:rPr>
                <m:t>2</m:t>
              </m:r>
            </m:sup>
          </m:sSup>
          <m:r>
            <w:rPr>
              <w:rFonts w:ascii="Cambria Math" w:eastAsia="Calibri" w:hAnsi="Cambria Math"/>
              <w:szCs w:val="18"/>
            </w:rPr>
            <m:t xml:space="preserve"> N</m:t>
          </m:r>
        </m:oMath>
      </m:oMathPara>
    </w:p>
    <w:p w14:paraId="4CB8DC19" w14:textId="77777777" w:rsidR="00B7002F" w:rsidRPr="002B4AD8" w:rsidRDefault="00B7002F" w:rsidP="00B7002F">
      <w:pPr>
        <w:spacing w:after="160" w:line="259" w:lineRule="auto"/>
        <w:jc w:val="both"/>
        <w:rPr>
          <w:rFonts w:eastAsia="Calibri"/>
          <w:szCs w:val="18"/>
        </w:rPr>
      </w:pPr>
      <w:r w:rsidRPr="002B4AD8">
        <w:rPr>
          <w:rFonts w:eastAsia="Calibri"/>
          <w:szCs w:val="18"/>
        </w:rPr>
        <w:t>Where:</w:t>
      </w:r>
    </w:p>
    <w:p w14:paraId="6AE09614" w14:textId="1E87F030" w:rsidR="00B7002F" w:rsidRPr="002B4AD8" w:rsidRDefault="00B7002F" w:rsidP="00B7002F">
      <w:pPr>
        <w:spacing w:after="160" w:line="259" w:lineRule="auto"/>
        <w:jc w:val="both"/>
        <w:rPr>
          <w:rFonts w:eastAsia="Calibri"/>
          <w:szCs w:val="18"/>
        </w:rPr>
      </w:pPr>
      <w:r w:rsidRPr="002B4AD8">
        <w:rPr>
          <w:rFonts w:eastAsia="Calibri"/>
          <w:szCs w:val="18"/>
        </w:rPr>
        <w:t xml:space="preserve">a = Total </w:t>
      </w:r>
      <w:del w:id="45" w:author="Erin Urbank" w:date="2020-01-23T10:14:00Z">
        <w:r w:rsidRPr="002B4AD8" w:rsidDel="00303381">
          <w:rPr>
            <w:rFonts w:eastAsia="Calibri"/>
            <w:szCs w:val="18"/>
          </w:rPr>
          <w:delText xml:space="preserve">Acceleration </w:delText>
        </w:r>
      </w:del>
      <w:ins w:id="46" w:author="Erin Urbank" w:date="2020-01-23T10:14:00Z">
        <w:r w:rsidR="00303381">
          <w:rPr>
            <w:rFonts w:eastAsia="Calibri"/>
            <w:szCs w:val="18"/>
          </w:rPr>
          <w:t>a</w:t>
        </w:r>
        <w:r w:rsidR="00303381" w:rsidRPr="002B4AD8">
          <w:rPr>
            <w:rFonts w:eastAsia="Calibri"/>
            <w:szCs w:val="18"/>
          </w:rPr>
          <w:t xml:space="preserve">cceleration </w:t>
        </w:r>
      </w:ins>
      <w:r w:rsidRPr="002B4AD8">
        <w:rPr>
          <w:rFonts w:eastAsia="Calibri"/>
          <w:szCs w:val="18"/>
        </w:rPr>
        <w:t xml:space="preserve">of </w:t>
      </w:r>
      <w:del w:id="47" w:author="Erin Urbank" w:date="2020-01-23T10:14:00Z">
        <w:r w:rsidRPr="002B4AD8" w:rsidDel="00303381">
          <w:rPr>
            <w:rFonts w:eastAsia="Calibri"/>
            <w:szCs w:val="18"/>
          </w:rPr>
          <w:delText xml:space="preserve">Vehicle </w:delText>
        </w:r>
      </w:del>
      <w:ins w:id="48" w:author="Erin Urbank" w:date="2020-01-23T10:14:00Z">
        <w:r w:rsidR="00303381">
          <w:rPr>
            <w:rFonts w:eastAsia="Calibri"/>
            <w:szCs w:val="18"/>
          </w:rPr>
          <w:t>v</w:t>
        </w:r>
        <w:r w:rsidR="00303381" w:rsidRPr="002B4AD8">
          <w:rPr>
            <w:rFonts w:eastAsia="Calibri"/>
            <w:szCs w:val="18"/>
          </w:rPr>
          <w:t xml:space="preserve">ehicle </w:t>
        </w:r>
      </w:ins>
      <w:r w:rsidRPr="002B4AD8">
        <w:rPr>
          <w:rFonts w:eastAsia="Calibri"/>
          <w:szCs w:val="18"/>
        </w:rPr>
        <w:t>(m/s</w:t>
      </w:r>
      <w:r w:rsidRPr="002B4AD8">
        <w:rPr>
          <w:rFonts w:eastAsia="Calibri"/>
          <w:szCs w:val="18"/>
          <w:vertAlign w:val="superscript"/>
        </w:rPr>
        <w:t>2</w:t>
      </w:r>
      <w:r w:rsidRPr="002B4AD8">
        <w:rPr>
          <w:rFonts w:eastAsia="Calibri"/>
          <w:szCs w:val="18"/>
        </w:rPr>
        <w:t>)</w:t>
      </w:r>
    </w:p>
    <w:p w14:paraId="44EA65CA" w14:textId="4CDCC322" w:rsidR="00B7002F" w:rsidRPr="002B4AD8" w:rsidRDefault="00B7002F" w:rsidP="00B7002F">
      <w:pPr>
        <w:spacing w:after="160" w:line="259" w:lineRule="auto"/>
        <w:jc w:val="both"/>
        <w:rPr>
          <w:rFonts w:eastAsia="Calibri"/>
          <w:szCs w:val="18"/>
        </w:rPr>
      </w:pPr>
      <w:r w:rsidRPr="002B4AD8">
        <w:rPr>
          <w:rFonts w:eastAsia="Calibri"/>
          <w:szCs w:val="18"/>
        </w:rPr>
        <w:t xml:space="preserve">v = Tangential </w:t>
      </w:r>
      <w:del w:id="49" w:author="Erin Urbank" w:date="2020-01-23T10:14:00Z">
        <w:r w:rsidRPr="002B4AD8" w:rsidDel="00303381">
          <w:rPr>
            <w:rFonts w:eastAsia="Calibri"/>
            <w:szCs w:val="18"/>
          </w:rPr>
          <w:delText xml:space="preserve">Velocity </w:delText>
        </w:r>
      </w:del>
      <w:ins w:id="50" w:author="Erin Urbank" w:date="2020-01-23T10:14:00Z">
        <w:r w:rsidR="00303381">
          <w:rPr>
            <w:rFonts w:eastAsia="Calibri"/>
            <w:szCs w:val="18"/>
          </w:rPr>
          <w:t>v</w:t>
        </w:r>
        <w:r w:rsidR="00303381" w:rsidRPr="002B4AD8">
          <w:rPr>
            <w:rFonts w:eastAsia="Calibri"/>
            <w:szCs w:val="18"/>
          </w:rPr>
          <w:t xml:space="preserve">elocity </w:t>
        </w:r>
      </w:ins>
      <w:r w:rsidRPr="002B4AD8">
        <w:rPr>
          <w:rFonts w:eastAsia="Calibri"/>
          <w:szCs w:val="18"/>
        </w:rPr>
        <w:t xml:space="preserve">of </w:t>
      </w:r>
      <w:del w:id="51" w:author="Erin Urbank" w:date="2020-01-23T10:14:00Z">
        <w:r w:rsidRPr="002B4AD8" w:rsidDel="00303381">
          <w:rPr>
            <w:rFonts w:eastAsia="Calibri"/>
            <w:szCs w:val="18"/>
          </w:rPr>
          <w:delText xml:space="preserve">Vehicle </w:delText>
        </w:r>
      </w:del>
      <w:ins w:id="52" w:author="Erin Urbank" w:date="2020-01-23T10:14:00Z">
        <w:r w:rsidR="00303381">
          <w:rPr>
            <w:rFonts w:eastAsia="Calibri"/>
            <w:szCs w:val="18"/>
          </w:rPr>
          <w:t>v</w:t>
        </w:r>
        <w:r w:rsidR="00303381" w:rsidRPr="002B4AD8">
          <w:rPr>
            <w:rFonts w:eastAsia="Calibri"/>
            <w:szCs w:val="18"/>
          </w:rPr>
          <w:t xml:space="preserve">ehicle </w:t>
        </w:r>
      </w:ins>
      <w:r w:rsidRPr="002B4AD8">
        <w:rPr>
          <w:rFonts w:eastAsia="Calibri"/>
          <w:szCs w:val="18"/>
        </w:rPr>
        <w:t>(m/s)</w:t>
      </w:r>
    </w:p>
    <w:p w14:paraId="6F4FDF34" w14:textId="04F24932" w:rsidR="00B7002F" w:rsidRPr="002B4AD8" w:rsidRDefault="00B7002F" w:rsidP="00B7002F">
      <w:pPr>
        <w:spacing w:after="160" w:line="259" w:lineRule="auto"/>
        <w:jc w:val="both"/>
        <w:rPr>
          <w:rFonts w:eastAsia="Calibri"/>
          <w:szCs w:val="18"/>
        </w:rPr>
      </w:pPr>
      <m:oMath>
        <m:r>
          <w:rPr>
            <w:rFonts w:ascii="Cambria Math" w:eastAsia="Calibri" w:hAnsi="Cambria Math"/>
            <w:szCs w:val="18"/>
          </w:rPr>
          <m:t xml:space="preserve">κ </m:t>
        </m:r>
      </m:oMath>
      <w:r w:rsidRPr="002B4AD8">
        <w:rPr>
          <w:rFonts w:eastAsia="Calibri"/>
          <w:szCs w:val="18"/>
        </w:rPr>
        <w:t xml:space="preserve">= Curvature at an </w:t>
      </w:r>
      <w:del w:id="53" w:author="Erin Urbank" w:date="2020-01-23T10:14:00Z">
        <w:r w:rsidRPr="002B4AD8" w:rsidDel="00303381">
          <w:rPr>
            <w:rFonts w:eastAsia="Calibri"/>
            <w:szCs w:val="18"/>
          </w:rPr>
          <w:delText xml:space="preserve">Instantaneous </w:delText>
        </w:r>
      </w:del>
      <w:ins w:id="54" w:author="Erin Urbank" w:date="2020-01-23T10:14:00Z">
        <w:r w:rsidR="00303381">
          <w:rPr>
            <w:rFonts w:eastAsia="Calibri"/>
            <w:szCs w:val="18"/>
          </w:rPr>
          <w:t>i</w:t>
        </w:r>
        <w:r w:rsidR="00303381" w:rsidRPr="002B4AD8">
          <w:rPr>
            <w:rFonts w:eastAsia="Calibri"/>
            <w:szCs w:val="18"/>
          </w:rPr>
          <w:t xml:space="preserve">nstantaneous </w:t>
        </w:r>
      </w:ins>
      <w:del w:id="55" w:author="Erin Urbank" w:date="2020-01-23T10:14:00Z">
        <w:r w:rsidRPr="002B4AD8" w:rsidDel="00303381">
          <w:rPr>
            <w:rFonts w:eastAsia="Calibri"/>
            <w:szCs w:val="18"/>
          </w:rPr>
          <w:delText xml:space="preserve">Point </w:delText>
        </w:r>
      </w:del>
      <w:ins w:id="56" w:author="Erin Urbank" w:date="2020-01-23T10:14:00Z">
        <w:r w:rsidR="00303381">
          <w:rPr>
            <w:rFonts w:eastAsia="Calibri"/>
            <w:szCs w:val="18"/>
          </w:rPr>
          <w:t>p</w:t>
        </w:r>
        <w:r w:rsidR="00303381" w:rsidRPr="002B4AD8">
          <w:rPr>
            <w:rFonts w:eastAsia="Calibri"/>
            <w:szCs w:val="18"/>
          </w:rPr>
          <w:t xml:space="preserve">oint </w:t>
        </w:r>
      </w:ins>
      <w:r w:rsidRPr="002B4AD8">
        <w:rPr>
          <w:rFonts w:eastAsia="Calibri"/>
          <w:szCs w:val="18"/>
        </w:rPr>
        <w:t>(m</w:t>
      </w:r>
      <w:r w:rsidRPr="002B4AD8">
        <w:rPr>
          <w:rFonts w:eastAsia="Calibri"/>
          <w:szCs w:val="18"/>
          <w:vertAlign w:val="superscript"/>
        </w:rPr>
        <w:t>-1</w:t>
      </w:r>
      <w:r w:rsidRPr="002B4AD8">
        <w:rPr>
          <w:rFonts w:eastAsia="Calibri"/>
          <w:szCs w:val="18"/>
        </w:rPr>
        <w:t>)</w:t>
      </w:r>
    </w:p>
    <w:p w14:paraId="6632D283" w14:textId="5A87207B" w:rsidR="00B7002F" w:rsidRPr="002B4AD8" w:rsidRDefault="00B7002F" w:rsidP="00B7002F">
      <w:pPr>
        <w:spacing w:after="160" w:line="259" w:lineRule="auto"/>
        <w:jc w:val="both"/>
        <w:rPr>
          <w:rFonts w:eastAsia="Calibri"/>
          <w:szCs w:val="18"/>
        </w:rPr>
      </w:pPr>
      <w:r w:rsidRPr="002B4AD8">
        <w:rPr>
          <w:rFonts w:eastAsia="Calibri"/>
          <w:szCs w:val="18"/>
        </w:rPr>
        <w:t xml:space="preserve">N =Normal </w:t>
      </w:r>
      <w:del w:id="57" w:author="Erin Urbank" w:date="2020-01-23T10:14:00Z">
        <w:r w:rsidRPr="002B4AD8" w:rsidDel="00303381">
          <w:rPr>
            <w:rFonts w:eastAsia="Calibri"/>
            <w:szCs w:val="18"/>
          </w:rPr>
          <w:delText xml:space="preserve">Unit </w:delText>
        </w:r>
      </w:del>
      <w:ins w:id="58" w:author="Erin Urbank" w:date="2020-01-23T10:14:00Z">
        <w:r w:rsidR="00303381">
          <w:rPr>
            <w:rFonts w:eastAsia="Calibri"/>
            <w:szCs w:val="18"/>
          </w:rPr>
          <w:t>u</w:t>
        </w:r>
        <w:r w:rsidR="00303381" w:rsidRPr="002B4AD8">
          <w:rPr>
            <w:rFonts w:eastAsia="Calibri"/>
            <w:szCs w:val="18"/>
          </w:rPr>
          <w:t xml:space="preserve">nit </w:t>
        </w:r>
      </w:ins>
      <w:del w:id="59" w:author="Erin Urbank" w:date="2020-01-23T10:14:00Z">
        <w:r w:rsidRPr="002B4AD8" w:rsidDel="00303381">
          <w:rPr>
            <w:rFonts w:eastAsia="Calibri"/>
            <w:szCs w:val="18"/>
          </w:rPr>
          <w:delText>Vector</w:delText>
        </w:r>
      </w:del>
      <w:ins w:id="60" w:author="Erin Urbank" w:date="2020-01-23T10:14:00Z">
        <w:r w:rsidR="00303381">
          <w:rPr>
            <w:rFonts w:eastAsia="Calibri"/>
            <w:szCs w:val="18"/>
          </w:rPr>
          <w:t>v</w:t>
        </w:r>
        <w:r w:rsidR="00303381" w:rsidRPr="002B4AD8">
          <w:rPr>
            <w:rFonts w:eastAsia="Calibri"/>
            <w:szCs w:val="18"/>
          </w:rPr>
          <w:t>ector</w:t>
        </w:r>
      </w:ins>
    </w:p>
    <w:p w14:paraId="46C2D8E9" w14:textId="66592589" w:rsidR="00B7002F" w:rsidRPr="002B4AD8" w:rsidRDefault="00B7002F" w:rsidP="00B7002F">
      <w:pPr>
        <w:spacing w:after="160" w:line="259" w:lineRule="auto"/>
        <w:jc w:val="both"/>
        <w:rPr>
          <w:rFonts w:eastAsia="Calibri"/>
          <w:szCs w:val="18"/>
        </w:rPr>
      </w:pPr>
      <w:r w:rsidRPr="002B4AD8">
        <w:rPr>
          <w:rFonts w:eastAsia="Calibri"/>
          <w:szCs w:val="18"/>
        </w:rPr>
        <w:t xml:space="preserve">T= Tangential </w:t>
      </w:r>
      <w:del w:id="61" w:author="Erin Urbank" w:date="2020-01-23T10:14:00Z">
        <w:r w:rsidRPr="002B4AD8" w:rsidDel="00303381">
          <w:rPr>
            <w:rFonts w:eastAsia="Calibri"/>
            <w:szCs w:val="18"/>
          </w:rPr>
          <w:delText xml:space="preserve">Unit </w:delText>
        </w:r>
      </w:del>
      <w:ins w:id="62" w:author="Erin Urbank" w:date="2020-01-23T10:14:00Z">
        <w:r w:rsidR="00303381">
          <w:rPr>
            <w:rFonts w:eastAsia="Calibri"/>
            <w:szCs w:val="18"/>
          </w:rPr>
          <w:t>u</w:t>
        </w:r>
        <w:r w:rsidR="00303381" w:rsidRPr="002B4AD8">
          <w:rPr>
            <w:rFonts w:eastAsia="Calibri"/>
            <w:szCs w:val="18"/>
          </w:rPr>
          <w:t xml:space="preserve">nit </w:t>
        </w:r>
      </w:ins>
      <w:del w:id="63" w:author="Erin Urbank" w:date="2020-01-23T10:14:00Z">
        <w:r w:rsidRPr="002B4AD8" w:rsidDel="00303381">
          <w:rPr>
            <w:rFonts w:eastAsia="Calibri"/>
            <w:szCs w:val="18"/>
          </w:rPr>
          <w:delText xml:space="preserve">Vector  </w:delText>
        </w:r>
      </w:del>
      <w:ins w:id="64" w:author="Erin Urbank" w:date="2020-01-23T10:14:00Z">
        <w:r w:rsidR="00303381">
          <w:rPr>
            <w:rFonts w:eastAsia="Calibri"/>
            <w:szCs w:val="18"/>
          </w:rPr>
          <w:t>v</w:t>
        </w:r>
        <w:r w:rsidR="00303381" w:rsidRPr="002B4AD8">
          <w:rPr>
            <w:rFonts w:eastAsia="Calibri"/>
            <w:szCs w:val="18"/>
          </w:rPr>
          <w:t xml:space="preserve">ector  </w:t>
        </w:r>
      </w:ins>
    </w:p>
    <w:p w14:paraId="3C083D02" w14:textId="4C062521" w:rsidR="00B7002F" w:rsidRDefault="00B7002F" w:rsidP="00B7002F">
      <w:pPr>
        <w:jc w:val="both"/>
      </w:pPr>
      <w:r>
        <w:rPr>
          <w:rFonts w:eastAsia="Calibri"/>
          <w:szCs w:val="18"/>
        </w:rPr>
        <w:t xml:space="preserve">Longitudinal accelerations are produced by </w:t>
      </w:r>
      <w:r w:rsidR="0050736F">
        <w:rPr>
          <w:rFonts w:eastAsia="Calibri"/>
          <w:szCs w:val="18"/>
        </w:rPr>
        <w:t xml:space="preserve">a </w:t>
      </w:r>
      <w:r>
        <w:rPr>
          <w:rFonts w:eastAsia="Calibri"/>
          <w:szCs w:val="18"/>
        </w:rPr>
        <w:t xml:space="preserve">net longitudinal force, which </w:t>
      </w:r>
      <w:r w:rsidR="0050736F">
        <w:rPr>
          <w:rFonts w:eastAsia="Calibri"/>
          <w:szCs w:val="18"/>
        </w:rPr>
        <w:t xml:space="preserve">either </w:t>
      </w:r>
      <w:r>
        <w:rPr>
          <w:rFonts w:eastAsia="Calibri"/>
          <w:szCs w:val="18"/>
        </w:rPr>
        <w:t>increase</w:t>
      </w:r>
      <w:r w:rsidR="0050736F">
        <w:rPr>
          <w:rFonts w:eastAsia="Calibri"/>
          <w:szCs w:val="18"/>
        </w:rPr>
        <w:t>s</w:t>
      </w:r>
      <w:r>
        <w:rPr>
          <w:rFonts w:eastAsia="Calibri"/>
          <w:szCs w:val="18"/>
        </w:rPr>
        <w:t xml:space="preserve"> or decrease</w:t>
      </w:r>
      <w:r w:rsidR="0050736F">
        <w:rPr>
          <w:rFonts w:eastAsia="Calibri"/>
          <w:szCs w:val="18"/>
        </w:rPr>
        <w:t>s vehicle</w:t>
      </w:r>
      <w:r>
        <w:rPr>
          <w:rFonts w:eastAsia="Calibri"/>
          <w:szCs w:val="18"/>
        </w:rPr>
        <w:t xml:space="preserve"> speed. Lateral accelerations in the normal direction (perpendicular to the velocity vector) do not affect speed and instead turn the vehicle</w:t>
      </w:r>
      <w:r w:rsidR="0050736F">
        <w:rPr>
          <w:rFonts w:eastAsia="Calibri"/>
          <w:szCs w:val="18"/>
        </w:rPr>
        <w:t>’s trajectory</w:t>
      </w:r>
      <w:r>
        <w:rPr>
          <w:rFonts w:eastAsia="Calibri"/>
          <w:szCs w:val="18"/>
        </w:rPr>
        <w:t>. Lateral forces are generated during turns and from road cross-section geometry (</w:t>
      </w:r>
      <w:proofErr w:type="spellStart"/>
      <w:r>
        <w:rPr>
          <w:rFonts w:eastAsia="Calibri"/>
          <w:szCs w:val="18"/>
        </w:rPr>
        <w:t>superelevation</w:t>
      </w:r>
      <w:proofErr w:type="spellEnd"/>
      <w:r>
        <w:rPr>
          <w:rFonts w:eastAsia="Calibri"/>
          <w:szCs w:val="18"/>
        </w:rPr>
        <w:t xml:space="preserve">, banks, crowning). </w:t>
      </w:r>
      <w:r w:rsidRPr="002B4AD8">
        <w:rPr>
          <w:rFonts w:eastAsia="Calibri"/>
          <w:szCs w:val="18"/>
        </w:rPr>
        <w:t>Curvature</w:t>
      </w:r>
      <w:r>
        <w:rPr>
          <w:rFonts w:eastAsia="Calibri"/>
          <w:szCs w:val="18"/>
        </w:rPr>
        <w:t>, κ, which is the reciprocal of the radius of curvature, is related to</w:t>
      </w:r>
      <w:r w:rsidRPr="002B4AD8">
        <w:rPr>
          <w:rFonts w:eastAsia="Calibri"/>
          <w:szCs w:val="18"/>
        </w:rPr>
        <w:t xml:space="preserve"> </w:t>
      </w:r>
      <w:r>
        <w:rPr>
          <w:rFonts w:eastAsia="Calibri"/>
          <w:szCs w:val="18"/>
        </w:rPr>
        <w:t>the instantaneous rate of change of</w:t>
      </w:r>
      <w:r w:rsidRPr="002B4AD8">
        <w:rPr>
          <w:rFonts w:eastAsia="Calibri"/>
          <w:szCs w:val="18"/>
        </w:rPr>
        <w:t xml:space="preserve"> the tangential unit vector T with respect to </w:t>
      </w:r>
      <w:r>
        <w:rPr>
          <w:rFonts w:eastAsia="Calibri"/>
          <w:szCs w:val="18"/>
        </w:rPr>
        <w:t>time or distance traveled</w:t>
      </w:r>
      <w:r w:rsidRPr="002B4AD8">
        <w:rPr>
          <w:rFonts w:eastAsia="Calibri"/>
          <w:szCs w:val="18"/>
        </w:rPr>
        <w:t xml:space="preserve"> </w:t>
      </w:r>
      <w:r w:rsidR="0050736F">
        <w:rPr>
          <w:rFonts w:eastAsia="Calibri"/>
          <w:szCs w:val="18"/>
        </w:rPr>
        <w:t>[</w:t>
      </w:r>
      <w:r w:rsidR="00883A26">
        <w:rPr>
          <w:rFonts w:eastAsia="Calibri"/>
          <w:szCs w:val="18"/>
        </w:rPr>
        <w:fldChar w:fldCharType="begin"/>
      </w:r>
      <w:r w:rsidR="00883A26">
        <w:rPr>
          <w:rFonts w:eastAsia="Calibri"/>
          <w:szCs w:val="18"/>
        </w:rPr>
        <w:instrText xml:space="preserve"> REF _Ref30423962 \r \h </w:instrText>
      </w:r>
      <w:r w:rsidR="00883A26">
        <w:rPr>
          <w:rFonts w:eastAsia="Calibri"/>
          <w:szCs w:val="18"/>
        </w:rPr>
      </w:r>
      <w:r w:rsidR="00883A26">
        <w:rPr>
          <w:rFonts w:eastAsia="Calibri"/>
          <w:szCs w:val="18"/>
        </w:rPr>
        <w:fldChar w:fldCharType="separate"/>
      </w:r>
      <w:r w:rsidR="00F159AD">
        <w:rPr>
          <w:rFonts w:eastAsia="Calibri"/>
          <w:szCs w:val="18"/>
        </w:rPr>
        <w:t>21</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_Ref30423966 \r \h </w:instrText>
      </w:r>
      <w:r w:rsidR="00883A26">
        <w:rPr>
          <w:rFonts w:eastAsia="Calibri"/>
          <w:szCs w:val="18"/>
        </w:rPr>
      </w:r>
      <w:r w:rsidR="00883A26">
        <w:rPr>
          <w:rFonts w:eastAsia="Calibri"/>
          <w:szCs w:val="18"/>
        </w:rPr>
        <w:fldChar w:fldCharType="separate"/>
      </w:r>
      <w:r w:rsidR="00F159AD">
        <w:rPr>
          <w:rFonts w:eastAsia="Calibri"/>
          <w:szCs w:val="18"/>
        </w:rPr>
        <w:t>22</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_Ref30423971 \r \h </w:instrText>
      </w:r>
      <w:r w:rsidR="00883A26">
        <w:rPr>
          <w:rFonts w:eastAsia="Calibri"/>
          <w:szCs w:val="18"/>
        </w:rPr>
      </w:r>
      <w:r w:rsidR="00883A26">
        <w:rPr>
          <w:rFonts w:eastAsia="Calibri"/>
          <w:szCs w:val="18"/>
        </w:rPr>
        <w:fldChar w:fldCharType="separate"/>
      </w:r>
      <w:r w:rsidR="00F159AD">
        <w:rPr>
          <w:rFonts w:eastAsia="Calibri"/>
          <w:szCs w:val="18"/>
        </w:rPr>
        <w:t>23</w:t>
      </w:r>
      <w:r w:rsidR="00883A26">
        <w:rPr>
          <w:rFonts w:eastAsia="Calibri"/>
          <w:szCs w:val="18"/>
        </w:rPr>
        <w:fldChar w:fldCharType="end"/>
      </w:r>
      <w:r w:rsidR="00883A26">
        <w:rPr>
          <w:rFonts w:eastAsia="Calibri"/>
          <w:szCs w:val="18"/>
        </w:rPr>
        <w:t>].</w:t>
      </w:r>
    </w:p>
    <w:p w14:paraId="1D647B78" w14:textId="52EC116B" w:rsidR="00B7002F" w:rsidRDefault="00B7002F" w:rsidP="00B7002F">
      <w:pPr>
        <w:jc w:val="both"/>
        <w:rPr>
          <w:rFonts w:eastAsia="Calibri"/>
          <w:szCs w:val="18"/>
        </w:rPr>
      </w:pPr>
      <w:r>
        <w:t xml:space="preserve">In recognition of measurable data on the vehicle and vehicle dynamics constraints, the </w:t>
      </w:r>
      <w:r w:rsidRPr="002B4AD8">
        <w:rPr>
          <w:rFonts w:eastAsia="Calibri"/>
          <w:szCs w:val="18"/>
        </w:rPr>
        <w:t>American Association of State Highway and T</w:t>
      </w:r>
      <w:r>
        <w:rPr>
          <w:rFonts w:eastAsia="Calibri"/>
          <w:szCs w:val="18"/>
        </w:rPr>
        <w:t xml:space="preserve">ransportation Officials (AASHTO) standardized road designs which control for tire-pavement friction using equations for </w:t>
      </w:r>
      <w:proofErr w:type="spellStart"/>
      <w:r>
        <w:rPr>
          <w:rFonts w:eastAsia="Calibri"/>
          <w:szCs w:val="18"/>
        </w:rPr>
        <w:t>superelevation</w:t>
      </w:r>
      <w:proofErr w:type="spellEnd"/>
      <w:r>
        <w:rPr>
          <w:rFonts w:eastAsia="Calibri"/>
          <w:szCs w:val="18"/>
        </w:rPr>
        <w:t xml:space="preserve">, </w:t>
      </w:r>
      <w:r>
        <w:rPr>
          <w:rFonts w:eastAsia="Calibri"/>
          <w:szCs w:val="18"/>
        </w:rPr>
        <w:lastRenderedPageBreak/>
        <w:t>crowning, and turn radius [</w:t>
      </w:r>
      <w:r w:rsidR="00883A26">
        <w:rPr>
          <w:rFonts w:eastAsia="Calibri"/>
          <w:szCs w:val="18"/>
        </w:rPr>
        <w:fldChar w:fldCharType="begin"/>
      </w:r>
      <w:r w:rsidR="00883A26">
        <w:rPr>
          <w:rFonts w:eastAsia="Calibri"/>
          <w:szCs w:val="18"/>
        </w:rPr>
        <w:instrText xml:space="preserve"> REF _Ref30424026 \r \h </w:instrText>
      </w:r>
      <w:r w:rsidR="00883A26">
        <w:rPr>
          <w:rFonts w:eastAsia="Calibri"/>
          <w:szCs w:val="18"/>
        </w:rPr>
      </w:r>
      <w:r w:rsidR="00883A26">
        <w:rPr>
          <w:rFonts w:eastAsia="Calibri"/>
          <w:szCs w:val="18"/>
        </w:rPr>
        <w:fldChar w:fldCharType="separate"/>
      </w:r>
      <w:r w:rsidR="00F159AD">
        <w:rPr>
          <w:rFonts w:eastAsia="Calibri"/>
          <w:szCs w:val="18"/>
        </w:rPr>
        <w:t>24</w:t>
      </w:r>
      <w:r w:rsidR="00883A26">
        <w:rPr>
          <w:rFonts w:eastAsia="Calibri"/>
          <w:szCs w:val="18"/>
        </w:rPr>
        <w:fldChar w:fldCharType="end"/>
      </w:r>
      <w:r>
        <w:rPr>
          <w:rFonts w:eastAsia="Calibri"/>
          <w:szCs w:val="18"/>
        </w:rPr>
        <w:t>]. These road design parameters are based on numerous historical studies of driver tole</w:t>
      </w:r>
      <w:r w:rsidR="00883A26">
        <w:rPr>
          <w:rFonts w:eastAsia="Calibri"/>
          <w:szCs w:val="18"/>
        </w:rPr>
        <w:t>rance for lateral accelerations [</w:t>
      </w:r>
      <w:r w:rsidR="00883A26">
        <w:rPr>
          <w:rFonts w:eastAsia="Calibri"/>
          <w:szCs w:val="18"/>
        </w:rPr>
        <w:fldChar w:fldCharType="begin"/>
      </w:r>
      <w:r w:rsidR="00883A26">
        <w:rPr>
          <w:rFonts w:eastAsia="Calibri"/>
          <w:szCs w:val="18"/>
        </w:rPr>
        <w:instrText xml:space="preserve"> REF _Ref30424035 \r \h </w:instrText>
      </w:r>
      <w:r w:rsidR="00883A26">
        <w:rPr>
          <w:rFonts w:eastAsia="Calibri"/>
          <w:szCs w:val="18"/>
        </w:rPr>
      </w:r>
      <w:r w:rsidR="00883A26">
        <w:rPr>
          <w:rFonts w:eastAsia="Calibri"/>
          <w:szCs w:val="18"/>
        </w:rPr>
        <w:fldChar w:fldCharType="separate"/>
      </w:r>
      <w:r w:rsidR="00F159AD">
        <w:rPr>
          <w:rFonts w:eastAsia="Calibri"/>
          <w:szCs w:val="18"/>
        </w:rPr>
        <w:t>25</w:t>
      </w:r>
      <w:r w:rsidR="00883A26">
        <w:rPr>
          <w:rFonts w:eastAsia="Calibri"/>
          <w:szCs w:val="18"/>
        </w:rPr>
        <w:fldChar w:fldCharType="end"/>
      </w:r>
      <w:r w:rsidR="00883A26">
        <w:rPr>
          <w:rFonts w:eastAsia="Calibri"/>
          <w:szCs w:val="18"/>
        </w:rPr>
        <w:t>]</w:t>
      </w:r>
      <w:r>
        <w:rPr>
          <w:rFonts w:eastAsia="Calibri"/>
          <w:szCs w:val="18"/>
        </w:rPr>
        <w:t>. Speed limits are controlled on roadways based on measured reductions in fricti</w:t>
      </w:r>
      <w:r w:rsidR="00883A26">
        <w:rPr>
          <w:rFonts w:eastAsia="Calibri"/>
          <w:szCs w:val="18"/>
        </w:rPr>
        <w:t>on during wet travel conditions [</w:t>
      </w:r>
      <w:r w:rsidR="00883A26">
        <w:rPr>
          <w:rFonts w:eastAsia="Calibri"/>
          <w:szCs w:val="18"/>
        </w:rPr>
        <w:fldChar w:fldCharType="begin"/>
      </w:r>
      <w:r w:rsidR="00883A26">
        <w:rPr>
          <w:rFonts w:eastAsia="Calibri"/>
          <w:szCs w:val="18"/>
        </w:rPr>
        <w:instrText xml:space="preserve"> REF _Ref30424042 \r \h </w:instrText>
      </w:r>
      <w:r w:rsidR="00883A26">
        <w:rPr>
          <w:rFonts w:eastAsia="Calibri"/>
          <w:szCs w:val="18"/>
        </w:rPr>
      </w:r>
      <w:r w:rsidR="00883A26">
        <w:rPr>
          <w:rFonts w:eastAsia="Calibri"/>
          <w:szCs w:val="18"/>
        </w:rPr>
        <w:fldChar w:fldCharType="separate"/>
      </w:r>
      <w:r w:rsidR="00F159AD">
        <w:rPr>
          <w:rFonts w:eastAsia="Calibri"/>
          <w:szCs w:val="18"/>
        </w:rPr>
        <w:t>26</w:t>
      </w:r>
      <w:r w:rsidR="00883A26">
        <w:rPr>
          <w:rFonts w:eastAsia="Calibri"/>
          <w:szCs w:val="18"/>
        </w:rPr>
        <w:fldChar w:fldCharType="end"/>
      </w:r>
      <w:r w:rsidR="00883A26">
        <w:rPr>
          <w:rFonts w:eastAsia="Calibri"/>
          <w:szCs w:val="18"/>
        </w:rPr>
        <w:t>].</w:t>
      </w:r>
      <w:r>
        <w:rPr>
          <w:rFonts w:eastAsia="Calibri"/>
          <w:szCs w:val="18"/>
        </w:rPr>
        <w:t xml:space="preserve"> Hence, the </w:t>
      </w:r>
      <w:proofErr w:type="spellStart"/>
      <w:r w:rsidRPr="002B4AD8">
        <w:rPr>
          <w:rFonts w:eastAsia="Calibri"/>
          <w:szCs w:val="18"/>
        </w:rPr>
        <w:t>Frenet-Serret</w:t>
      </w:r>
      <w:proofErr w:type="spellEnd"/>
      <w:r w:rsidRPr="002B4AD8">
        <w:rPr>
          <w:rFonts w:eastAsia="Calibri"/>
          <w:szCs w:val="18"/>
        </w:rPr>
        <w:t xml:space="preserve"> </w:t>
      </w:r>
      <w:r>
        <w:rPr>
          <w:rFonts w:eastAsia="Calibri"/>
          <w:szCs w:val="18"/>
        </w:rPr>
        <w:t>coordinates are highly compatible with onboard vehicle systems and prevailing road geometrical design.</w:t>
      </w:r>
    </w:p>
    <w:p w14:paraId="31C8B20D" w14:textId="1091610D" w:rsidR="0050736F" w:rsidRDefault="0050736F" w:rsidP="0050736F">
      <w:pPr>
        <w:jc w:val="both"/>
      </w:pPr>
      <w:r>
        <w:t xml:space="preserve">Moreover, determining target vehicle path geometries using </w:t>
      </w:r>
      <w:proofErr w:type="spellStart"/>
      <w:r w:rsidRPr="002B4AD8">
        <w:rPr>
          <w:rFonts w:eastAsia="Calibri"/>
          <w:szCs w:val="18"/>
        </w:rPr>
        <w:t>Frenet-Serret</w:t>
      </w:r>
      <w:proofErr w:type="spellEnd"/>
      <w:r w:rsidRPr="002B4AD8">
        <w:rPr>
          <w:rFonts w:eastAsia="Calibri"/>
          <w:szCs w:val="18"/>
        </w:rPr>
        <w:t xml:space="preserve"> </w:t>
      </w:r>
      <w:r>
        <w:rPr>
          <w:rFonts w:eastAsia="Calibri"/>
          <w:szCs w:val="18"/>
        </w:rPr>
        <w:t xml:space="preserve">formulation is highly conducive for autonomous vehicle control systems. For example, accelerometers measure acceleration along principal axes; rate transducers record vehicle angular rates of change; gyroscopes identify instantaneous vehicle inclinations; wheel sensors and GPS are useful for estimating current speeds; and steering wheel rotational sensors can detect wheel steer angles. Wheel steer angles can be related to the instantaneous curvature using Ackerman estimates and corrections for understeer gradient </w:t>
      </w:r>
      <w:r>
        <w:t>[</w:t>
      </w:r>
      <w:r w:rsidR="00883A26">
        <w:fldChar w:fldCharType="begin"/>
      </w:r>
      <w:r w:rsidR="00883A26">
        <w:instrText xml:space="preserve"> REF _Ref30423926 \r \h </w:instrText>
      </w:r>
      <w:r w:rsidR="00883A26">
        <w:fldChar w:fldCharType="separate"/>
      </w:r>
      <w:r w:rsidR="00F159AD">
        <w:t>19</w:t>
      </w:r>
      <w:r w:rsidR="00883A26">
        <w:fldChar w:fldCharType="end"/>
      </w:r>
      <w:r>
        <w:t>] [</w:t>
      </w:r>
      <w:r w:rsidR="00883A26">
        <w:fldChar w:fldCharType="begin"/>
      </w:r>
      <w:r w:rsidR="00883A26">
        <w:instrText xml:space="preserve"> REF _Ref30423936 \r \h </w:instrText>
      </w:r>
      <w:r w:rsidR="00883A26">
        <w:fldChar w:fldCharType="separate"/>
      </w:r>
      <w:r w:rsidR="00F159AD">
        <w:t>20</w:t>
      </w:r>
      <w:r w:rsidR="00883A26">
        <w:fldChar w:fldCharType="end"/>
      </w:r>
      <w:r>
        <w:t xml:space="preserve">]. For vehicles whose orientation closely follows the roadway tangent vector </w:t>
      </w:r>
      <w:r>
        <w:rPr>
          <w:i/>
        </w:rPr>
        <w:t>T</w:t>
      </w:r>
      <w:r>
        <w:t>, the lateral acceleration can provide an additional evaluation of the instantaneous curvature of the vehicle.</w:t>
      </w:r>
    </w:p>
    <w:p w14:paraId="580D6E29" w14:textId="379EAD14" w:rsidR="002B4AD8" w:rsidRPr="007E718F" w:rsidRDefault="0050736F" w:rsidP="007E718F">
      <w:pPr>
        <w:spacing w:after="160" w:line="259" w:lineRule="auto"/>
        <w:jc w:val="both"/>
        <w:rPr>
          <w:rFonts w:eastAsia="Calibri"/>
          <w:szCs w:val="18"/>
        </w:rPr>
      </w:pPr>
      <w:r>
        <w:rPr>
          <w:rFonts w:eastAsia="Calibri"/>
          <w:szCs w:val="18"/>
        </w:rPr>
        <w:t xml:space="preserve">Researchers developed target path geometry constraints using </w:t>
      </w:r>
      <w:proofErr w:type="spellStart"/>
      <w:r w:rsidR="002B4AD8" w:rsidRPr="002B4AD8">
        <w:rPr>
          <w:rFonts w:eastAsia="Calibri"/>
          <w:szCs w:val="18"/>
        </w:rPr>
        <w:t>Frenet-Serret</w:t>
      </w:r>
      <w:proofErr w:type="spellEnd"/>
      <w:r w:rsidR="002B4AD8" w:rsidRPr="002B4AD8">
        <w:rPr>
          <w:rFonts w:eastAsia="Calibri"/>
          <w:szCs w:val="18"/>
        </w:rPr>
        <w:t xml:space="preserve"> </w:t>
      </w:r>
      <w:r>
        <w:rPr>
          <w:rFonts w:eastAsia="Calibri"/>
          <w:szCs w:val="18"/>
        </w:rPr>
        <w:t>coordinates in local space and then mapped those coordinates to the surface of the earth using transformation matrices based on GPS coordinates.</w:t>
      </w:r>
      <w:r w:rsidR="002B4AD8" w:rsidRPr="002B4AD8">
        <w:rPr>
          <w:rFonts w:eastAsia="Calibri"/>
          <w:szCs w:val="18"/>
        </w:rPr>
        <w:t xml:space="preserve"> </w:t>
      </w:r>
      <w:r>
        <w:rPr>
          <w:rFonts w:eastAsia="Calibri"/>
          <w:szCs w:val="18"/>
        </w:rPr>
        <w:t xml:space="preserve">Thus, </w:t>
      </w:r>
      <w:r w:rsidR="002B4AD8" w:rsidRPr="002B4AD8">
        <w:rPr>
          <w:rFonts w:eastAsia="Calibri"/>
          <w:szCs w:val="18"/>
        </w:rPr>
        <w:t xml:space="preserve">curvature can be expressed in a vector form that has a direction parallel to the Normal Unit Vector shown in </w:t>
      </w:r>
      <w:r w:rsidR="00072656">
        <w:rPr>
          <w:rFonts w:eastAsia="Calibri"/>
          <w:szCs w:val="18"/>
        </w:rPr>
        <w:fldChar w:fldCharType="begin"/>
      </w:r>
      <w:r w:rsidR="00072656">
        <w:rPr>
          <w:rFonts w:eastAsia="Calibri"/>
          <w:szCs w:val="18"/>
        </w:rPr>
        <w:instrText xml:space="preserve"> REF _Ref22922505 \h </w:instrText>
      </w:r>
      <w:r w:rsidR="00072656">
        <w:rPr>
          <w:rFonts w:eastAsia="Calibri"/>
          <w:szCs w:val="18"/>
        </w:rPr>
      </w:r>
      <w:r w:rsidR="00072656">
        <w:rPr>
          <w:rFonts w:eastAsia="Calibri"/>
          <w:szCs w:val="18"/>
        </w:rPr>
        <w:fldChar w:fldCharType="separate"/>
      </w:r>
      <w:r w:rsidR="00F159AD">
        <w:t xml:space="preserve">Figure </w:t>
      </w:r>
      <w:r w:rsidR="00F159AD">
        <w:rPr>
          <w:noProof/>
        </w:rPr>
        <w:t>2</w:t>
      </w:r>
      <w:r w:rsidR="00072656">
        <w:rPr>
          <w:rFonts w:eastAsia="Calibri"/>
          <w:szCs w:val="18"/>
        </w:rPr>
        <w:fldChar w:fldCharType="end"/>
      </w:r>
      <w:r w:rsidR="002B4AD8" w:rsidRPr="002B4AD8">
        <w:rPr>
          <w:rFonts w:eastAsia="Calibri"/>
          <w:szCs w:val="18"/>
        </w:rPr>
        <w:t xml:space="preserve">. Similarly, a vector perpendicular to the curvature direction will provide a velocity tangent vector approximation at that point. This velocity vector provides a heading angle to the desired trajectory that is needed to follow a road path. </w:t>
      </w:r>
      <w:r>
        <w:rPr>
          <w:rFonts w:eastAsia="Calibri"/>
          <w:szCs w:val="18"/>
        </w:rPr>
        <w:t xml:space="preserve">Researchers therefore generated mathematical relationships to identify the non-holonomic constraints which aligned with </w:t>
      </w:r>
      <w:del w:id="65" w:author="Erin Urbank" w:date="2020-01-23T10:22:00Z">
        <w:r w:rsidDel="007B6E3D">
          <w:rPr>
            <w:rFonts w:eastAsia="Calibri"/>
            <w:szCs w:val="18"/>
          </w:rPr>
          <w:delText xml:space="preserve">Frenet </w:delText>
        </w:r>
      </w:del>
      <w:proofErr w:type="spellStart"/>
      <w:ins w:id="66" w:author="Erin Urbank" w:date="2020-01-23T10:22:00Z">
        <w:r w:rsidR="007B6E3D">
          <w:rPr>
            <w:rFonts w:eastAsia="Calibri"/>
            <w:szCs w:val="18"/>
          </w:rPr>
          <w:t>Frenet</w:t>
        </w:r>
        <w:r w:rsidR="007B6E3D">
          <w:rPr>
            <w:rFonts w:eastAsia="Calibri"/>
            <w:szCs w:val="18"/>
          </w:rPr>
          <w:t>-</w:t>
        </w:r>
      </w:ins>
      <w:r>
        <w:rPr>
          <w:rFonts w:eastAsia="Calibri"/>
          <w:szCs w:val="18"/>
        </w:rPr>
        <w:t>Serret</w:t>
      </w:r>
      <w:proofErr w:type="spellEnd"/>
      <w:r>
        <w:rPr>
          <w:rFonts w:eastAsia="Calibri"/>
          <w:szCs w:val="18"/>
        </w:rPr>
        <w:t xml:space="preserve"> formulation using discrete geospatial point data</w:t>
      </w:r>
      <w:r w:rsidR="002B4AD8" w:rsidRPr="002B4AD8">
        <w:rPr>
          <w:rFonts w:eastAsia="Calibri"/>
          <w:szCs w:val="18"/>
        </w:rPr>
        <w:t xml:space="preserve">. </w:t>
      </w:r>
    </w:p>
    <w:p w14:paraId="1647ED2B" w14:textId="3C830916" w:rsidR="002B4AD8" w:rsidRDefault="0050736F" w:rsidP="002B4AD8">
      <w:pPr>
        <w:pStyle w:val="Head2"/>
      </w:pPr>
      <w:r>
        <w:t>Spatial</w:t>
      </w:r>
      <w:r w:rsidR="002B4AD8">
        <w:t xml:space="preserve"> Curvature Formulation</w:t>
      </w:r>
    </w:p>
    <w:p w14:paraId="63B9D201" w14:textId="63E250B1" w:rsidR="00C43DCE" w:rsidRDefault="0050736F" w:rsidP="002B4AD8">
      <w:pPr>
        <w:spacing w:after="160" w:line="259" w:lineRule="auto"/>
        <w:jc w:val="both"/>
        <w:rPr>
          <w:rFonts w:eastAsia="Calibri"/>
          <w:szCs w:val="18"/>
        </w:rPr>
      </w:pPr>
      <w:r>
        <w:rPr>
          <w:rFonts w:eastAsia="Calibri"/>
          <w:szCs w:val="18"/>
        </w:rPr>
        <w:t xml:space="preserve">The instantaneous curvature of a geospatial point </w:t>
      </w:r>
      <w:r w:rsidR="00F17A44">
        <w:rPr>
          <w:rFonts w:eastAsia="Calibri"/>
          <w:szCs w:val="18"/>
        </w:rPr>
        <w:t xml:space="preserve">(deemed “A”) </w:t>
      </w:r>
      <w:r>
        <w:rPr>
          <w:rFonts w:eastAsia="Calibri"/>
          <w:szCs w:val="18"/>
        </w:rPr>
        <w:t xml:space="preserve">was </w:t>
      </w:r>
      <w:r w:rsidR="002B4AD8" w:rsidRPr="002B4AD8">
        <w:rPr>
          <w:rFonts w:eastAsia="Calibri"/>
          <w:szCs w:val="18"/>
        </w:rPr>
        <w:t>obtain</w:t>
      </w:r>
      <w:r>
        <w:rPr>
          <w:rFonts w:eastAsia="Calibri"/>
          <w:szCs w:val="18"/>
        </w:rPr>
        <w:t>ed</w:t>
      </w:r>
      <w:r w:rsidR="002B4AD8" w:rsidRPr="002B4AD8">
        <w:rPr>
          <w:rFonts w:eastAsia="Calibri"/>
          <w:szCs w:val="18"/>
        </w:rPr>
        <w:t xml:space="preserve"> </w:t>
      </w:r>
      <w:r w:rsidR="00F17A44">
        <w:rPr>
          <w:rFonts w:eastAsia="Calibri"/>
          <w:szCs w:val="18"/>
        </w:rPr>
        <w:t>using the spatial coordinates of adjacent points</w:t>
      </w:r>
      <w:r>
        <w:rPr>
          <w:rFonts w:eastAsia="Calibri"/>
          <w:szCs w:val="18"/>
        </w:rPr>
        <w:t>.</w:t>
      </w:r>
      <w:r w:rsidR="00C43DCE">
        <w:rPr>
          <w:rFonts w:eastAsia="Calibri"/>
          <w:szCs w:val="18"/>
        </w:rPr>
        <w:t xml:space="preserve"> </w:t>
      </w:r>
      <w:r>
        <w:rPr>
          <w:rFonts w:eastAsia="Calibri"/>
          <w:szCs w:val="18"/>
        </w:rPr>
        <w:t xml:space="preserve">The technique may be scaled with smaller or larger segmentation, leading to an optimized computational cost, </w:t>
      </w:r>
      <w:r>
        <w:rPr>
          <w:rFonts w:eastAsia="Calibri"/>
          <w:i/>
          <w:szCs w:val="18"/>
        </w:rPr>
        <w:t>O(n)</w:t>
      </w:r>
      <w:r w:rsidR="00C43DCE">
        <w:rPr>
          <w:rFonts w:eastAsia="Calibri"/>
          <w:szCs w:val="18"/>
        </w:rPr>
        <w:t xml:space="preserve"> [</w:t>
      </w:r>
      <w:r w:rsidR="00883A26">
        <w:rPr>
          <w:rFonts w:eastAsia="Calibri"/>
          <w:szCs w:val="18"/>
        </w:rPr>
        <w:fldChar w:fldCharType="begin"/>
      </w:r>
      <w:r w:rsidR="00883A26">
        <w:rPr>
          <w:rFonts w:eastAsia="Calibri"/>
          <w:szCs w:val="18"/>
        </w:rPr>
        <w:instrText xml:space="preserve"> REF _Ref30424130 \r \h </w:instrText>
      </w:r>
      <w:r w:rsidR="00883A26">
        <w:rPr>
          <w:rFonts w:eastAsia="Calibri"/>
          <w:szCs w:val="18"/>
        </w:rPr>
      </w:r>
      <w:r w:rsidR="00883A26">
        <w:rPr>
          <w:rFonts w:eastAsia="Calibri"/>
          <w:szCs w:val="18"/>
        </w:rPr>
        <w:fldChar w:fldCharType="separate"/>
      </w:r>
      <w:r w:rsidR="00F159AD">
        <w:rPr>
          <w:rFonts w:eastAsia="Calibri"/>
          <w:szCs w:val="18"/>
        </w:rPr>
        <w:t>27</w:t>
      </w:r>
      <w:r w:rsidR="00883A26">
        <w:rPr>
          <w:rFonts w:eastAsia="Calibri"/>
          <w:szCs w:val="18"/>
        </w:rPr>
        <w:fldChar w:fldCharType="end"/>
      </w:r>
      <w:r w:rsidR="00C43DCE">
        <w:rPr>
          <w:rFonts w:eastAsia="Calibri"/>
          <w:szCs w:val="18"/>
        </w:rPr>
        <w:t>].</w:t>
      </w:r>
    </w:p>
    <w:p w14:paraId="60624F07" w14:textId="36D18B08" w:rsidR="002B4AD8" w:rsidRPr="00F17A44" w:rsidRDefault="002570CA" w:rsidP="002B4AD8">
      <w:pPr>
        <w:spacing w:after="160" w:line="259" w:lineRule="auto"/>
        <w:jc w:val="both"/>
        <w:rPr>
          <w:rFonts w:eastAsia="Calibri"/>
          <w:szCs w:val="18"/>
        </w:rPr>
      </w:pPr>
      <w:r>
        <w:rPr>
          <w:rFonts w:eastAsia="Calibri"/>
          <w:szCs w:val="18"/>
        </w:rPr>
        <w:t>L</w:t>
      </w:r>
      <w:r w:rsidR="002B4AD8" w:rsidRPr="002B4AD8">
        <w:rPr>
          <w:rFonts w:eastAsia="Calibri"/>
          <w:szCs w:val="18"/>
        </w:rPr>
        <w:t>et a scalene triangle with corners A, B, C have a circumscribed circle of ra</w:t>
      </w:r>
      <w:r w:rsidR="00C37277">
        <w:rPr>
          <w:rFonts w:eastAsia="Calibri"/>
          <w:szCs w:val="18"/>
        </w:rPr>
        <w:t xml:space="preserve">dius </w:t>
      </w:r>
      <m:oMath>
        <m:r>
          <w:rPr>
            <w:rFonts w:ascii="Cambria Math" w:eastAsia="Calibri" w:hAnsi="Cambria Math"/>
            <w:szCs w:val="18"/>
          </w:rPr>
          <m:t>ρ</m:t>
        </m:r>
      </m:oMath>
      <w:r w:rsidR="002B4AD8" w:rsidRPr="002B4AD8">
        <w:rPr>
          <w:rFonts w:eastAsia="Calibri"/>
          <w:szCs w:val="18"/>
        </w:rPr>
        <w:t xml:space="preserve"> in Euclidean 2D space as shown in </w:t>
      </w:r>
      <w:r w:rsidR="00072656">
        <w:rPr>
          <w:rFonts w:eastAsia="Calibri"/>
          <w:szCs w:val="18"/>
        </w:rPr>
        <w:fldChar w:fldCharType="begin"/>
      </w:r>
      <w:r w:rsidR="00072656">
        <w:rPr>
          <w:rFonts w:eastAsia="Calibri"/>
          <w:szCs w:val="18"/>
        </w:rPr>
        <w:instrText xml:space="preserve"> REF _Ref22922596 \h </w:instrText>
      </w:r>
      <w:r w:rsidR="00072656">
        <w:rPr>
          <w:rFonts w:eastAsia="Calibri"/>
          <w:szCs w:val="18"/>
        </w:rPr>
      </w:r>
      <w:r w:rsidR="00072656">
        <w:rPr>
          <w:rFonts w:eastAsia="Calibri"/>
          <w:szCs w:val="18"/>
        </w:rPr>
        <w:fldChar w:fldCharType="separate"/>
      </w:r>
      <w:r w:rsidR="00F159AD">
        <w:t xml:space="preserve">Figure </w:t>
      </w:r>
      <w:r w:rsidR="00F159AD">
        <w:rPr>
          <w:noProof/>
        </w:rPr>
        <w:t>3</w:t>
      </w:r>
      <w:r w:rsidR="00072656">
        <w:rPr>
          <w:rFonts w:eastAsia="Calibri"/>
          <w:szCs w:val="18"/>
        </w:rPr>
        <w:fldChar w:fldCharType="end"/>
      </w:r>
      <w:r w:rsidR="002B4AD8" w:rsidRPr="002B4AD8">
        <w:rPr>
          <w:rFonts w:eastAsia="Calibri"/>
          <w:szCs w:val="18"/>
        </w:rPr>
        <w:t xml:space="preserve">. </w:t>
      </w:r>
      <w:r w:rsidR="00F17A44">
        <w:rPr>
          <w:rFonts w:eastAsia="Calibri"/>
          <w:szCs w:val="18"/>
        </w:rPr>
        <w:t xml:space="preserve">The vertices of the triangle are connected using vectors </w:t>
      </w:r>
      <w:r w:rsidR="00F17A44">
        <w:rPr>
          <w:rFonts w:eastAsia="Calibri"/>
          <w:i/>
          <w:szCs w:val="18"/>
        </w:rPr>
        <w:t>AB</w:t>
      </w:r>
      <w:r w:rsidR="00F17A44">
        <w:rPr>
          <w:rFonts w:eastAsia="Calibri"/>
          <w:szCs w:val="18"/>
        </w:rPr>
        <w:t xml:space="preserve">, </w:t>
      </w:r>
      <w:r w:rsidR="00F17A44">
        <w:rPr>
          <w:rFonts w:eastAsia="Calibri"/>
          <w:i/>
          <w:szCs w:val="18"/>
        </w:rPr>
        <w:t>AC</w:t>
      </w:r>
      <w:r w:rsidR="00F17A44">
        <w:rPr>
          <w:rFonts w:eastAsia="Calibri"/>
          <w:szCs w:val="18"/>
        </w:rPr>
        <w:t xml:space="preserve">, and </w:t>
      </w:r>
      <w:r w:rsidR="00F17A44">
        <w:rPr>
          <w:rFonts w:eastAsia="Calibri"/>
          <w:i/>
          <w:szCs w:val="18"/>
        </w:rPr>
        <w:t>BC</w:t>
      </w:r>
      <w:r w:rsidR="00F17A44">
        <w:rPr>
          <w:rFonts w:eastAsia="Calibri"/>
          <w:szCs w:val="18"/>
        </w:rPr>
        <w:t>.</w:t>
      </w:r>
    </w:p>
    <w:p w14:paraId="68BC53AA" w14:textId="77777777" w:rsidR="003C3BA2" w:rsidRDefault="002B4AD8" w:rsidP="003C3BA2">
      <w:pPr>
        <w:keepNext/>
        <w:spacing w:after="160" w:line="259" w:lineRule="auto"/>
        <w:jc w:val="center"/>
      </w:pPr>
      <w:r w:rsidRPr="002B4AD8">
        <w:rPr>
          <w:rFonts w:eastAsia="Calibri"/>
          <w:noProof/>
          <w:szCs w:val="18"/>
        </w:rPr>
        <w:drawing>
          <wp:inline distT="0" distB="0" distL="0" distR="0" wp14:anchorId="40341D27" wp14:editId="2A4F31DE">
            <wp:extent cx="546965" cy="6339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100" cy="656161"/>
                    </a:xfrm>
                    <a:prstGeom prst="rect">
                      <a:avLst/>
                    </a:prstGeom>
                  </pic:spPr>
                </pic:pic>
              </a:graphicData>
            </a:graphic>
          </wp:inline>
        </w:drawing>
      </w:r>
      <w:r w:rsidR="00D31B92">
        <w:rPr>
          <w:noProof/>
        </w:rPr>
        <w:drawing>
          <wp:inline distT="0" distB="0" distL="0" distR="0" wp14:anchorId="12FABD58" wp14:editId="218990A0">
            <wp:extent cx="1375576" cy="14926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3964" cy="1501766"/>
                    </a:xfrm>
                    <a:prstGeom prst="rect">
                      <a:avLst/>
                    </a:prstGeom>
                  </pic:spPr>
                </pic:pic>
              </a:graphicData>
            </a:graphic>
          </wp:inline>
        </w:drawing>
      </w:r>
    </w:p>
    <w:p w14:paraId="367EB987" w14:textId="2A65DB3C" w:rsidR="002B4AD8" w:rsidRPr="002B4AD8" w:rsidRDefault="003C3BA2" w:rsidP="003C3BA2">
      <w:pPr>
        <w:pStyle w:val="Caption"/>
        <w:jc w:val="center"/>
        <w:rPr>
          <w:rFonts w:eastAsia="Calibri"/>
        </w:rPr>
      </w:pPr>
      <w:bookmarkStart w:id="67" w:name="_Ref22922596"/>
      <w:r>
        <w:t xml:space="preserve">Figure </w:t>
      </w:r>
      <w:fldSimple w:instr=" SEQ Figure \* ARABIC ">
        <w:r w:rsidR="00F159AD">
          <w:rPr>
            <w:noProof/>
          </w:rPr>
          <w:t>3</w:t>
        </w:r>
      </w:fldSimple>
      <w:bookmarkEnd w:id="67"/>
      <w:r>
        <w:t xml:space="preserve">. </w:t>
      </w:r>
      <w:r w:rsidRPr="00BA19C5">
        <w:t>Circumscribed Circle in Scalene Triangle</w:t>
      </w:r>
      <w:r>
        <w:t>.</w:t>
      </w:r>
    </w:p>
    <w:p w14:paraId="3C95C7EA" w14:textId="2E12A6F5" w:rsidR="002B4AD8" w:rsidRPr="002B4AD8" w:rsidRDefault="00F17A44" w:rsidP="002B4AD8">
      <w:pPr>
        <w:spacing w:after="160" w:line="259" w:lineRule="auto"/>
        <w:jc w:val="both"/>
        <w:rPr>
          <w:rFonts w:eastAsia="Calibri"/>
          <w:szCs w:val="18"/>
        </w:rPr>
      </w:pPr>
      <w:r>
        <w:rPr>
          <w:rFonts w:eastAsia="Calibri"/>
          <w:szCs w:val="18"/>
        </w:rPr>
        <w:t>A</w:t>
      </w:r>
      <w:r w:rsidR="002B4AD8" w:rsidRPr="002B4AD8">
        <w:rPr>
          <w:rFonts w:eastAsia="Calibri"/>
          <w:szCs w:val="18"/>
        </w:rPr>
        <w:t xml:space="preserve"> vector </w:t>
      </w:r>
      <w:r w:rsidRPr="00F17A44">
        <w:rPr>
          <w:rFonts w:eastAsia="Calibri"/>
          <w:i/>
          <w:szCs w:val="18"/>
        </w:rPr>
        <w:t>AD</w:t>
      </w:r>
      <w:r>
        <w:rPr>
          <w:rFonts w:eastAsia="Calibri"/>
          <w:szCs w:val="18"/>
        </w:rPr>
        <w:t>,</w:t>
      </w:r>
      <w:r w:rsidR="002B4AD8" w:rsidRPr="002B4AD8">
        <w:rPr>
          <w:rFonts w:eastAsia="Calibri"/>
          <w:szCs w:val="18"/>
        </w:rPr>
        <w:t xml:space="preserve"> </w:t>
      </w:r>
      <w:r>
        <w:rPr>
          <w:rFonts w:eastAsia="Calibri"/>
          <w:szCs w:val="18"/>
        </w:rPr>
        <w:t xml:space="preserve">equal to the </w:t>
      </w:r>
      <w:r w:rsidR="002B4AD8" w:rsidRPr="002B4AD8">
        <w:rPr>
          <w:rFonts w:eastAsia="Calibri"/>
          <w:szCs w:val="18"/>
        </w:rPr>
        <w:t xml:space="preserve">cross product in between the vectors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Pr>
          <w:rFonts w:eastAsia="Calibri"/>
          <w:szCs w:val="18"/>
        </w:rPr>
        <w:t>, will be</w:t>
      </w:r>
      <w:r w:rsidR="002B4AD8" w:rsidRPr="002B4AD8">
        <w:rPr>
          <w:rFonts w:eastAsia="Calibri"/>
          <w:szCs w:val="18"/>
        </w:rPr>
        <w:t xml:space="preserve"> normal to the plane defined by the intersection of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sidR="002B4AD8" w:rsidRPr="002B4AD8">
        <w:rPr>
          <w:rFonts w:eastAsia="Calibri"/>
          <w:szCs w:val="18"/>
        </w:rPr>
        <w:t xml:space="preserve">. </w:t>
      </w:r>
      <w:r>
        <w:rPr>
          <w:rFonts w:eastAsia="Calibri"/>
          <w:szCs w:val="18"/>
        </w:rPr>
        <w:t>The</w:t>
      </w:r>
      <w:r w:rsidR="002B4AD8" w:rsidRPr="002B4AD8">
        <w:rPr>
          <w:rFonts w:eastAsia="Calibri"/>
          <w:szCs w:val="18"/>
        </w:rPr>
        <w:t xml:space="preserve"> magnitude for</w:t>
      </w:r>
      <w:r>
        <w:rPr>
          <w:rFonts w:eastAsia="Calibri"/>
          <w:szCs w:val="18"/>
        </w:rPr>
        <w:t xml:space="preserve"> vector </w:t>
      </w:r>
      <w:r w:rsidRPr="00F17A44">
        <w:rPr>
          <w:rFonts w:eastAsia="Calibri"/>
          <w:i/>
          <w:szCs w:val="18"/>
        </w:rPr>
        <w:t>AD</w:t>
      </w:r>
      <w:r>
        <w:rPr>
          <w:rFonts w:eastAsia="Calibri"/>
          <w:szCs w:val="18"/>
        </w:rPr>
        <w:t xml:space="preserve"> may be identified based on the</w:t>
      </w:r>
      <w:r w:rsidR="002B4AD8" w:rsidRPr="002B4AD8">
        <w:rPr>
          <w:rFonts w:eastAsia="Calibri"/>
          <w:szCs w:val="18"/>
        </w:rPr>
        <w:t xml:space="preserve"> cross product:</w:t>
      </w:r>
    </w:p>
    <w:p w14:paraId="59233180" w14:textId="77777777" w:rsidR="002B4AD8" w:rsidRPr="002B4AD8" w:rsidRDefault="00C40BF5"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D</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 ×AC</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362EDF01" w14:textId="4B5C474A" w:rsidR="002B4AD8" w:rsidRPr="002B4AD8" w:rsidRDefault="002B4AD8" w:rsidP="002B4AD8">
      <w:pPr>
        <w:spacing w:after="160" w:line="259" w:lineRule="auto"/>
        <w:jc w:val="both"/>
        <w:rPr>
          <w:rFonts w:eastAsia="Calibri"/>
          <w:szCs w:val="18"/>
        </w:rPr>
      </w:pPr>
      <w:r w:rsidRPr="002B4AD8">
        <w:rPr>
          <w:rFonts w:eastAsia="Calibri"/>
          <w:szCs w:val="18"/>
        </w:rPr>
        <w:t xml:space="preserve">Let a vector </w:t>
      </w:r>
      <w:r w:rsidR="00F17A44" w:rsidRPr="00F17A44">
        <w:rPr>
          <w:rFonts w:eastAsia="Calibri"/>
          <w:i/>
          <w:szCs w:val="18"/>
        </w:rPr>
        <w:t>E</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AB</w:t>
      </w:r>
      <w:del w:id="68" w:author="Erin Urbank" w:date="2020-01-23T10:30:00Z">
        <w:r w:rsidR="00F17A44" w:rsidDel="007B6E3D">
          <w:rPr>
            <w:rFonts w:eastAsia="Calibri"/>
            <w:szCs w:val="18"/>
          </w:rPr>
          <w:delText>.</w:delText>
        </w:r>
      </w:del>
      <w:r w:rsidRPr="002B4AD8">
        <w:rPr>
          <w:rFonts w:eastAsia="Calibri"/>
          <w:szCs w:val="18"/>
        </w:rPr>
        <w:t xml:space="preserve"> defining this new vector in the direction of</w:t>
      </w:r>
      <m:oMath>
        <m:r>
          <w:rPr>
            <w:rFonts w:ascii="Cambria Math" w:eastAsia="Calibri" w:hAnsi="Cambria Math"/>
            <w:szCs w:val="18"/>
          </w:rPr>
          <m:t xml:space="preserve"> e</m:t>
        </m:r>
      </m:oMath>
      <w:ins w:id="69" w:author="Erin Urbank" w:date="2020-01-23T10:30:00Z">
        <w:r w:rsidR="007B6E3D">
          <w:rPr>
            <w:rFonts w:eastAsia="Calibri"/>
            <w:szCs w:val="18"/>
          </w:rPr>
          <w:t>,</w:t>
        </w:r>
      </w:ins>
      <w:r w:rsidRPr="002B4AD8">
        <w:rPr>
          <w:rFonts w:eastAsia="Calibri"/>
          <w:szCs w:val="18"/>
        </w:rPr>
        <w:t xml:space="preserve"> as shown</w:t>
      </w:r>
      <w:r w:rsidR="00072656">
        <w:rPr>
          <w:rFonts w:eastAsia="Calibri"/>
          <w:szCs w:val="18"/>
        </w:rPr>
        <w:t xml:space="preserve"> in red</w:t>
      </w:r>
      <w:r w:rsidRPr="002B4AD8">
        <w:rPr>
          <w:rFonts w:eastAsia="Calibri"/>
          <w:szCs w:val="18"/>
        </w:rPr>
        <w:t xml:space="preserve"> in </w:t>
      </w:r>
      <w:r w:rsidR="00072656">
        <w:rPr>
          <w:rFonts w:eastAsia="Calibri"/>
          <w:szCs w:val="18"/>
        </w:rPr>
        <w:fldChar w:fldCharType="begin"/>
      </w:r>
      <w:r w:rsidR="00072656">
        <w:rPr>
          <w:rFonts w:eastAsia="Calibri"/>
          <w:szCs w:val="18"/>
        </w:rPr>
        <w:instrText xml:space="preserve"> REF _Ref22922619 \h </w:instrText>
      </w:r>
      <w:r w:rsidR="00072656">
        <w:rPr>
          <w:rFonts w:eastAsia="Calibri"/>
          <w:szCs w:val="18"/>
        </w:rPr>
      </w:r>
      <w:r w:rsidR="00072656">
        <w:rPr>
          <w:rFonts w:eastAsia="Calibri"/>
          <w:szCs w:val="18"/>
        </w:rPr>
        <w:fldChar w:fldCharType="separate"/>
      </w:r>
      <w:r w:rsidR="00F159AD">
        <w:t xml:space="preserve">Figure </w:t>
      </w:r>
      <w:r w:rsidR="00F159AD">
        <w:rPr>
          <w:noProof/>
        </w:rPr>
        <w:t>4</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sidRPr="00F17A44">
        <w:rPr>
          <w:rFonts w:eastAsia="Calibri"/>
          <w:i/>
          <w:szCs w:val="18"/>
        </w:rPr>
        <w:t>E</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3F2E0B98" w14:textId="017ED088" w:rsidR="002B4AD8" w:rsidRPr="002B4AD8" w:rsidRDefault="00C40BF5"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E</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5E84B852" w14:textId="3BC98AD5" w:rsidR="003C3BA2" w:rsidRDefault="00D31B92" w:rsidP="003C3BA2">
      <w:pPr>
        <w:keepNext/>
        <w:spacing w:after="160" w:line="259" w:lineRule="auto"/>
        <w:jc w:val="center"/>
      </w:pPr>
      <w:r>
        <w:rPr>
          <w:noProof/>
        </w:rPr>
        <w:drawing>
          <wp:inline distT="0" distB="0" distL="0" distR="0" wp14:anchorId="3DDFDF5A" wp14:editId="19DD0839">
            <wp:extent cx="1860513" cy="157368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7221" cy="1587816"/>
                    </a:xfrm>
                    <a:prstGeom prst="rect">
                      <a:avLst/>
                    </a:prstGeom>
                  </pic:spPr>
                </pic:pic>
              </a:graphicData>
            </a:graphic>
          </wp:inline>
        </w:drawing>
      </w:r>
    </w:p>
    <w:p w14:paraId="647FA513" w14:textId="71872819" w:rsidR="002B4AD8" w:rsidRPr="002B4AD8" w:rsidRDefault="003C3BA2" w:rsidP="003C3BA2">
      <w:pPr>
        <w:pStyle w:val="Caption"/>
        <w:jc w:val="center"/>
        <w:rPr>
          <w:rFonts w:eastAsia="Calibri"/>
        </w:rPr>
      </w:pPr>
      <w:bookmarkStart w:id="70" w:name="_Ref22922619"/>
      <w:r>
        <w:t xml:space="preserve">Figure </w:t>
      </w:r>
      <w:fldSimple w:instr=" SEQ Figure \* ARABIC ">
        <w:r w:rsidR="00F159AD">
          <w:rPr>
            <w:noProof/>
          </w:rPr>
          <w:t>4</w:t>
        </w:r>
      </w:fldSimple>
      <w:bookmarkEnd w:id="70"/>
      <w:r>
        <w:t>. First Unit Vector Direction on Triangle.</w:t>
      </w:r>
    </w:p>
    <w:p w14:paraId="0FECC876" w14:textId="23BFF68E" w:rsidR="002B4AD8" w:rsidRPr="002B4AD8" w:rsidRDefault="002B4AD8" w:rsidP="002B4AD8">
      <w:pPr>
        <w:spacing w:after="160" w:line="259" w:lineRule="auto"/>
        <w:jc w:val="both"/>
        <w:rPr>
          <w:rFonts w:eastAsia="Calibri"/>
          <w:szCs w:val="18"/>
        </w:rPr>
      </w:pPr>
      <w:r w:rsidRPr="002B4AD8">
        <w:rPr>
          <w:rFonts w:eastAsia="Calibri"/>
          <w:szCs w:val="18"/>
        </w:rPr>
        <w:t xml:space="preserve">Similarly, let a vector </w:t>
      </w:r>
      <w:r w:rsidR="00F17A44" w:rsidRPr="00F17A44">
        <w:rPr>
          <w:rFonts w:eastAsia="Calibri"/>
          <w:i/>
          <w:szCs w:val="18"/>
        </w:rPr>
        <w:t>F</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AC</w:t>
      </w:r>
      <w:r w:rsidRPr="002B4AD8">
        <w:rPr>
          <w:rFonts w:eastAsia="Calibri"/>
          <w:szCs w:val="18"/>
        </w:rPr>
        <w:t>, defining this new vector in the direction of</w:t>
      </w:r>
      <m:oMath>
        <m:r>
          <w:rPr>
            <w:rFonts w:ascii="Cambria Math" w:eastAsia="Calibri" w:hAnsi="Cambria Math"/>
            <w:szCs w:val="18"/>
          </w:rPr>
          <m:t xml:space="preserve"> f</m:t>
        </m:r>
      </m:oMath>
      <w:r w:rsidR="00072656">
        <w:rPr>
          <w:rFonts w:eastAsia="Calibri"/>
          <w:szCs w:val="18"/>
        </w:rPr>
        <w:t xml:space="preserve"> shown in blue in </w:t>
      </w:r>
      <w:r w:rsidR="00072656">
        <w:rPr>
          <w:rFonts w:eastAsia="Calibri"/>
          <w:szCs w:val="18"/>
        </w:rPr>
        <w:fldChar w:fldCharType="begin"/>
      </w:r>
      <w:r w:rsidR="00072656">
        <w:rPr>
          <w:rFonts w:eastAsia="Calibri"/>
          <w:szCs w:val="18"/>
        </w:rPr>
        <w:instrText xml:space="preserve"> REF _Ref22922677 \h </w:instrText>
      </w:r>
      <w:r w:rsidR="00072656">
        <w:rPr>
          <w:rFonts w:eastAsia="Calibri"/>
          <w:szCs w:val="18"/>
        </w:rPr>
      </w:r>
      <w:r w:rsidR="00072656">
        <w:rPr>
          <w:rFonts w:eastAsia="Calibri"/>
          <w:szCs w:val="18"/>
        </w:rPr>
        <w:fldChar w:fldCharType="separate"/>
      </w:r>
      <w:r w:rsidR="00F159AD">
        <w:t xml:space="preserve">Figure </w:t>
      </w:r>
      <w:r w:rsidR="00F159AD">
        <w:rPr>
          <w:noProof/>
        </w:rPr>
        <w:t>5</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Pr>
          <w:rFonts w:eastAsia="Calibri"/>
          <w:i/>
          <w:szCs w:val="18"/>
        </w:rPr>
        <w:t>f</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09D30254" w14:textId="5A5DAE82" w:rsidR="002B4AD8" w:rsidRPr="002B4AD8" w:rsidRDefault="00C40BF5"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F</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D×AC</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665F0D65" w14:textId="06C29EBE" w:rsidR="003C3BA2" w:rsidRDefault="00D31B92" w:rsidP="003C3BA2">
      <w:pPr>
        <w:keepNext/>
        <w:spacing w:after="160" w:line="259" w:lineRule="auto"/>
        <w:jc w:val="center"/>
      </w:pPr>
      <w:r>
        <w:rPr>
          <w:noProof/>
        </w:rPr>
        <w:drawing>
          <wp:inline distT="0" distB="0" distL="0" distR="0" wp14:anchorId="735080AA" wp14:editId="461C630C">
            <wp:extent cx="1725433" cy="158849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9113" cy="1610295"/>
                    </a:xfrm>
                    <a:prstGeom prst="rect">
                      <a:avLst/>
                    </a:prstGeom>
                  </pic:spPr>
                </pic:pic>
              </a:graphicData>
            </a:graphic>
          </wp:inline>
        </w:drawing>
      </w:r>
    </w:p>
    <w:p w14:paraId="7F0D117A" w14:textId="27FDDBCE" w:rsidR="002B4AD8" w:rsidRPr="002B4AD8" w:rsidRDefault="003C3BA2" w:rsidP="003C3BA2">
      <w:pPr>
        <w:pStyle w:val="Caption"/>
        <w:jc w:val="center"/>
        <w:rPr>
          <w:rFonts w:eastAsia="Calibri"/>
        </w:rPr>
      </w:pPr>
      <w:bookmarkStart w:id="71" w:name="_Ref22922677"/>
      <w:r>
        <w:t xml:space="preserve">Figure </w:t>
      </w:r>
      <w:fldSimple w:instr=" SEQ Figure \* ARABIC ">
        <w:r w:rsidR="00F159AD">
          <w:rPr>
            <w:noProof/>
          </w:rPr>
          <w:t>5</w:t>
        </w:r>
      </w:fldSimple>
      <w:bookmarkEnd w:id="71"/>
      <w:r>
        <w:t xml:space="preserve">. </w:t>
      </w:r>
      <w:r w:rsidR="00D87D0D">
        <w:t>First- and Second-Unit</w:t>
      </w:r>
      <w:r>
        <w:t xml:space="preserve"> Vectors on Triangle.</w:t>
      </w:r>
    </w:p>
    <w:p w14:paraId="336461AB" w14:textId="229CC2F3" w:rsidR="002B4AD8" w:rsidRPr="002B4AD8" w:rsidRDefault="002B4AD8" w:rsidP="002B4AD8">
      <w:pPr>
        <w:spacing w:after="160" w:line="259" w:lineRule="auto"/>
        <w:jc w:val="both"/>
        <w:rPr>
          <w:rFonts w:eastAsia="Calibri"/>
          <w:szCs w:val="18"/>
        </w:rPr>
      </w:pPr>
      <w:r w:rsidRPr="002B4AD8">
        <w:rPr>
          <w:rFonts w:eastAsia="Calibri"/>
          <w:szCs w:val="18"/>
        </w:rPr>
        <w:t xml:space="preserve">The unit vectors of </w:t>
      </w:r>
      <m:oMath>
        <m:r>
          <w:rPr>
            <w:rFonts w:ascii="Cambria Math" w:eastAsia="Calibri" w:hAnsi="Cambria Math"/>
            <w:szCs w:val="18"/>
          </w:rPr>
          <m:t>e</m:t>
        </m:r>
      </m:oMath>
      <w:r w:rsidRPr="002B4AD8">
        <w:rPr>
          <w:rFonts w:eastAsia="Calibri"/>
          <w:szCs w:val="18"/>
        </w:rPr>
        <w:t xml:space="preserve"> and </w:t>
      </w:r>
      <m:oMath>
        <m:r>
          <w:rPr>
            <w:rFonts w:ascii="Cambria Math" w:eastAsia="Calibri" w:hAnsi="Cambria Math"/>
            <w:szCs w:val="18"/>
          </w:rPr>
          <m:t>f</m:t>
        </m:r>
      </m:oMath>
      <w:r w:rsidRPr="002B4AD8">
        <w:rPr>
          <w:rFonts w:eastAsia="Calibri"/>
          <w:szCs w:val="18"/>
        </w:rPr>
        <w:t xml:space="preserve"> are defined by the following:</w:t>
      </w:r>
    </w:p>
    <w:p w14:paraId="2D03A9C6" w14:textId="2DF6B982"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e=</m:t>
          </m:r>
          <m:f>
            <m:fPr>
              <m:ctrlPr>
                <w:rPr>
                  <w:rFonts w:ascii="Cambria Math" w:eastAsia="Calibri" w:hAnsi="Cambria Math"/>
                  <w:i/>
                  <w:szCs w:val="18"/>
                </w:rPr>
              </m:ctrlPr>
            </m:fPr>
            <m:num>
              <m:r>
                <w:rPr>
                  <w:rFonts w:ascii="Cambria Math" w:eastAsia="Calibri" w:hAnsi="Cambria Math"/>
                  <w:szCs w:val="18"/>
                </w:rPr>
                <m:t>E</m:t>
              </m:r>
            </m:num>
            <m:den>
              <m:sSup>
                <m:sSupPr>
                  <m:ctrlPr>
                    <w:rPr>
                      <w:rFonts w:ascii="Cambria Math" w:eastAsia="Calibri" w:hAnsi="Cambria Math"/>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m:rPr>
                      <m:sty m:val="p"/>
                    </m:rPr>
                    <w:rPr>
                      <w:rFonts w:ascii="Cambria Math" w:eastAsia="Calibri" w:hAnsi="Cambria Math"/>
                      <w:szCs w:val="18"/>
                    </w:rPr>
                    <m:t>2</m:t>
                  </m:r>
                </m:sup>
              </m:sSup>
              <m:d>
                <m:dPr>
                  <m:begChr m:val="‖"/>
                  <m:endChr m:val="‖"/>
                  <m:ctrlPr>
                    <w:rPr>
                      <w:rFonts w:ascii="Cambria Math" w:eastAsia="Calibri" w:hAnsi="Cambria Math"/>
                      <w:szCs w:val="18"/>
                    </w:rPr>
                  </m:ctrlPr>
                </m:dPr>
                <m:e>
                  <m:r>
                    <w:rPr>
                      <w:rFonts w:ascii="Cambria Math" w:eastAsia="Calibri" w:hAnsi="Cambria Math"/>
                      <w:szCs w:val="18"/>
                    </w:rPr>
                    <m:t>AC</m:t>
                  </m:r>
                </m:e>
              </m:d>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0094E3CE" w14:textId="67B02B2D"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f=</m:t>
          </m:r>
          <m:f>
            <m:fPr>
              <m:ctrlPr>
                <w:rPr>
                  <w:rFonts w:ascii="Cambria Math" w:eastAsia="Calibri" w:hAnsi="Cambria Math"/>
                  <w:i/>
                  <w:szCs w:val="18"/>
                </w:rPr>
              </m:ctrlPr>
            </m:fPr>
            <m:num>
              <m:r>
                <w:rPr>
                  <w:rFonts w:ascii="Cambria Math" w:eastAsia="Calibri" w:hAnsi="Cambria Math"/>
                  <w:szCs w:val="18"/>
                </w:rPr>
                <m:t>F</m:t>
              </m:r>
            </m:num>
            <m:den>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6AF40543" w14:textId="2E27CD7B" w:rsidR="002B4AD8" w:rsidRPr="002B4AD8" w:rsidRDefault="00C579C4" w:rsidP="002B4AD8">
      <w:pPr>
        <w:spacing w:after="160" w:line="259" w:lineRule="auto"/>
        <w:jc w:val="both"/>
        <w:rPr>
          <w:rFonts w:eastAsia="Calibri"/>
          <w:szCs w:val="18"/>
        </w:rPr>
      </w:pPr>
      <w:r>
        <w:rPr>
          <w:rFonts w:eastAsia="Calibri"/>
          <w:szCs w:val="18"/>
        </w:rPr>
        <w:t>T</w:t>
      </w:r>
      <w:r w:rsidR="002B4AD8" w:rsidRPr="002B4AD8">
        <w:rPr>
          <w:rFonts w:eastAsia="Calibri"/>
          <w:szCs w:val="18"/>
        </w:rPr>
        <w:t>he midsection of any triangle’s side intersects with each other at a point P</w:t>
      </w:r>
      <w:r w:rsidR="00F17A44">
        <w:rPr>
          <w:rFonts w:eastAsia="Calibri"/>
          <w:szCs w:val="18"/>
        </w:rPr>
        <w:t xml:space="preserve"> corresponding to the center of the circle inscribing points A, B, and C</w:t>
      </w:r>
      <w:r w:rsidR="002B4AD8" w:rsidRPr="002B4AD8">
        <w:rPr>
          <w:rFonts w:eastAsia="Calibri"/>
          <w:szCs w:val="18"/>
        </w:rPr>
        <w:t xml:space="preserve">. These intersecting lines denote two triangles with the same angle </w:t>
      </w:r>
      <m:oMath>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oMath>
      <w:r w:rsidR="002B4AD8" w:rsidRPr="002B4AD8">
        <w:rPr>
          <w:rFonts w:eastAsia="Calibri"/>
          <w:szCs w:val="18"/>
        </w:rPr>
        <w:t xml:space="preserve"> in between the unit vectors and their corresponding midsections</w:t>
      </w:r>
      <w:ins w:id="72" w:author="Erin Urbank" w:date="2020-01-23T10:31:00Z">
        <w:r w:rsidR="007B6E3D">
          <w:rPr>
            <w:rFonts w:eastAsia="Calibri"/>
            <w:szCs w:val="18"/>
          </w:rPr>
          <w:t>,</w:t>
        </w:r>
      </w:ins>
      <w:r w:rsidR="002B4AD8" w:rsidRPr="002B4AD8">
        <w:rPr>
          <w:rFonts w:eastAsia="Calibri"/>
          <w:szCs w:val="18"/>
        </w:rPr>
        <w:t xml:space="preserve"> as shown</w:t>
      </w:r>
      <w:r>
        <w:rPr>
          <w:rFonts w:eastAsia="Calibri"/>
          <w:szCs w:val="18"/>
        </w:rPr>
        <w:t xml:space="preserve"> in </w:t>
      </w:r>
      <w:r>
        <w:rPr>
          <w:rFonts w:eastAsia="Calibri"/>
          <w:szCs w:val="18"/>
        </w:rPr>
        <w:fldChar w:fldCharType="begin"/>
      </w:r>
      <w:r>
        <w:rPr>
          <w:rFonts w:eastAsia="Calibri"/>
          <w:szCs w:val="18"/>
        </w:rPr>
        <w:instrText xml:space="preserve"> REF _Ref22922715 \h </w:instrText>
      </w:r>
      <w:r>
        <w:rPr>
          <w:rFonts w:eastAsia="Calibri"/>
          <w:szCs w:val="18"/>
        </w:rPr>
      </w:r>
      <w:r>
        <w:rPr>
          <w:rFonts w:eastAsia="Calibri"/>
          <w:szCs w:val="18"/>
        </w:rPr>
        <w:fldChar w:fldCharType="separate"/>
      </w:r>
      <w:r w:rsidR="00F159AD">
        <w:t xml:space="preserve">Figure </w:t>
      </w:r>
      <w:r w:rsidR="00F159AD">
        <w:rPr>
          <w:noProof/>
        </w:rPr>
        <w:t>6</w:t>
      </w:r>
      <w:r>
        <w:rPr>
          <w:rFonts w:eastAsia="Calibri"/>
          <w:szCs w:val="18"/>
        </w:rPr>
        <w:fldChar w:fldCharType="end"/>
      </w:r>
      <w:r w:rsidR="002B4AD8" w:rsidRPr="002B4AD8">
        <w:rPr>
          <w:rFonts w:eastAsia="Calibri"/>
          <w:szCs w:val="18"/>
        </w:rPr>
        <w:t xml:space="preserve">.  </w:t>
      </w:r>
    </w:p>
    <w:p w14:paraId="4B2102E0" w14:textId="729F2A90" w:rsidR="001C31F9" w:rsidRDefault="00D31B92" w:rsidP="001C31F9">
      <w:pPr>
        <w:keepNext/>
        <w:spacing w:after="160" w:line="259" w:lineRule="auto"/>
        <w:jc w:val="center"/>
      </w:pPr>
      <w:r>
        <w:rPr>
          <w:noProof/>
        </w:rPr>
        <w:lastRenderedPageBreak/>
        <w:drawing>
          <wp:inline distT="0" distB="0" distL="0" distR="0" wp14:anchorId="5F30D3F7" wp14:editId="349B3B45">
            <wp:extent cx="1892411" cy="19427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6279" cy="1956961"/>
                    </a:xfrm>
                    <a:prstGeom prst="rect">
                      <a:avLst/>
                    </a:prstGeom>
                  </pic:spPr>
                </pic:pic>
              </a:graphicData>
            </a:graphic>
          </wp:inline>
        </w:drawing>
      </w:r>
    </w:p>
    <w:p w14:paraId="2E7ADAB8" w14:textId="6D3339C7" w:rsidR="002B4AD8" w:rsidRPr="002B4AD8" w:rsidRDefault="001C31F9" w:rsidP="001C31F9">
      <w:pPr>
        <w:pStyle w:val="Caption"/>
        <w:jc w:val="center"/>
        <w:rPr>
          <w:rFonts w:eastAsia="Calibri"/>
        </w:rPr>
      </w:pPr>
      <w:bookmarkStart w:id="73" w:name="_Ref22922715"/>
      <w:r>
        <w:t xml:space="preserve">Figure </w:t>
      </w:r>
      <w:fldSimple w:instr=" SEQ Figure \* ARABIC ">
        <w:r w:rsidR="00F159AD">
          <w:rPr>
            <w:noProof/>
          </w:rPr>
          <w:t>6</w:t>
        </w:r>
      </w:fldSimple>
      <w:bookmarkEnd w:id="73"/>
      <w:r>
        <w:t>. Radius of Curvature obtained from Geometric Relationships.</w:t>
      </w:r>
    </w:p>
    <w:p w14:paraId="3A25A221" w14:textId="591D89C8" w:rsidR="002B4AD8" w:rsidRPr="002B4AD8" w:rsidRDefault="002B4AD8" w:rsidP="002B4AD8">
      <w:pPr>
        <w:spacing w:after="160" w:line="259" w:lineRule="auto"/>
        <w:jc w:val="both"/>
        <w:rPr>
          <w:rFonts w:eastAsia="Calibri"/>
          <w:szCs w:val="18"/>
        </w:rPr>
      </w:pPr>
      <w:r w:rsidRPr="002B4AD8">
        <w:rPr>
          <w:rFonts w:eastAsia="Calibri"/>
          <w:szCs w:val="18"/>
        </w:rPr>
        <w:t xml:space="preserve">From these triangles, </w:t>
      </w:r>
      <w:r w:rsidR="00F17A44">
        <w:rPr>
          <w:rFonts w:eastAsia="Calibri"/>
          <w:szCs w:val="18"/>
        </w:rPr>
        <w:t>the radial vector</w:t>
      </w:r>
      <w:r w:rsidRPr="002B4AD8">
        <w:rPr>
          <w:rFonts w:eastAsia="Calibri"/>
          <w:szCs w:val="18"/>
        </w:rPr>
        <w:t xml:space="preserve"> </w:t>
      </w:r>
      <w:r w:rsidR="00F17A44">
        <w:rPr>
          <w:rFonts w:eastAsia="Calibri"/>
          <w:i/>
          <w:szCs w:val="18"/>
        </w:rPr>
        <w:t>A</w:t>
      </w:r>
      <w:r w:rsidRPr="00F17A44">
        <w:rPr>
          <w:rFonts w:eastAsia="Calibri"/>
          <w:i/>
          <w:szCs w:val="18"/>
        </w:rPr>
        <w:t>P</w:t>
      </w:r>
      <w:r w:rsidR="00F17A44">
        <w:rPr>
          <w:rFonts w:eastAsia="Calibri"/>
          <w:i/>
          <w:szCs w:val="18"/>
        </w:rPr>
        <w:t xml:space="preserve"> </w:t>
      </w:r>
      <w:r w:rsidR="00F17A44">
        <w:rPr>
          <w:rFonts w:eastAsia="Calibri"/>
          <w:szCs w:val="18"/>
        </w:rPr>
        <w:t>may be described using</w:t>
      </w:r>
      <w:r w:rsidRPr="002B4AD8">
        <w:rPr>
          <w:rFonts w:eastAsia="Calibri"/>
          <w:szCs w:val="18"/>
        </w:rPr>
        <w:t xml:space="preserve"> components along unit vectors </w:t>
      </w:r>
      <m:oMath>
        <m:r>
          <w:rPr>
            <w:rFonts w:ascii="Cambria Math" w:eastAsia="Calibri" w:hAnsi="Cambria Math"/>
            <w:szCs w:val="18"/>
          </w:rPr>
          <m:t>e</m:t>
        </m:r>
      </m:oMath>
      <w:r w:rsidRPr="002B4AD8">
        <w:rPr>
          <w:rFonts w:eastAsia="Calibri"/>
          <w:szCs w:val="18"/>
        </w:rPr>
        <w:t xml:space="preserve"> </w:t>
      </w:r>
      <w:r w:rsidR="00883A26" w:rsidRPr="002B4AD8">
        <w:rPr>
          <w:rFonts w:eastAsia="Calibri"/>
          <w:szCs w:val="18"/>
        </w:rPr>
        <w:t>and</w:t>
      </w:r>
      <m:oMath>
        <m:r>
          <w:rPr>
            <w:rFonts w:ascii="Cambria Math" w:eastAsia="Calibri" w:hAnsi="Cambria Math"/>
            <w:szCs w:val="18"/>
          </w:rPr>
          <m:t xml:space="preserve"> f</m:t>
        </m:r>
      </m:oMath>
      <w:r w:rsidR="00F17A44">
        <w:rPr>
          <w:rFonts w:eastAsia="Calibri"/>
          <w:szCs w:val="18"/>
        </w:rPr>
        <w:t>.</w:t>
      </w:r>
      <w:r w:rsidRPr="002B4AD8">
        <w:rPr>
          <w:rFonts w:eastAsia="Calibri"/>
          <w:szCs w:val="18"/>
        </w:rPr>
        <w:t xml:space="preserve">  </w:t>
      </w:r>
      <w:r w:rsidR="00F17A44">
        <w:rPr>
          <w:rFonts w:eastAsia="Calibri"/>
          <w:szCs w:val="18"/>
        </w:rPr>
        <w:t xml:space="preserve">As a result, vector </w:t>
      </w:r>
      <w:r w:rsidR="00F17A44">
        <w:rPr>
          <w:rFonts w:eastAsia="Calibri"/>
          <w:i/>
          <w:szCs w:val="18"/>
        </w:rPr>
        <w:t>A</w:t>
      </w:r>
      <w:r w:rsidRPr="00F17A44">
        <w:rPr>
          <w:rFonts w:eastAsia="Calibri"/>
          <w:i/>
          <w:szCs w:val="18"/>
        </w:rPr>
        <w:t>P</w:t>
      </w:r>
      <w:r w:rsidRPr="002B4AD8">
        <w:rPr>
          <w:rFonts w:eastAsia="Calibri"/>
          <w:szCs w:val="18"/>
        </w:rPr>
        <w:t xml:space="preserve"> </w:t>
      </w:r>
      <w:r w:rsidR="00F17A44">
        <w:rPr>
          <w:rFonts w:eastAsia="Calibri"/>
          <w:szCs w:val="18"/>
        </w:rPr>
        <w:t>is described as</w:t>
      </w:r>
      <w:r w:rsidRPr="002B4AD8">
        <w:rPr>
          <w:rFonts w:eastAsia="Calibri"/>
          <w:szCs w:val="18"/>
        </w:rPr>
        <w:t>:</w:t>
      </w:r>
    </w:p>
    <w:p w14:paraId="50C9AB4C" w14:textId="2615847A"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AC</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e=</m:t>
          </m:r>
          <m:f>
            <m:fPr>
              <m:ctrlPr>
                <w:rPr>
                  <w:rFonts w:ascii="Cambria Math" w:eastAsia="Calibri" w:hAnsi="Cambria Math"/>
                  <w:i/>
                  <w:szCs w:val="18"/>
                </w:rPr>
              </m:ctrlPr>
            </m:fPr>
            <m:num>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m:t>
          </m:r>
        </m:oMath>
      </m:oMathPara>
    </w:p>
    <w:p w14:paraId="63BD5E3F" w14:textId="587F434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-AB</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f=</m:t>
          </m:r>
          <m:f>
            <m:fPr>
              <m:ctrlPr>
                <w:rPr>
                  <w:rFonts w:ascii="Cambria Math" w:eastAsia="Calibri" w:hAnsi="Cambria Math"/>
                  <w:i/>
                  <w:szCs w:val="18"/>
                </w:rPr>
              </m:ctrlPr>
            </m:fPr>
            <m:num>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72D57658" w14:textId="5557C684" w:rsidR="002B4AD8" w:rsidRPr="002B4AD8" w:rsidRDefault="002B4AD8" w:rsidP="002B4AD8">
      <w:pPr>
        <w:spacing w:after="160" w:line="259" w:lineRule="auto"/>
        <w:jc w:val="both"/>
        <w:rPr>
          <w:rFonts w:eastAsia="Calibri"/>
          <w:szCs w:val="18"/>
        </w:rPr>
      </w:pPr>
      <w:r w:rsidRPr="002B4AD8">
        <w:rPr>
          <w:rFonts w:eastAsia="Calibri"/>
          <w:szCs w:val="18"/>
        </w:rPr>
        <w:t xml:space="preserve">From our previous definition of the vector </w:t>
      </w:r>
      <w:r w:rsidR="00F17A44" w:rsidRPr="00F17A44">
        <w:rPr>
          <w:rFonts w:eastAsia="Calibri"/>
          <w:i/>
          <w:szCs w:val="18"/>
        </w:rPr>
        <w:t>A</w:t>
      </w:r>
      <w:r w:rsidRPr="00F17A44">
        <w:rPr>
          <w:rFonts w:eastAsia="Calibri"/>
          <w:i/>
          <w:szCs w:val="18"/>
        </w:rPr>
        <w:t>D</w:t>
      </w:r>
      <w:r w:rsidRPr="002B4AD8">
        <w:rPr>
          <w:rFonts w:eastAsia="Calibri"/>
          <w:szCs w:val="18"/>
        </w:rPr>
        <w:t>, it is possible to simplify further:</w:t>
      </w:r>
    </w:p>
    <w:p w14:paraId="0229F78C" w14:textId="55599A5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1F0A66CA" w14:textId="089D74B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6D161E50" w14:textId="77777777" w:rsidR="002B4AD8" w:rsidRPr="002B4AD8" w:rsidRDefault="002B4AD8" w:rsidP="002B4AD8">
      <w:pPr>
        <w:spacing w:after="160" w:line="259" w:lineRule="auto"/>
        <w:jc w:val="both"/>
        <w:rPr>
          <w:rFonts w:eastAsia="Calibri"/>
          <w:szCs w:val="18"/>
        </w:rPr>
      </w:pPr>
      <w:r w:rsidRPr="002B4AD8">
        <w:rPr>
          <w:rFonts w:eastAsia="Calibri"/>
          <w:szCs w:val="18"/>
        </w:rPr>
        <w:t>With these components, it is possible to obtain the magnitude as follows:</w:t>
      </w:r>
    </w:p>
    <w:p w14:paraId="0495C61F" w14:textId="25E7D0CB"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 xml:space="preserve">AP=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00DE4BD6" w14:textId="6D7FC2FB"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6B100989" w14:textId="77777777"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definitions of </w:t>
      </w:r>
      <w:r w:rsidRPr="00F17A44">
        <w:rPr>
          <w:rFonts w:eastAsia="Calibri"/>
          <w:i/>
          <w:szCs w:val="18"/>
        </w:rPr>
        <w:t>E</w:t>
      </w:r>
      <w:r w:rsidRPr="002B4AD8">
        <w:rPr>
          <w:rFonts w:eastAsia="Calibri"/>
          <w:szCs w:val="18"/>
        </w:rPr>
        <w:t xml:space="preserve"> and </w:t>
      </w:r>
      <w:r w:rsidRPr="00F17A44">
        <w:rPr>
          <w:rFonts w:eastAsia="Calibri"/>
          <w:i/>
          <w:szCs w:val="18"/>
        </w:rPr>
        <w:t>F</w:t>
      </w:r>
      <w:r w:rsidRPr="002B4AD8">
        <w:rPr>
          <w:rFonts w:eastAsia="Calibri"/>
          <w:szCs w:val="18"/>
        </w:rPr>
        <w:t>:</w:t>
      </w:r>
    </w:p>
    <w:p w14:paraId="614AC0D5" w14:textId="79619E90"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0BD49EB2" w14:textId="310CFB6A"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 of </w:t>
      </w:r>
      <w:r w:rsidR="00F17A44" w:rsidRPr="00F17A44">
        <w:rPr>
          <w:rFonts w:eastAsia="Calibri"/>
          <w:i/>
          <w:szCs w:val="18"/>
        </w:rPr>
        <w:t>A</w:t>
      </w:r>
      <w:r w:rsidRPr="00F17A44">
        <w:rPr>
          <w:rFonts w:eastAsia="Calibri"/>
          <w:i/>
          <w:szCs w:val="18"/>
        </w:rPr>
        <w:t>D</w:t>
      </w:r>
      <w:r w:rsidRPr="002B4AD8">
        <w:rPr>
          <w:rFonts w:eastAsia="Calibri"/>
          <w:szCs w:val="18"/>
        </w:rPr>
        <w:t xml:space="preserve">, it is possible to obtain the radius of the prescribed circle in terms of only the difference in between points A, B and C. </w:t>
      </w:r>
    </w:p>
    <w:p w14:paraId="76D8DB0B" w14:textId="518D0663" w:rsidR="002B4AD8" w:rsidRPr="00473C4A"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2A3AF51C" w14:textId="211BEFB0" w:rsidR="00473C4A" w:rsidRPr="002B4AD8" w:rsidRDefault="00473C4A" w:rsidP="00473C4A">
      <w:pPr>
        <w:spacing w:after="160" w:line="259" w:lineRule="auto"/>
        <w:ind w:left="4320"/>
        <w:jc w:val="both"/>
        <w:rPr>
          <w:rFonts w:eastAsia="Calibri"/>
          <w:szCs w:val="18"/>
        </w:rPr>
      </w:pPr>
      <w:r>
        <w:rPr>
          <w:rFonts w:eastAsia="Calibri"/>
          <w:szCs w:val="18"/>
        </w:rPr>
        <w:t>(1)</w:t>
      </w:r>
    </w:p>
    <w:p w14:paraId="508F6EEA" w14:textId="569AAD1C" w:rsidR="007E718F" w:rsidRPr="00473C4A" w:rsidRDefault="00F17A44" w:rsidP="002B4AD8">
      <w:pPr>
        <w:spacing w:after="160" w:line="259" w:lineRule="auto"/>
        <w:jc w:val="both"/>
        <w:rPr>
          <w:rFonts w:eastAsia="Calibri"/>
          <w:szCs w:val="18"/>
        </w:rPr>
      </w:pPr>
      <w:r>
        <w:rPr>
          <w:rFonts w:eastAsia="Calibri"/>
          <w:szCs w:val="18"/>
        </w:rPr>
        <w:t xml:space="preserve">Noting </w:t>
      </w:r>
      <w:r w:rsidR="00883A26">
        <w:rPr>
          <w:rFonts w:eastAsia="Calibri"/>
          <w:szCs w:val="18"/>
        </w:rPr>
        <w:t>that</w:t>
      </w:r>
      <m:oMath>
        <m:r>
          <w:rPr>
            <w:rFonts w:ascii="Cambria Math" w:eastAsia="Calibri" w:hAnsi="Cambria Math"/>
            <w:szCs w:val="18"/>
          </w:rPr>
          <m:t xml:space="preserve"> κ=</m:t>
        </m:r>
        <m:f>
          <m:fPr>
            <m:type m:val="skw"/>
            <m:ctrlPr>
              <w:rPr>
                <w:rFonts w:ascii="Cambria Math" w:eastAsia="Calibri" w:hAnsi="Cambria Math"/>
                <w:i/>
                <w:szCs w:val="18"/>
              </w:rPr>
            </m:ctrlPr>
          </m:fPr>
          <m:num>
            <m:r>
              <w:rPr>
                <w:rFonts w:ascii="Cambria Math" w:eastAsia="Calibri" w:hAnsi="Cambria Math"/>
                <w:szCs w:val="18"/>
              </w:rPr>
              <m:t>1</m:t>
            </m:r>
          </m:num>
          <m:den>
            <m:r>
              <w:rPr>
                <w:rFonts w:ascii="Cambria Math" w:eastAsia="Calibri" w:hAnsi="Cambria Math"/>
                <w:szCs w:val="18"/>
              </w:rPr>
              <m:t>ρ</m:t>
            </m:r>
          </m:den>
        </m:f>
      </m:oMath>
      <w:r>
        <w:rPr>
          <w:rFonts w:eastAsia="Calibri"/>
          <w:szCs w:val="18"/>
        </w:rPr>
        <w:t>,</w:t>
      </w:r>
      <w:r w:rsidR="006D2C3D">
        <w:rPr>
          <w:rFonts w:eastAsia="Calibri"/>
          <w:szCs w:val="18"/>
        </w:rPr>
        <w:t xml:space="preserve"> it is possible to </w:t>
      </w:r>
      <w:r w:rsidR="00F628C1">
        <w:rPr>
          <w:rFonts w:eastAsia="Calibri"/>
          <w:szCs w:val="18"/>
        </w:rPr>
        <w:t>calculate curvature as:</w:t>
      </w:r>
      <m:oMath>
        <m:r>
          <m:rPr>
            <m:sty m:val="p"/>
          </m:rPr>
          <w:rPr>
            <w:rFonts w:ascii="Cambria Math" w:eastAsia="Calibri" w:hAnsi="Cambria Math"/>
            <w:szCs w:val="18"/>
          </w:rPr>
          <w:br/>
        </m:r>
      </m:oMath>
      <m:oMathPara>
        <m:oMath>
          <m:r>
            <w:rPr>
              <w:rFonts w:ascii="Cambria Math" w:eastAsia="Calibri" w:hAnsi="Cambria Math"/>
              <w:szCs w:val="18"/>
            </w:rPr>
            <m:t xml:space="preserve">κ= </m:t>
          </m:r>
          <m:f>
            <m:fPr>
              <m:ctrlPr>
                <w:rPr>
                  <w:rFonts w:ascii="Cambria Math" w:eastAsia="Calibri" w:hAnsi="Cambria Math"/>
                  <w:i/>
                  <w:szCs w:val="18"/>
                </w:rPr>
              </m:ctrlPr>
            </m:fPr>
            <m:num>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num>
            <m:den>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den>
          </m:f>
        </m:oMath>
      </m:oMathPara>
    </w:p>
    <w:p w14:paraId="0090321E" w14:textId="32DB4495" w:rsidR="00473C4A" w:rsidRDefault="00473C4A" w:rsidP="002B4AD8">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(2)</w:t>
      </w:r>
    </w:p>
    <w:p w14:paraId="3937CD75" w14:textId="1DDD24BC" w:rsidR="00F17A44" w:rsidRPr="00F628C1" w:rsidRDefault="00F17A44" w:rsidP="00F17A44">
      <w:pPr>
        <w:spacing w:after="160" w:line="259" w:lineRule="auto"/>
        <w:jc w:val="both"/>
        <w:rPr>
          <w:noProof/>
        </w:rPr>
      </w:pPr>
      <w:r>
        <w:rPr>
          <w:rFonts w:eastAsia="Calibri"/>
          <w:szCs w:val="18"/>
        </w:rPr>
        <w:t>This process can be executed for small and large spacing between consecutive points along a curve, a</w:t>
      </w:r>
      <w:r w:rsidRPr="002B4AD8">
        <w:rPr>
          <w:rFonts w:eastAsia="Calibri"/>
          <w:szCs w:val="18"/>
        </w:rPr>
        <w:t xml:space="preserve">s shown </w:t>
      </w:r>
      <w:r>
        <w:rPr>
          <w:rFonts w:eastAsia="Calibri"/>
          <w:szCs w:val="18"/>
        </w:rPr>
        <w:t xml:space="preserve">in </w:t>
      </w:r>
      <w:r>
        <w:rPr>
          <w:rFonts w:eastAsia="Calibri"/>
          <w:szCs w:val="18"/>
        </w:rPr>
        <w:fldChar w:fldCharType="begin"/>
      </w:r>
      <w:r>
        <w:rPr>
          <w:rFonts w:eastAsia="Calibri"/>
          <w:szCs w:val="18"/>
        </w:rPr>
        <w:instrText xml:space="preserve"> REF _Ref22922762 \h </w:instrText>
      </w:r>
      <w:r>
        <w:rPr>
          <w:rFonts w:eastAsia="Calibri"/>
          <w:szCs w:val="18"/>
        </w:rPr>
      </w:r>
      <w:r>
        <w:rPr>
          <w:rFonts w:eastAsia="Calibri"/>
          <w:szCs w:val="18"/>
        </w:rPr>
        <w:fldChar w:fldCharType="separate"/>
      </w:r>
      <w:r w:rsidR="00F159AD">
        <w:t xml:space="preserve">Figure </w:t>
      </w:r>
      <w:r w:rsidR="00F159AD">
        <w:rPr>
          <w:noProof/>
        </w:rPr>
        <w:t>7</w:t>
      </w:r>
      <w:r>
        <w:rPr>
          <w:rFonts w:eastAsia="Calibri"/>
          <w:szCs w:val="18"/>
        </w:rPr>
        <w:fldChar w:fldCharType="end"/>
      </w:r>
      <w:r w:rsidRPr="002B4AD8">
        <w:rPr>
          <w:rFonts w:eastAsia="Calibri"/>
          <w:szCs w:val="18"/>
        </w:rPr>
        <w:t>.</w:t>
      </w:r>
      <w:r w:rsidRPr="006D2C3D">
        <w:rPr>
          <w:noProof/>
        </w:rPr>
        <w:t xml:space="preserve"> </w:t>
      </w:r>
      <w:r>
        <w:rPr>
          <w:noProof/>
        </w:rPr>
        <w:t>As a result, both finely-sampled and coarsely-sampled data may be utilized to generate geospatial curvature maps.</w:t>
      </w:r>
    </w:p>
    <w:p w14:paraId="2CD1E217" w14:textId="77777777" w:rsidR="00F17A44" w:rsidRDefault="00F17A44" w:rsidP="00F17A44">
      <w:pPr>
        <w:keepNext/>
        <w:spacing w:after="160" w:line="259" w:lineRule="auto"/>
        <w:jc w:val="center"/>
      </w:pPr>
      <w:r>
        <w:rPr>
          <w:noProof/>
        </w:rPr>
        <w:drawing>
          <wp:inline distT="0" distB="0" distL="0" distR="0" wp14:anchorId="18F2F721" wp14:editId="3BFF7692">
            <wp:extent cx="1447137" cy="141469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6902" cy="1424237"/>
                    </a:xfrm>
                    <a:prstGeom prst="rect">
                      <a:avLst/>
                    </a:prstGeom>
                  </pic:spPr>
                </pic:pic>
              </a:graphicData>
            </a:graphic>
          </wp:inline>
        </w:drawing>
      </w:r>
    </w:p>
    <w:p w14:paraId="0ADB4501" w14:textId="6AEC9DE8" w:rsidR="00F17A44" w:rsidRPr="002B4AD8" w:rsidRDefault="00F17A44" w:rsidP="00F17A44">
      <w:pPr>
        <w:pStyle w:val="Caption"/>
        <w:jc w:val="center"/>
        <w:rPr>
          <w:rFonts w:eastAsia="Calibri"/>
        </w:rPr>
      </w:pPr>
      <w:bookmarkStart w:id="74" w:name="_Ref22922762"/>
      <w:r>
        <w:t xml:space="preserve">Figure </w:t>
      </w:r>
      <w:fldSimple w:instr=" SEQ Figure \* ARABIC ">
        <w:r w:rsidR="00F159AD">
          <w:rPr>
            <w:noProof/>
          </w:rPr>
          <w:t>7</w:t>
        </w:r>
      </w:fldSimple>
      <w:bookmarkEnd w:id="74"/>
      <w:r>
        <w:t xml:space="preserve">. </w:t>
      </w:r>
      <w:r w:rsidRPr="00306C99">
        <w:t>Scalene Triangle in</w:t>
      </w:r>
      <w:r>
        <w:t xml:space="preserve"> Small</w:t>
      </w:r>
      <w:r w:rsidRPr="00306C99">
        <w:t xml:space="preserve"> Arc-Segment</w:t>
      </w:r>
      <w:r>
        <w:t>.</w:t>
      </w:r>
    </w:p>
    <w:p w14:paraId="20E2D5FB" w14:textId="6815CDA0" w:rsidR="00F17A44" w:rsidRDefault="00F17A44" w:rsidP="002B4AD8">
      <w:pPr>
        <w:spacing w:after="160" w:line="259" w:lineRule="auto"/>
        <w:jc w:val="both"/>
        <w:rPr>
          <w:rFonts w:eastAsia="Calibri"/>
          <w:szCs w:val="18"/>
        </w:rPr>
      </w:pPr>
      <w:r>
        <w:rPr>
          <w:rFonts w:eastAsia="Calibri"/>
          <w:szCs w:val="18"/>
        </w:rPr>
        <w:t xml:space="preserve">Curvature is related to the second-order differential of position and has strong association with the limits on lateral acceleration. Given that the </w:t>
      </w:r>
      <w:commentRangeStart w:id="75"/>
      <w:r>
        <w:rPr>
          <w:rFonts w:eastAsia="Calibri"/>
          <w:szCs w:val="18"/>
        </w:rPr>
        <w:t>2</w:t>
      </w:r>
      <w:r w:rsidRPr="00F17A44">
        <w:rPr>
          <w:rFonts w:eastAsia="Calibri"/>
          <w:szCs w:val="18"/>
          <w:vertAlign w:val="superscript"/>
        </w:rPr>
        <w:t>nd</w:t>
      </w:r>
      <w:commentRangeEnd w:id="75"/>
      <w:r w:rsidR="001B0AFF">
        <w:rPr>
          <w:rStyle w:val="CommentReference"/>
          <w:rFonts w:ascii="Calibri" w:eastAsia="Calibri" w:hAnsi="Calibri"/>
        </w:rPr>
        <w:commentReference w:id="75"/>
      </w:r>
      <w:r>
        <w:rPr>
          <w:rFonts w:eastAsia="Calibri"/>
          <w:szCs w:val="18"/>
        </w:rPr>
        <w:t xml:space="preserve"> order differential equations are used to condition non-holonomic boundary conditions, determination of instantaneous curvature provides half of the data needed to fully define smooth, continuous, and deterministic target path formulations.</w:t>
      </w:r>
    </w:p>
    <w:p w14:paraId="277E6DA2" w14:textId="35D2EF14" w:rsidR="00F17A44" w:rsidRDefault="00F17A44" w:rsidP="002B4AD8">
      <w:pPr>
        <w:spacing w:after="160" w:line="259" w:lineRule="auto"/>
        <w:jc w:val="both"/>
        <w:rPr>
          <w:rFonts w:eastAsia="Calibri"/>
          <w:szCs w:val="18"/>
        </w:rPr>
      </w:pPr>
      <w:r>
        <w:rPr>
          <w:rFonts w:eastAsia="Calibri"/>
          <w:szCs w:val="18"/>
        </w:rPr>
        <w:t>In addition to the 2</w:t>
      </w:r>
      <w:r w:rsidRPr="00F17A44">
        <w:rPr>
          <w:rFonts w:eastAsia="Calibri"/>
          <w:szCs w:val="18"/>
          <w:vertAlign w:val="superscript"/>
        </w:rPr>
        <w:t>nd</w:t>
      </w:r>
      <w:r>
        <w:rPr>
          <w:rFonts w:eastAsia="Calibri"/>
          <w:szCs w:val="18"/>
        </w:rPr>
        <w:t xml:space="preserve"> order curvature-based non-holonomic constraint, a 1</w:t>
      </w:r>
      <w:r w:rsidRPr="00F17A44">
        <w:rPr>
          <w:rFonts w:eastAsia="Calibri"/>
          <w:szCs w:val="18"/>
          <w:vertAlign w:val="superscript"/>
        </w:rPr>
        <w:t>st</w:t>
      </w:r>
      <w:r>
        <w:rPr>
          <w:rFonts w:eastAsia="Calibri"/>
          <w:szCs w:val="18"/>
        </w:rPr>
        <w:t xml:space="preserve">-order boundary condition was also identified based on the roadway tangent vector. The roadway tangent vector, </w:t>
      </w:r>
      <w:r>
        <w:rPr>
          <w:rFonts w:eastAsia="Calibri"/>
          <w:i/>
          <w:szCs w:val="18"/>
        </w:rPr>
        <w:t>T</w:t>
      </w:r>
      <w:r>
        <w:rPr>
          <w:rFonts w:eastAsia="Calibri"/>
          <w:szCs w:val="18"/>
        </w:rPr>
        <w:t xml:space="preserve">, is </w:t>
      </w:r>
      <w:r w:rsidR="00883A26">
        <w:rPr>
          <w:rFonts w:eastAsia="Calibri"/>
          <w:szCs w:val="18"/>
        </w:rPr>
        <w:t>determined using</w:t>
      </w:r>
      <w:r>
        <w:rPr>
          <w:rFonts w:eastAsia="Calibri"/>
          <w:szCs w:val="18"/>
        </w:rPr>
        <w:t xml:space="preserve"> an orthogonal phase shift of the curvature vector, such that: </w:t>
      </w:r>
    </w:p>
    <w:p w14:paraId="00B07015" w14:textId="77988C77" w:rsidR="00F17A44" w:rsidRPr="00F17A44" w:rsidRDefault="00F17A44" w:rsidP="002B4AD8">
      <w:pPr>
        <w:spacing w:after="160" w:line="259" w:lineRule="auto"/>
        <w:jc w:val="both"/>
        <w:rPr>
          <w:rFonts w:eastAsia="Calibri"/>
          <w:szCs w:val="18"/>
        </w:rPr>
      </w:pPr>
      <m:oMathPara>
        <m:oMath>
          <m:r>
            <w:rPr>
              <w:rFonts w:ascii="Cambria Math" w:eastAsia="Calibri" w:hAnsi="Cambria Math"/>
              <w:szCs w:val="18"/>
            </w:rPr>
            <m:t xml:space="preserve">T= </m:t>
          </m:r>
          <m:f>
            <m:fPr>
              <m:ctrlPr>
                <w:rPr>
                  <w:rFonts w:ascii="Cambria Math" w:eastAsia="Calibri" w:hAnsi="Cambria Math"/>
                  <w:i/>
                  <w:szCs w:val="18"/>
                </w:rPr>
              </m:ctrlPr>
            </m:fPr>
            <m:num>
              <m:r>
                <w:rPr>
                  <w:rFonts w:ascii="Cambria Math" w:eastAsia="Calibri" w:hAnsi="Cambria Math"/>
                  <w:szCs w:val="18"/>
                </w:rPr>
                <m:t>(AD×κ)</m:t>
              </m:r>
            </m:num>
            <m:den>
              <m:d>
                <m:dPr>
                  <m:begChr m:val="‖"/>
                  <m:endChr m:val="‖"/>
                  <m:ctrlPr>
                    <w:rPr>
                      <w:rFonts w:ascii="Cambria Math" w:eastAsia="Calibri" w:hAnsi="Cambria Math"/>
                      <w:i/>
                      <w:szCs w:val="18"/>
                    </w:rPr>
                  </m:ctrlPr>
                </m:dPr>
                <m:e>
                  <m:r>
                    <w:rPr>
                      <w:rFonts w:ascii="Cambria Math" w:eastAsia="Calibri" w:hAnsi="Cambria Math"/>
                      <w:szCs w:val="18"/>
                    </w:rPr>
                    <m:t>(AD×κ)</m:t>
                  </m:r>
                </m:e>
              </m:d>
            </m:den>
          </m:f>
        </m:oMath>
      </m:oMathPara>
    </w:p>
    <w:p w14:paraId="05C4214A" w14:textId="70D42DC0" w:rsidR="00F17A44" w:rsidRDefault="00F17A44" w:rsidP="00F17A44">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(3)</w:t>
      </w:r>
    </w:p>
    <w:p w14:paraId="16EC209B" w14:textId="00410B57" w:rsidR="00F17A44" w:rsidRDefault="00F17A44" w:rsidP="00F17A44">
      <w:pPr>
        <w:spacing w:after="160" w:line="259" w:lineRule="auto"/>
        <w:jc w:val="both"/>
        <w:rPr>
          <w:rFonts w:eastAsia="Calibri"/>
          <w:szCs w:val="18"/>
        </w:rPr>
      </w:pPr>
      <w:r>
        <w:rPr>
          <w:rFonts w:eastAsia="Calibri"/>
          <w:szCs w:val="18"/>
        </w:rPr>
        <w:t xml:space="preserve">Imposing local curvature and tangent coordinate vectors at each geospatial road </w:t>
      </w:r>
      <w:r w:rsidR="00883A26">
        <w:rPr>
          <w:rFonts w:eastAsia="Calibri"/>
          <w:szCs w:val="18"/>
        </w:rPr>
        <w:t>data-point</w:t>
      </w:r>
      <w:r>
        <w:rPr>
          <w:rFonts w:eastAsia="Calibri"/>
          <w:szCs w:val="18"/>
        </w:rPr>
        <w:t xml:space="preserve"> ensures that the target road path will be consistent with </w:t>
      </w:r>
      <w:proofErr w:type="spellStart"/>
      <w:r w:rsidRPr="002B4AD8">
        <w:rPr>
          <w:rFonts w:eastAsia="Calibri"/>
          <w:szCs w:val="18"/>
        </w:rPr>
        <w:t>Frenet-Serret</w:t>
      </w:r>
      <w:proofErr w:type="spellEnd"/>
      <w:r>
        <w:rPr>
          <w:rFonts w:eastAsia="Calibri"/>
          <w:szCs w:val="18"/>
        </w:rPr>
        <w:t xml:space="preserve"> formulation. Then, roadway data checking can be performed to ensure that the curvature and point data is consistent with road design parameters and useful for identifying potential errors or skew datasets.</w:t>
      </w:r>
    </w:p>
    <w:p w14:paraId="68D8B9F8" w14:textId="1B236CE3" w:rsidR="002B4AD8" w:rsidRPr="002B4AD8" w:rsidRDefault="00F17A44" w:rsidP="002B4AD8">
      <w:pPr>
        <w:pStyle w:val="Head2"/>
      </w:pPr>
      <w:r>
        <w:t>Segment Length Estimation</w:t>
      </w:r>
    </w:p>
    <w:p w14:paraId="0A7F8885" w14:textId="77777777" w:rsidR="00F17A44" w:rsidRDefault="00F17A44" w:rsidP="00A33A43">
      <w:pPr>
        <w:spacing w:after="160" w:line="259" w:lineRule="auto"/>
        <w:jc w:val="both"/>
        <w:rPr>
          <w:rFonts w:eastAsia="Calibri"/>
          <w:szCs w:val="18"/>
        </w:rPr>
      </w:pPr>
      <w:r>
        <w:rPr>
          <w:rFonts w:eastAsia="Calibri"/>
          <w:szCs w:val="18"/>
        </w:rPr>
        <w:t xml:space="preserve">Between each consecutive set of geospatial points, the optimized roadway target path length, </w:t>
      </w:r>
      <w:r>
        <w:rPr>
          <w:rFonts w:eastAsia="Calibri"/>
          <w:i/>
          <w:szCs w:val="18"/>
        </w:rPr>
        <w:t>s</w:t>
      </w:r>
      <w:r>
        <w:rPr>
          <w:rFonts w:eastAsia="Calibri"/>
          <w:szCs w:val="18"/>
        </w:rPr>
        <w:t xml:space="preserve">, may be known to assist with relating vehicle current position to an equivalent position along the roadway target path. This error calculation is essential for determining if the vehicle’s trajectory angle, speed, and current position combination put the vehicle at risk of departing the lane or roadway.  </w:t>
      </w:r>
    </w:p>
    <w:p w14:paraId="222A8F46" w14:textId="10B04866" w:rsidR="00A33A43" w:rsidRPr="005E7ED9" w:rsidRDefault="00F17A44" w:rsidP="00F17A44">
      <w:pPr>
        <w:spacing w:after="160" w:line="259" w:lineRule="auto"/>
        <w:jc w:val="both"/>
        <w:rPr>
          <w:bCs/>
          <w:szCs w:val="18"/>
        </w:rPr>
      </w:pPr>
      <w:r>
        <w:rPr>
          <w:rFonts w:eastAsia="Calibri"/>
          <w:szCs w:val="18"/>
        </w:rPr>
        <w:t>The length of each segment of the road path may be identified using the fundamental determination of arc length to radius based on included angle</w:t>
      </w:r>
      <w:r w:rsidR="00A33A43">
        <w:rPr>
          <w:rFonts w:eastAsia="Calibri"/>
          <w:szCs w:val="18"/>
        </w:rPr>
        <w:t xml:space="preserve">. </w:t>
      </w:r>
      <w:r w:rsidR="00A33A43" w:rsidRPr="005E7ED9">
        <w:rPr>
          <w:bCs/>
          <w:szCs w:val="18"/>
        </w:rPr>
        <w:t xml:space="preserve">The arc-length s of a curve is defined as the length traveled by </w:t>
      </w:r>
      <w:r w:rsidR="00883A26" w:rsidRPr="005E7ED9">
        <w:rPr>
          <w:bCs/>
          <w:szCs w:val="18"/>
        </w:rPr>
        <w:t>the</w:t>
      </w:r>
      <w:r>
        <w:rPr>
          <w:bCs/>
          <w:szCs w:val="18"/>
        </w:rPr>
        <w:t xml:space="preserve"> angle</w:t>
      </w:r>
      <w:r w:rsidR="00A33A43" w:rsidRPr="005E7ED9">
        <w:rPr>
          <w:bCs/>
          <w:szCs w:val="18"/>
        </w:rPr>
        <w:t xml:space="preserve"> </w:t>
      </w:r>
      <m:oMath>
        <m:r>
          <w:rPr>
            <w:rFonts w:ascii="Cambria Math" w:hAnsi="Cambria Math"/>
            <w:szCs w:val="18"/>
          </w:rPr>
          <m:t>θ</m:t>
        </m:r>
      </m:oMath>
      <w:r w:rsidR="006A3AC3">
        <w:rPr>
          <w:bCs/>
          <w:szCs w:val="18"/>
        </w:rPr>
        <w:t xml:space="preserve"> along a constant radius</w:t>
      </w:r>
      <m:oMath>
        <m:r>
          <w:rPr>
            <w:rFonts w:ascii="Cambria Math" w:hAnsi="Cambria Math"/>
            <w:szCs w:val="18"/>
          </w:rPr>
          <m:t xml:space="preserve"> ρ</m:t>
        </m:r>
      </m:oMath>
      <w:r w:rsidR="00A41749">
        <w:rPr>
          <w:bCs/>
          <w:szCs w:val="18"/>
        </w:rPr>
        <w:t>:</w:t>
      </w:r>
    </w:p>
    <w:p w14:paraId="55C73810" w14:textId="5E078135" w:rsidR="00A33A43" w:rsidRPr="005E7ED9" w:rsidRDefault="00A33A43" w:rsidP="00A33A43">
      <w:pPr>
        <w:jc w:val="center"/>
        <w:rPr>
          <w:bCs/>
          <w:szCs w:val="18"/>
        </w:rPr>
      </w:pPr>
      <m:oMathPara>
        <m:oMath>
          <m:r>
            <w:rPr>
              <w:rFonts w:ascii="Cambria Math" w:hAnsi="Cambria Math"/>
              <w:szCs w:val="18"/>
            </w:rPr>
            <m:t>θ=</m:t>
          </m:r>
          <m:f>
            <m:fPr>
              <m:ctrlPr>
                <w:rPr>
                  <w:rFonts w:ascii="Cambria Math" w:hAnsi="Cambria Math"/>
                  <w:bCs/>
                  <w:i/>
                  <w:szCs w:val="18"/>
                </w:rPr>
              </m:ctrlPr>
            </m:fPr>
            <m:num>
              <m:r>
                <w:rPr>
                  <w:rFonts w:ascii="Cambria Math" w:hAnsi="Cambria Math"/>
                  <w:szCs w:val="18"/>
                </w:rPr>
                <m:t>s</m:t>
              </m:r>
            </m:num>
            <m:den>
              <m:r>
                <w:rPr>
                  <w:rFonts w:ascii="Cambria Math" w:hAnsi="Cambria Math"/>
                  <w:szCs w:val="18"/>
                </w:rPr>
                <m:t>ρ</m:t>
              </m:r>
            </m:den>
          </m:f>
        </m:oMath>
      </m:oMathPara>
    </w:p>
    <w:p w14:paraId="688086CD" w14:textId="382AB5A6" w:rsidR="00A33A43" w:rsidRPr="005E7ED9" w:rsidRDefault="00F17A44" w:rsidP="00A33A43">
      <w:pPr>
        <w:jc w:val="both"/>
        <w:rPr>
          <w:bCs/>
          <w:szCs w:val="18"/>
        </w:rPr>
      </w:pPr>
      <w:r>
        <w:rPr>
          <w:bCs/>
          <w:szCs w:val="18"/>
        </w:rPr>
        <w:t>Recalling curvature is the inverse of the radius of curvature, it follows that:</w:t>
      </w:r>
      <w:r w:rsidR="00A41749">
        <w:rPr>
          <w:bCs/>
          <w:szCs w:val="18"/>
        </w:rPr>
        <w:t xml:space="preserve"> </w:t>
      </w:r>
    </w:p>
    <w:p w14:paraId="25C063D4" w14:textId="77777777" w:rsidR="00A33A43" w:rsidRPr="005E7ED9" w:rsidRDefault="00A33A43" w:rsidP="00A33A43">
      <w:pPr>
        <w:jc w:val="both"/>
        <w:rPr>
          <w:bCs/>
          <w:szCs w:val="18"/>
        </w:rPr>
      </w:pPr>
      <m:oMathPara>
        <m:oMath>
          <m:r>
            <w:rPr>
              <w:rFonts w:ascii="Cambria Math" w:hAnsi="Cambria Math"/>
              <w:szCs w:val="18"/>
            </w:rPr>
            <m:t>θ=κs</m:t>
          </m:r>
        </m:oMath>
      </m:oMathPara>
    </w:p>
    <w:p w14:paraId="60C2916F" w14:textId="62A771F1" w:rsidR="00A33A43" w:rsidRPr="005E7ED9" w:rsidRDefault="00F17A44" w:rsidP="00A33A43">
      <w:pPr>
        <w:jc w:val="both"/>
        <w:rPr>
          <w:bCs/>
          <w:szCs w:val="18"/>
        </w:rPr>
      </w:pPr>
      <w:r>
        <w:rPr>
          <w:bCs/>
          <w:szCs w:val="18"/>
        </w:rPr>
        <w:lastRenderedPageBreak/>
        <w:t>A</w:t>
      </w:r>
      <w:r w:rsidR="00A33A43" w:rsidRPr="005E7ED9">
        <w:rPr>
          <w:bCs/>
          <w:szCs w:val="18"/>
        </w:rPr>
        <w:t xml:space="preserve"> differential </w:t>
      </w:r>
      <w:r>
        <w:rPr>
          <w:bCs/>
          <w:szCs w:val="18"/>
        </w:rPr>
        <w:t xml:space="preserve">form may be used to relate the change in angle to the segment length, </w:t>
      </w:r>
      <w:r>
        <w:rPr>
          <w:bCs/>
          <w:i/>
          <w:szCs w:val="18"/>
        </w:rPr>
        <w:t>s</w:t>
      </w:r>
      <w:r w:rsidR="00A33A43" w:rsidRPr="005E7ED9">
        <w:rPr>
          <w:bCs/>
          <w:szCs w:val="18"/>
        </w:rPr>
        <w:t>:</w:t>
      </w:r>
    </w:p>
    <w:p w14:paraId="23522BDD" w14:textId="1A807173" w:rsidR="00A33A43" w:rsidRPr="005E7ED9" w:rsidRDefault="00F17A44" w:rsidP="00A33A43">
      <w:pPr>
        <w:jc w:val="both"/>
        <w:rPr>
          <w:bCs/>
          <w:szCs w:val="18"/>
        </w:rPr>
      </w:pPr>
      <m:oMathPara>
        <m:oMath>
          <m:r>
            <w:rPr>
              <w:rFonts w:ascii="Cambria Math" w:hAnsi="Cambria Math"/>
              <w:szCs w:val="18"/>
            </w:rPr>
            <m:t>ds=</m:t>
          </m:r>
          <m:f>
            <m:fPr>
              <m:ctrlPr>
                <w:rPr>
                  <w:rFonts w:ascii="Cambria Math" w:hAnsi="Cambria Math"/>
                  <w:bCs/>
                  <w:i/>
                  <w:szCs w:val="18"/>
                </w:rPr>
              </m:ctrlPr>
            </m:fPr>
            <m:num>
              <m:r>
                <w:rPr>
                  <w:rFonts w:ascii="Cambria Math" w:hAnsi="Cambria Math"/>
                  <w:szCs w:val="18"/>
                </w:rPr>
                <m:t>dθ</m:t>
              </m:r>
            </m:num>
            <m:den>
              <m:r>
                <w:rPr>
                  <w:rFonts w:ascii="Cambria Math" w:hAnsi="Cambria Math"/>
                  <w:szCs w:val="18"/>
                </w:rPr>
                <m:t>κ</m:t>
              </m:r>
            </m:den>
          </m:f>
        </m:oMath>
      </m:oMathPara>
    </w:p>
    <w:p w14:paraId="22697D47" w14:textId="202F4B04" w:rsidR="00A33A43" w:rsidRPr="005E7ED9" w:rsidRDefault="00A33A43" w:rsidP="00A33A43">
      <w:pPr>
        <w:jc w:val="both"/>
        <w:rPr>
          <w:bCs/>
          <w:szCs w:val="18"/>
        </w:rPr>
      </w:pPr>
      <w:r w:rsidRPr="005E7ED9">
        <w:rPr>
          <w:bCs/>
          <w:szCs w:val="18"/>
        </w:rPr>
        <w:t>By separation of variables and integration</w:t>
      </w:r>
      <w:r w:rsidR="00F17A44">
        <w:rPr>
          <w:bCs/>
          <w:szCs w:val="18"/>
        </w:rPr>
        <w:t>:</w:t>
      </w:r>
    </w:p>
    <w:p w14:paraId="43F7C4EA" w14:textId="425A2D62" w:rsidR="00A33A43" w:rsidRPr="005E7ED9" w:rsidRDefault="00C40BF5" w:rsidP="00A33A43">
      <w:pPr>
        <w:jc w:val="both"/>
        <w:rPr>
          <w:bCs/>
          <w:szCs w:val="18"/>
        </w:rPr>
      </w:pPr>
      <m:oMathPara>
        <m:oMath>
          <m:nary>
            <m:naryPr>
              <m:limLoc m:val="undOvr"/>
              <m:subHide m:val="1"/>
              <m:supHide m:val="1"/>
              <m:ctrlPr>
                <w:rPr>
                  <w:rFonts w:ascii="Cambria Math" w:hAnsi="Cambria Math"/>
                  <w:bCs/>
                  <w:i/>
                  <w:szCs w:val="18"/>
                </w:rPr>
              </m:ctrlPr>
            </m:naryPr>
            <m:sub/>
            <m:sup/>
            <m:e>
              <m:r>
                <w:rPr>
                  <w:rFonts w:ascii="Cambria Math" w:hAnsi="Cambria Math"/>
                  <w:szCs w:val="18"/>
                </w:rPr>
                <m:t>ds</m:t>
              </m:r>
            </m:e>
          </m:nary>
          <m:r>
            <w:rPr>
              <w:rFonts w:ascii="Cambria Math" w:hAnsi="Cambria Math"/>
              <w:szCs w:val="18"/>
            </w:rPr>
            <m:t xml:space="preserve">=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134A20B9" w14:textId="4201F889" w:rsidR="00A33A43" w:rsidRPr="005E7ED9" w:rsidRDefault="00F17A44" w:rsidP="00A33A43">
      <w:pPr>
        <w:jc w:val="both"/>
        <w:rPr>
          <w:bCs/>
          <w:szCs w:val="18"/>
        </w:rPr>
      </w:pPr>
      <w:r>
        <w:rPr>
          <w:bCs/>
          <w:szCs w:val="18"/>
        </w:rPr>
        <w:t>Finally, the segment lengths can be determined</w:t>
      </w:r>
      <w:r w:rsidR="00A33A43" w:rsidRPr="005E7ED9">
        <w:rPr>
          <w:bCs/>
          <w:szCs w:val="18"/>
        </w:rPr>
        <w:t xml:space="preserve"> </w:t>
      </w:r>
      <w:del w:id="76" w:author="Erin Urbank" w:date="2020-01-23T10:42:00Z">
        <w:r w:rsidR="00A33A43" w:rsidRPr="005E7ED9" w:rsidDel="001B0AFF">
          <w:rPr>
            <w:bCs/>
            <w:szCs w:val="18"/>
          </w:rPr>
          <w:delText xml:space="preserve">can be found </w:delText>
        </w:r>
      </w:del>
      <w:r w:rsidR="00A33A43" w:rsidRPr="005E7ED9">
        <w:rPr>
          <w:bCs/>
          <w:szCs w:val="18"/>
        </w:rPr>
        <w:t xml:space="preserve">through numerical integration of the curvature </w:t>
      </w:r>
      <w:r>
        <w:rPr>
          <w:bCs/>
          <w:szCs w:val="18"/>
        </w:rPr>
        <w:t>and angle changes</w:t>
      </w:r>
      <w:r w:rsidR="00A33A43" w:rsidRPr="005E7ED9">
        <w:rPr>
          <w:bCs/>
          <w:szCs w:val="18"/>
        </w:rPr>
        <w:t>:</w:t>
      </w:r>
    </w:p>
    <w:p w14:paraId="23218920" w14:textId="3856A8A4" w:rsidR="00F17A44" w:rsidRPr="00473C4A" w:rsidRDefault="00F17A44" w:rsidP="00361A3C">
      <w:pPr>
        <w:spacing w:after="160" w:line="259" w:lineRule="auto"/>
        <w:jc w:val="center"/>
        <w:rPr>
          <w:rFonts w:eastAsia="Calibri"/>
          <w:szCs w:val="18"/>
        </w:rPr>
      </w:pPr>
      <m:oMathPara>
        <m:oMath>
          <m:r>
            <m:rPr>
              <m:sty m:val="p"/>
            </m:rPr>
            <w:rPr>
              <w:rFonts w:ascii="Cambria Math" w:hAnsi="Cambria Math"/>
              <w:szCs w:val="18"/>
            </w:rPr>
            <m:t>Δ</m:t>
          </m:r>
          <m:r>
            <w:rPr>
              <w:rFonts w:ascii="Cambria Math" w:hAnsi="Cambria Math"/>
              <w:szCs w:val="18"/>
            </w:rPr>
            <m:t xml:space="preserve">s=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58966884" w14:textId="6BA45175" w:rsidR="00F17A44" w:rsidRPr="002B4AD8" w:rsidRDefault="00AD32C1" w:rsidP="00F17A44">
      <w:pPr>
        <w:spacing w:after="160" w:line="259" w:lineRule="auto"/>
        <w:ind w:left="4320"/>
        <w:jc w:val="both"/>
        <w:rPr>
          <w:rFonts w:eastAsia="Calibri"/>
          <w:szCs w:val="18"/>
        </w:rPr>
      </w:pPr>
      <w:r>
        <w:rPr>
          <w:rFonts w:eastAsia="Calibri"/>
          <w:szCs w:val="18"/>
        </w:rPr>
        <w:t>(4</w:t>
      </w:r>
      <w:r w:rsidR="00F17A44">
        <w:rPr>
          <w:rFonts w:eastAsia="Calibri"/>
          <w:szCs w:val="18"/>
        </w:rPr>
        <w:t>)</w:t>
      </w:r>
    </w:p>
    <w:p w14:paraId="1C55B289" w14:textId="77777777" w:rsidR="00F17A44" w:rsidRPr="006D2C3D" w:rsidRDefault="00F17A44" w:rsidP="00F17A44">
      <w:pPr>
        <w:pStyle w:val="Head2"/>
      </w:pPr>
      <w:r>
        <w:t xml:space="preserve">Road Curvature Decomposition </w:t>
      </w:r>
    </w:p>
    <w:p w14:paraId="1EAEE2A0" w14:textId="3F50BC94" w:rsidR="00F17A44" w:rsidRDefault="00F17A44" w:rsidP="00C87FC1">
      <w:pPr>
        <w:jc w:val="both"/>
        <w:rPr>
          <w:rFonts w:eastAsia="Calibri"/>
          <w:szCs w:val="18"/>
        </w:rPr>
      </w:pPr>
      <w:r>
        <w:rPr>
          <w:rFonts w:eastAsia="Calibri"/>
          <w:szCs w:val="18"/>
        </w:rPr>
        <w:t xml:space="preserve">The curvature formulation shown in Equation (2) and </w:t>
      </w:r>
      <w:r w:rsidR="00361A3C">
        <w:rPr>
          <w:rFonts w:eastAsia="Calibri"/>
          <w:szCs w:val="18"/>
        </w:rPr>
        <w:t>road segment</w:t>
      </w:r>
      <w:r>
        <w:rPr>
          <w:rFonts w:eastAsia="Calibri"/>
          <w:szCs w:val="18"/>
        </w:rPr>
        <w:t xml:space="preserve"> calculations shown in </w:t>
      </w:r>
      <w:r w:rsidR="00361A3C">
        <w:rPr>
          <w:rFonts w:eastAsia="Calibri"/>
          <w:szCs w:val="18"/>
        </w:rPr>
        <w:t>Equ</w:t>
      </w:r>
      <w:r w:rsidR="00AD32C1">
        <w:rPr>
          <w:rFonts w:eastAsia="Calibri"/>
          <w:szCs w:val="18"/>
        </w:rPr>
        <w:t>ation (4</w:t>
      </w:r>
      <w:r w:rsidR="00361A3C">
        <w:rPr>
          <w:rFonts w:eastAsia="Calibri"/>
          <w:szCs w:val="18"/>
        </w:rPr>
        <w:t xml:space="preserve">) </w:t>
      </w:r>
      <w:r>
        <w:rPr>
          <w:rFonts w:eastAsia="Calibri"/>
          <w:szCs w:val="18"/>
        </w:rPr>
        <w:t>may be applied to a discrete point cloud collected from a road geometry to determine the instantaneous curvature for every point, except at terminal ends of roadways.</w:t>
      </w:r>
      <w:r w:rsidRPr="002B4AD8">
        <w:rPr>
          <w:rFonts w:eastAsia="Calibri"/>
          <w:szCs w:val="18"/>
        </w:rPr>
        <w:t xml:space="preserve"> </w:t>
      </w:r>
      <w:r>
        <w:rPr>
          <w:rFonts w:eastAsia="Calibri"/>
          <w:szCs w:val="18"/>
        </w:rPr>
        <w:t>An example of the determination of curvature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_Ref23255373 \h </w:instrText>
      </w:r>
      <w:r w:rsidR="00361A3C">
        <w:rPr>
          <w:rFonts w:eastAsia="Calibri"/>
          <w:szCs w:val="18"/>
        </w:rPr>
      </w:r>
      <w:r w:rsidR="00361A3C">
        <w:rPr>
          <w:rFonts w:eastAsia="Calibri"/>
          <w:szCs w:val="18"/>
        </w:rPr>
        <w:fldChar w:fldCharType="separate"/>
      </w:r>
      <w:r w:rsidR="00F159AD">
        <w:t xml:space="preserve">Figure </w:t>
      </w:r>
      <w:r w:rsidR="00F159AD">
        <w:rPr>
          <w:noProof/>
        </w:rPr>
        <w:t>8</w:t>
      </w:r>
      <w:r w:rsidR="00361A3C">
        <w:rPr>
          <w:rFonts w:eastAsia="Calibri"/>
          <w:szCs w:val="18"/>
        </w:rPr>
        <w:fldChar w:fldCharType="end"/>
      </w:r>
      <w:r>
        <w:rPr>
          <w:rFonts w:eastAsia="Calibri"/>
          <w:szCs w:val="18"/>
        </w:rPr>
        <w:t xml:space="preserve">. </w:t>
      </w:r>
    </w:p>
    <w:p w14:paraId="3638D816" w14:textId="77777777" w:rsidR="00F17A44" w:rsidRDefault="00F17A44" w:rsidP="00F17A44">
      <w:pPr>
        <w:keepNext/>
        <w:jc w:val="center"/>
      </w:pPr>
      <w:r>
        <w:rPr>
          <w:noProof/>
        </w:rPr>
        <w:drawing>
          <wp:inline distT="0" distB="0" distL="0" distR="0" wp14:anchorId="6A89B7CC" wp14:editId="405CF376">
            <wp:extent cx="3323644" cy="860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656" cy="864311"/>
                    </a:xfrm>
                    <a:prstGeom prst="rect">
                      <a:avLst/>
                    </a:prstGeom>
                  </pic:spPr>
                </pic:pic>
              </a:graphicData>
            </a:graphic>
          </wp:inline>
        </w:drawing>
      </w:r>
    </w:p>
    <w:p w14:paraId="3DC6942A" w14:textId="7941A502" w:rsidR="00F17A44" w:rsidRDefault="00F17A44" w:rsidP="00F17A44">
      <w:pPr>
        <w:pStyle w:val="Caption"/>
        <w:jc w:val="center"/>
      </w:pPr>
      <w:bookmarkStart w:id="77" w:name="_Ref23255373"/>
      <w:bookmarkStart w:id="78" w:name="_Ref23255364"/>
      <w:r>
        <w:t xml:space="preserve">Figure </w:t>
      </w:r>
      <w:fldSimple w:instr=" SEQ Figure \* ARABIC ">
        <w:r w:rsidR="00F159AD">
          <w:rPr>
            <w:noProof/>
          </w:rPr>
          <w:t>8</w:t>
        </w:r>
      </w:fldSimple>
      <w:bookmarkEnd w:id="77"/>
      <w:r>
        <w:t xml:space="preserve">. </w:t>
      </w:r>
      <w:r w:rsidRPr="00E84C99">
        <w:t>Road with Discrete Curvature Sections</w:t>
      </w:r>
      <w:bookmarkEnd w:id="78"/>
      <w:ins w:id="79" w:author="Erin Urbank" w:date="2020-01-23T13:34:00Z">
        <w:r w:rsidR="00D1462A">
          <w:t>.</w:t>
        </w:r>
      </w:ins>
    </w:p>
    <w:p w14:paraId="69F8B915" w14:textId="27252B51" w:rsidR="00F17A44" w:rsidRPr="00F17A44" w:rsidRDefault="00F17A44" w:rsidP="00C87FC1">
      <w:pPr>
        <w:jc w:val="both"/>
      </w:pPr>
      <w:r>
        <w:rPr>
          <w:rFonts w:eastAsia="Calibri"/>
          <w:szCs w:val="18"/>
        </w:rPr>
        <w:t xml:space="preserve">When roadway curvature is tangent, the curvature evaluates to zero and is stable; in contrast, the instantaneous radius of curvature of a tangent road is infinite for a 2D Cartesian </w:t>
      </w:r>
      <w:proofErr w:type="gramStart"/>
      <w:r>
        <w:rPr>
          <w:rFonts w:eastAsia="Calibri"/>
          <w:szCs w:val="18"/>
        </w:rPr>
        <w:t>map, or</w:t>
      </w:r>
      <w:proofErr w:type="gramEnd"/>
      <w:r>
        <w:rPr>
          <w:rFonts w:eastAsia="Calibri"/>
          <w:szCs w:val="18"/>
        </w:rPr>
        <w:t xml:space="preserve"> may be related to the earth radius in 3D maps. An example of the radius vector map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_Ref22922779 \h </w:instrText>
      </w:r>
      <w:r w:rsidR="00361A3C">
        <w:rPr>
          <w:rFonts w:eastAsia="Calibri"/>
          <w:szCs w:val="18"/>
        </w:rPr>
      </w:r>
      <w:r w:rsidR="00361A3C">
        <w:rPr>
          <w:rFonts w:eastAsia="Calibri"/>
          <w:szCs w:val="18"/>
        </w:rPr>
        <w:fldChar w:fldCharType="separate"/>
      </w:r>
      <w:r w:rsidR="00F159AD">
        <w:t xml:space="preserve">Figure </w:t>
      </w:r>
      <w:r w:rsidR="00F159AD">
        <w:rPr>
          <w:noProof/>
        </w:rPr>
        <w:t>9</w:t>
      </w:r>
      <w:r w:rsidR="00361A3C">
        <w:rPr>
          <w:rFonts w:eastAsia="Calibri"/>
          <w:szCs w:val="18"/>
        </w:rPr>
        <w:fldChar w:fldCharType="end"/>
      </w:r>
      <w:r>
        <w:rPr>
          <w:rFonts w:eastAsia="Calibri"/>
          <w:szCs w:val="18"/>
        </w:rPr>
        <w:t>.</w:t>
      </w:r>
    </w:p>
    <w:p w14:paraId="062EF6BD" w14:textId="77777777" w:rsidR="00F17A44" w:rsidRDefault="00F17A44" w:rsidP="00F17A44">
      <w:pPr>
        <w:keepNext/>
        <w:spacing w:after="160" w:line="259" w:lineRule="auto"/>
        <w:jc w:val="center"/>
      </w:pPr>
      <w:r>
        <w:rPr>
          <w:noProof/>
        </w:rPr>
        <w:drawing>
          <wp:inline distT="0" distB="0" distL="0" distR="0" wp14:anchorId="48F4D45A" wp14:editId="73835C68">
            <wp:extent cx="3379111" cy="962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0769" cy="962580"/>
                    </a:xfrm>
                    <a:prstGeom prst="rect">
                      <a:avLst/>
                    </a:prstGeom>
                  </pic:spPr>
                </pic:pic>
              </a:graphicData>
            </a:graphic>
          </wp:inline>
        </w:drawing>
      </w:r>
    </w:p>
    <w:p w14:paraId="52BC5E37" w14:textId="11AEC82A" w:rsidR="00F17A44" w:rsidRDefault="00F17A44" w:rsidP="00F17A44">
      <w:pPr>
        <w:pStyle w:val="Caption"/>
        <w:jc w:val="center"/>
      </w:pPr>
      <w:bookmarkStart w:id="80" w:name="_Ref22922779"/>
      <w:r>
        <w:t xml:space="preserve">Figure </w:t>
      </w:r>
      <w:fldSimple w:instr=" SEQ Figure \* ARABIC ">
        <w:r w:rsidR="00F159AD">
          <w:rPr>
            <w:noProof/>
          </w:rPr>
          <w:t>9</w:t>
        </w:r>
      </w:fldSimple>
      <w:bookmarkEnd w:id="80"/>
      <w:r>
        <w:t>. Road</w:t>
      </w:r>
      <w:r w:rsidRPr="00C015C4">
        <w:t xml:space="preserve"> with Discrete </w:t>
      </w:r>
      <w:r>
        <w:t xml:space="preserve">Radius of Curvature </w:t>
      </w:r>
      <w:r w:rsidRPr="00C015C4">
        <w:t>Sections</w:t>
      </w:r>
      <w:ins w:id="81" w:author="Erin Urbank" w:date="2020-01-23T13:34:00Z">
        <w:r w:rsidR="00D1462A">
          <w:t>.</w:t>
        </w:r>
      </w:ins>
    </w:p>
    <w:p w14:paraId="1F774E9B" w14:textId="77777777" w:rsidR="00F17A44" w:rsidRPr="00F17A44" w:rsidRDefault="00F17A44" w:rsidP="00F17A44"/>
    <w:p w14:paraId="3F0F55FE" w14:textId="565DB826" w:rsidR="00F17A44" w:rsidRDefault="00F17A44" w:rsidP="00F17A44">
      <w:pPr>
        <w:jc w:val="both"/>
        <w:rPr>
          <w:rFonts w:eastAsia="Calibri"/>
        </w:rPr>
      </w:pPr>
      <w:r>
        <w:rPr>
          <w:rFonts w:eastAsia="Calibri"/>
        </w:rPr>
        <w:t xml:space="preserve">With the use of different technologies such as Aerial Photography, LIDAR scanning, GPS collection, or Road Surveying, it is possible to obtain a geospatial map of roadway centerlines or roadway lane edges (or limits of </w:t>
      </w:r>
      <w:proofErr w:type="spellStart"/>
      <w:r>
        <w:rPr>
          <w:rFonts w:eastAsia="Calibri"/>
        </w:rPr>
        <w:t>travelway</w:t>
      </w:r>
      <w:proofErr w:type="spellEnd"/>
      <w:r>
        <w:rPr>
          <w:rFonts w:eastAsia="Calibri"/>
        </w:rPr>
        <w:t xml:space="preserve"> for rural, unmarked roads). This data may be processed to identify the instantaneous curvature</w:t>
      </w:r>
      <w:r w:rsidR="00C87FC1">
        <w:rPr>
          <w:rFonts w:eastAsia="Calibri"/>
        </w:rPr>
        <w:t xml:space="preserve"> and</w:t>
      </w:r>
      <w:r>
        <w:rPr>
          <w:rFonts w:eastAsia="Calibri"/>
        </w:rPr>
        <w:t xml:space="preserve"> heading angle</w:t>
      </w:r>
      <w:r w:rsidR="00C87FC1">
        <w:rPr>
          <w:rFonts w:eastAsia="Calibri"/>
        </w:rPr>
        <w:t xml:space="preserve"> of road points, and the</w:t>
      </w:r>
      <w:r>
        <w:rPr>
          <w:rFonts w:eastAsia="Calibri"/>
        </w:rPr>
        <w:t xml:space="preserve"> segment length connecting </w:t>
      </w:r>
      <w:r w:rsidR="00C87FC1">
        <w:rPr>
          <w:rFonts w:eastAsia="Calibri"/>
        </w:rPr>
        <w:t>consecutive</w:t>
      </w:r>
      <w:r>
        <w:rPr>
          <w:rFonts w:eastAsia="Calibri"/>
        </w:rPr>
        <w:t xml:space="preserve"> point</w:t>
      </w:r>
      <w:r w:rsidR="00C87FC1">
        <w:rPr>
          <w:rFonts w:eastAsia="Calibri"/>
        </w:rPr>
        <w:t>s</w:t>
      </w:r>
      <w:r>
        <w:rPr>
          <w:rFonts w:eastAsia="Calibri"/>
        </w:rPr>
        <w:t xml:space="preserve"> on the roadway. Continuous mathematical curve formulations may then be used to connect the geospatial point data in accordance with the </w:t>
      </w:r>
      <w:r>
        <w:rPr>
          <w:rFonts w:eastAsia="Calibri"/>
        </w:rPr>
        <w:t>curvature and heading angle calculations calculated previously</w:t>
      </w:r>
      <w:r w:rsidR="00C87FC1">
        <w:rPr>
          <w:rFonts w:eastAsia="Calibri"/>
        </w:rPr>
        <w:t>. An example of this technique would be a parametric polynomial representation for X and Y road coordinates</w:t>
      </w:r>
      <w:r>
        <w:rPr>
          <w:rFonts w:eastAsia="Calibri"/>
        </w:rPr>
        <w:t xml:space="preserve">. An example of the road curvature decomposition scheme is represented in </w:t>
      </w:r>
      <w:r>
        <w:rPr>
          <w:rFonts w:eastAsia="Calibri"/>
        </w:rPr>
        <w:fldChar w:fldCharType="begin"/>
      </w:r>
      <w:r>
        <w:rPr>
          <w:rFonts w:eastAsia="Calibri"/>
        </w:rPr>
        <w:instrText xml:space="preserve"> REF _Ref23256101 \h </w:instrText>
      </w:r>
      <w:r>
        <w:rPr>
          <w:rFonts w:eastAsia="Calibri"/>
        </w:rPr>
      </w:r>
      <w:r>
        <w:rPr>
          <w:rFonts w:eastAsia="Calibri"/>
        </w:rPr>
        <w:fldChar w:fldCharType="separate"/>
      </w:r>
      <w:r w:rsidR="00F159AD">
        <w:t xml:space="preserve">Figure </w:t>
      </w:r>
      <w:r w:rsidR="00F159AD">
        <w:rPr>
          <w:noProof/>
        </w:rPr>
        <w:t>10</w:t>
      </w:r>
      <w:r>
        <w:rPr>
          <w:rFonts w:eastAsia="Calibri"/>
        </w:rPr>
        <w:fldChar w:fldCharType="end"/>
      </w:r>
      <w:r>
        <w:rPr>
          <w:rFonts w:eastAsia="Calibri"/>
        </w:rPr>
        <w:t>.</w:t>
      </w:r>
    </w:p>
    <w:p w14:paraId="4A62C844" w14:textId="6CC40B8A" w:rsidR="00F17A44" w:rsidRPr="008E7C41" w:rsidRDefault="00F17A44" w:rsidP="00F17A44">
      <w:pPr>
        <w:jc w:val="both"/>
        <w:rPr>
          <w:rFonts w:eastAsia="Calibri"/>
        </w:rPr>
      </w:pPr>
      <w:r>
        <w:rPr>
          <w:noProof/>
        </w:rPr>
        <w:drawing>
          <wp:inline distT="0" distB="0" distL="0" distR="0" wp14:anchorId="117CE836" wp14:editId="7FE51EC7">
            <wp:extent cx="3200400" cy="2004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004695"/>
                    </a:xfrm>
                    <a:prstGeom prst="rect">
                      <a:avLst/>
                    </a:prstGeom>
                  </pic:spPr>
                </pic:pic>
              </a:graphicData>
            </a:graphic>
          </wp:inline>
        </w:drawing>
      </w:r>
    </w:p>
    <w:p w14:paraId="4AA9AE1F" w14:textId="66642EF1" w:rsidR="00F17A44" w:rsidRDefault="00F17A44" w:rsidP="00F17A44">
      <w:pPr>
        <w:pStyle w:val="Caption"/>
      </w:pPr>
      <w:bookmarkStart w:id="82" w:name="_Ref23256101"/>
      <w:r>
        <w:t xml:space="preserve">Figure </w:t>
      </w:r>
      <w:fldSimple w:instr=" SEQ Figure \* ARABIC ">
        <w:r w:rsidR="00F159AD">
          <w:rPr>
            <w:noProof/>
          </w:rPr>
          <w:t>10</w:t>
        </w:r>
      </w:fldSimple>
      <w:bookmarkEnd w:id="82"/>
      <w:r>
        <w:t>. Road Curvature Decomposition Example</w:t>
      </w:r>
      <w:ins w:id="83" w:author="Erin Urbank" w:date="2020-01-23T13:34:00Z">
        <w:r w:rsidR="00D1462A">
          <w:t>.</w:t>
        </w:r>
      </w:ins>
    </w:p>
    <w:p w14:paraId="3A05439F" w14:textId="6CF996B7" w:rsidR="00C87FC1" w:rsidRPr="00C87FC1" w:rsidRDefault="00C87FC1" w:rsidP="00C87FC1">
      <w:pPr>
        <w:jc w:val="both"/>
      </w:pPr>
      <w:r>
        <w:t>Using the discrete curvatures calculated for each point, a piecewise-linear, continuous curvature model was developed. Road profiles may be deterministically modeled using relationships for curvature points, heading angles, and roadway segment lengths. Application of this technique to the creation of target paths was deemed the “Midwest Discrete Curvature” (MDC) method. The efficacy of this method in estimating road profiles was evaluated in the following sections.</w:t>
      </w:r>
    </w:p>
    <w:p w14:paraId="1B857C16" w14:textId="77777777" w:rsidR="002B4AD8" w:rsidRDefault="002B4AD8" w:rsidP="002B4AD8">
      <w:pPr>
        <w:pStyle w:val="Head1"/>
      </w:pPr>
      <w:r>
        <w:t>Implementation</w:t>
      </w:r>
      <w:del w:id="84" w:author="Erin Urbank" w:date="2020-01-23T11:41:00Z">
        <w:r w:rsidDel="00AF536E">
          <w:delText>s</w:delText>
        </w:r>
      </w:del>
    </w:p>
    <w:p w14:paraId="15E409A1" w14:textId="71A32357" w:rsidR="00C87FC1" w:rsidRDefault="002B4AD8" w:rsidP="002B4AD8">
      <w:pPr>
        <w:spacing w:after="160" w:line="259" w:lineRule="auto"/>
        <w:jc w:val="both"/>
        <w:rPr>
          <w:rFonts w:eastAsia="Calibri"/>
          <w:bCs/>
          <w:szCs w:val="18"/>
        </w:rPr>
      </w:pPr>
      <w:r w:rsidRPr="002B4AD8">
        <w:rPr>
          <w:rFonts w:eastAsia="Calibri"/>
          <w:bCs/>
          <w:szCs w:val="18"/>
        </w:rPr>
        <w:t xml:space="preserve">Typical highway roads are designed based on AASHTO guidelines to provide a natural, easy-to-follow path for drivers, such that the lateral </w:t>
      </w:r>
      <w:r w:rsidR="00C87FC1">
        <w:rPr>
          <w:rFonts w:eastAsia="Calibri"/>
          <w:bCs/>
          <w:szCs w:val="18"/>
        </w:rPr>
        <w:t>accelerations</w:t>
      </w:r>
      <w:r w:rsidRPr="002B4AD8">
        <w:rPr>
          <w:rFonts w:eastAsia="Calibri"/>
          <w:bCs/>
          <w:szCs w:val="18"/>
        </w:rPr>
        <w:t xml:space="preserve"> increase and decrease gradually as the vehicle </w:t>
      </w:r>
      <w:r w:rsidR="00C87FC1">
        <w:rPr>
          <w:rFonts w:eastAsia="Calibri"/>
          <w:bCs/>
          <w:szCs w:val="18"/>
        </w:rPr>
        <w:t>begins and ends curved road segments</w:t>
      </w:r>
      <w:r w:rsidRPr="002B4AD8">
        <w:rPr>
          <w:rFonts w:eastAsia="Calibri"/>
          <w:bCs/>
          <w:szCs w:val="18"/>
        </w:rPr>
        <w:t xml:space="preserve"> [</w:t>
      </w:r>
      <w:r w:rsidR="00361A3C">
        <w:rPr>
          <w:rFonts w:eastAsia="Calibri"/>
          <w:bCs/>
          <w:szCs w:val="18"/>
          <w:highlight w:val="yellow"/>
        </w:rPr>
        <w:fldChar w:fldCharType="begin"/>
      </w:r>
      <w:r w:rsidR="00361A3C">
        <w:rPr>
          <w:rFonts w:eastAsia="Calibri"/>
          <w:bCs/>
          <w:szCs w:val="18"/>
        </w:rPr>
        <w:instrText xml:space="preserve"> REF _Ref30424026 \r \h </w:instrText>
      </w:r>
      <w:r w:rsidR="00361A3C">
        <w:rPr>
          <w:rFonts w:eastAsia="Calibri"/>
          <w:bCs/>
          <w:szCs w:val="18"/>
          <w:highlight w:val="yellow"/>
        </w:rPr>
      </w:r>
      <w:r w:rsidR="00361A3C">
        <w:rPr>
          <w:rFonts w:eastAsia="Calibri"/>
          <w:bCs/>
          <w:szCs w:val="18"/>
          <w:highlight w:val="yellow"/>
        </w:rPr>
        <w:fldChar w:fldCharType="separate"/>
      </w:r>
      <w:r w:rsidR="00F159AD">
        <w:rPr>
          <w:rFonts w:eastAsia="Calibri"/>
          <w:bCs/>
          <w:szCs w:val="18"/>
        </w:rPr>
        <w:t>24</w:t>
      </w:r>
      <w:r w:rsidR="00361A3C">
        <w:rPr>
          <w:rFonts w:eastAsia="Calibri"/>
          <w:bCs/>
          <w:szCs w:val="18"/>
          <w:highlight w:val="yellow"/>
        </w:rPr>
        <w:fldChar w:fldCharType="end"/>
      </w:r>
      <w:r w:rsidRPr="002B4AD8">
        <w:rPr>
          <w:rFonts w:eastAsia="Calibri"/>
          <w:bCs/>
          <w:szCs w:val="18"/>
        </w:rPr>
        <w:t xml:space="preserve">]. </w:t>
      </w:r>
      <w:r w:rsidR="00C87FC1">
        <w:rPr>
          <w:rFonts w:eastAsia="Calibri"/>
          <w:bCs/>
          <w:szCs w:val="18"/>
        </w:rPr>
        <w:t>The continuity of the road curvature and adaptability for road tangents using the MDC method were compared by calculating the curvature throughout a road segment constructed consistently with AASHTO design guidelines, then compared using real-world data from satellite photography and point selection as well as GPS data.</w:t>
      </w:r>
    </w:p>
    <w:p w14:paraId="7F5047AA" w14:textId="13606D60" w:rsidR="002B4AD8" w:rsidRPr="002B4AD8" w:rsidRDefault="002B4AD8" w:rsidP="002B4AD8">
      <w:pPr>
        <w:pStyle w:val="Head2"/>
      </w:pPr>
      <w:r>
        <w:t>AASHTO Base Model</w:t>
      </w:r>
    </w:p>
    <w:p w14:paraId="5CDFC8DF" w14:textId="5BEA0650" w:rsidR="00C87FC1" w:rsidRPr="002B4AD8" w:rsidRDefault="002B4AD8" w:rsidP="00C87FC1">
      <w:pPr>
        <w:spacing w:after="160" w:line="259" w:lineRule="auto"/>
        <w:jc w:val="both"/>
        <w:rPr>
          <w:rFonts w:eastAsia="Calibri"/>
          <w:bCs/>
          <w:szCs w:val="18"/>
        </w:rPr>
      </w:pPr>
      <w:r w:rsidRPr="002B4AD8">
        <w:rPr>
          <w:rFonts w:eastAsia="Calibri"/>
          <w:bCs/>
          <w:szCs w:val="18"/>
        </w:rPr>
        <w:t xml:space="preserve">This model </w:t>
      </w:r>
      <w:del w:id="85" w:author="Erin Urbank" w:date="2020-01-23T11:43:00Z">
        <w:r w:rsidRPr="002B4AD8" w:rsidDel="00AF536E">
          <w:rPr>
            <w:rFonts w:eastAsia="Calibri"/>
            <w:bCs/>
            <w:szCs w:val="18"/>
          </w:rPr>
          <w:delText xml:space="preserve">consisted on </w:delText>
        </w:r>
      </w:del>
      <w:r w:rsidRPr="002B4AD8">
        <w:rPr>
          <w:rFonts w:eastAsia="Calibri"/>
          <w:bCs/>
          <w:szCs w:val="18"/>
        </w:rPr>
        <w:t xml:space="preserve">strictly </w:t>
      </w:r>
      <w:del w:id="86" w:author="Erin Urbank" w:date="2020-01-23T11:43:00Z">
        <w:r w:rsidRPr="002B4AD8" w:rsidDel="00AF536E">
          <w:rPr>
            <w:rFonts w:eastAsia="Calibri"/>
            <w:bCs/>
            <w:szCs w:val="18"/>
          </w:rPr>
          <w:delText xml:space="preserve">using </w:delText>
        </w:r>
      </w:del>
      <w:ins w:id="87" w:author="Erin Urbank" w:date="2020-01-23T11:43:00Z">
        <w:r w:rsidR="00AF536E" w:rsidRPr="002B4AD8">
          <w:rPr>
            <w:rFonts w:eastAsia="Calibri"/>
            <w:bCs/>
            <w:szCs w:val="18"/>
          </w:rPr>
          <w:t>us</w:t>
        </w:r>
        <w:r w:rsidR="00AF536E">
          <w:rPr>
            <w:rFonts w:eastAsia="Calibri"/>
            <w:bCs/>
            <w:szCs w:val="18"/>
          </w:rPr>
          <w:t>ed</w:t>
        </w:r>
        <w:r w:rsidR="00AF536E" w:rsidRPr="002B4AD8">
          <w:rPr>
            <w:rFonts w:eastAsia="Calibri"/>
            <w:bCs/>
            <w:szCs w:val="18"/>
          </w:rPr>
          <w:t xml:space="preserve"> </w:t>
        </w:r>
      </w:ins>
      <w:r w:rsidRPr="002B4AD8">
        <w:rPr>
          <w:rFonts w:eastAsia="Calibri"/>
          <w:bCs/>
          <w:szCs w:val="18"/>
        </w:rPr>
        <w:t>AASHTO guidelines to design an ideal highway road for a vehicle traversing at constant 60 mph. The curve consisted of 5 different sections that can be classified as: straight section, entrance transition, constant radius curve, exit transition</w:t>
      </w:r>
      <w:ins w:id="88" w:author="Erin Urbank" w:date="2020-01-23T11:44:00Z">
        <w:r w:rsidR="00AF536E">
          <w:rPr>
            <w:rFonts w:eastAsia="Calibri"/>
            <w:bCs/>
            <w:szCs w:val="18"/>
          </w:rPr>
          <w:t>,</w:t>
        </w:r>
      </w:ins>
      <w:r w:rsidRPr="002B4AD8">
        <w:rPr>
          <w:rFonts w:eastAsia="Calibri"/>
          <w:bCs/>
          <w:szCs w:val="18"/>
        </w:rPr>
        <w:t xml:space="preserve"> and straight section. </w:t>
      </w:r>
      <w:r w:rsidR="00C87FC1">
        <w:rPr>
          <w:rFonts w:eastAsia="Calibri"/>
          <w:bCs/>
          <w:szCs w:val="18"/>
        </w:rPr>
        <w:t xml:space="preserve">The road path constructed in accordance with AASHTO Green Book design guidelines is shown schematically in </w:t>
      </w:r>
      <w:r w:rsidR="00C87FC1">
        <w:rPr>
          <w:rFonts w:eastAsia="Calibri"/>
          <w:bCs/>
          <w:szCs w:val="18"/>
        </w:rPr>
        <w:fldChar w:fldCharType="begin"/>
      </w:r>
      <w:r w:rsidR="00C87FC1">
        <w:rPr>
          <w:rFonts w:eastAsia="Calibri"/>
          <w:bCs/>
          <w:szCs w:val="18"/>
        </w:rPr>
        <w:instrText xml:space="preserve"> REF _Ref22922954 \h </w:instrText>
      </w:r>
      <w:r w:rsidR="00C87FC1">
        <w:rPr>
          <w:rFonts w:eastAsia="Calibri"/>
          <w:bCs/>
          <w:szCs w:val="18"/>
        </w:rPr>
      </w:r>
      <w:r w:rsidR="00C87FC1">
        <w:rPr>
          <w:rFonts w:eastAsia="Calibri"/>
          <w:bCs/>
          <w:szCs w:val="18"/>
        </w:rPr>
        <w:fldChar w:fldCharType="separate"/>
      </w:r>
      <w:r w:rsidR="00F159AD">
        <w:t xml:space="preserve">Figure </w:t>
      </w:r>
      <w:r w:rsidR="00F159AD">
        <w:rPr>
          <w:noProof/>
        </w:rPr>
        <w:t>11</w:t>
      </w:r>
      <w:r w:rsidR="00C87FC1">
        <w:rPr>
          <w:rFonts w:eastAsia="Calibri"/>
          <w:bCs/>
          <w:szCs w:val="18"/>
        </w:rPr>
        <w:fldChar w:fldCharType="end"/>
      </w:r>
      <w:r w:rsidR="00C87FC1" w:rsidRPr="002B4AD8">
        <w:rPr>
          <w:rFonts w:eastAsia="Calibri"/>
          <w:bCs/>
          <w:szCs w:val="18"/>
        </w:rPr>
        <w:t>.</w:t>
      </w:r>
    </w:p>
    <w:p w14:paraId="1029EE21" w14:textId="77777777" w:rsidR="00C87FC1" w:rsidRDefault="00C87FC1" w:rsidP="00C87FC1">
      <w:pPr>
        <w:keepNext/>
        <w:spacing w:after="160" w:line="259" w:lineRule="auto"/>
        <w:jc w:val="both"/>
      </w:pPr>
      <w:r>
        <w:rPr>
          <w:noProof/>
        </w:rPr>
        <w:lastRenderedPageBreak/>
        <w:drawing>
          <wp:anchor distT="0" distB="0" distL="114300" distR="114300" simplePos="0" relativeHeight="251662336" behindDoc="0" locked="0" layoutInCell="1" allowOverlap="1" wp14:anchorId="45EF7E2E" wp14:editId="0FC87F4F">
            <wp:simplePos x="0" y="0"/>
            <wp:positionH relativeFrom="column">
              <wp:posOffset>750819</wp:posOffset>
            </wp:positionH>
            <wp:positionV relativeFrom="paragraph">
              <wp:posOffset>186690</wp:posOffset>
            </wp:positionV>
            <wp:extent cx="1423283" cy="1137231"/>
            <wp:effectExtent l="0" t="0" r="571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3283" cy="1137231"/>
                    </a:xfrm>
                    <a:prstGeom prst="rect">
                      <a:avLst/>
                    </a:prstGeom>
                    <a:noFill/>
                  </pic:spPr>
                </pic:pic>
              </a:graphicData>
            </a:graphic>
            <wp14:sizeRelH relativeFrom="margin">
              <wp14:pctWidth>0</wp14:pctWidth>
            </wp14:sizeRelH>
            <wp14:sizeRelV relativeFrom="margin">
              <wp14:pctHeight>0</wp14:pctHeight>
            </wp14:sizeRelV>
          </wp:anchor>
        </w:drawing>
      </w:r>
      <w:r w:rsidRPr="002B4AD8">
        <w:rPr>
          <w:rFonts w:eastAsia="Calibri"/>
          <w:bCs/>
          <w:noProof/>
          <w:szCs w:val="18"/>
        </w:rPr>
        <w:drawing>
          <wp:inline distT="0" distB="0" distL="0" distR="0" wp14:anchorId="19C8AFF3" wp14:editId="4312C43C">
            <wp:extent cx="3156667" cy="2605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5885" r="6880" b="8823"/>
                    <a:stretch/>
                  </pic:blipFill>
                  <pic:spPr bwMode="auto">
                    <a:xfrm>
                      <a:off x="0" y="0"/>
                      <a:ext cx="3190540" cy="2633839"/>
                    </a:xfrm>
                    <a:prstGeom prst="rect">
                      <a:avLst/>
                    </a:prstGeom>
                    <a:noFill/>
                    <a:ln>
                      <a:noFill/>
                    </a:ln>
                    <a:extLst>
                      <a:ext uri="{53640926-AAD7-44D8-BBD7-CCE9431645EC}">
                        <a14:shadowObscured xmlns:a14="http://schemas.microsoft.com/office/drawing/2010/main"/>
                      </a:ext>
                    </a:extLst>
                  </pic:spPr>
                </pic:pic>
              </a:graphicData>
            </a:graphic>
          </wp:inline>
        </w:drawing>
      </w:r>
    </w:p>
    <w:p w14:paraId="33A116AB" w14:textId="3FC16F84" w:rsidR="00C87FC1" w:rsidRPr="001C31F9" w:rsidRDefault="00C87FC1" w:rsidP="00C87FC1">
      <w:pPr>
        <w:pStyle w:val="Caption"/>
        <w:jc w:val="both"/>
        <w:rPr>
          <w:rFonts w:eastAsia="Calibri"/>
          <w:bCs/>
          <w:i w:val="0"/>
          <w:iCs w:val="0"/>
        </w:rPr>
      </w:pPr>
      <w:bookmarkStart w:id="89" w:name="_Ref22922954"/>
      <w:r>
        <w:t xml:space="preserve">Figure </w:t>
      </w:r>
      <w:fldSimple w:instr=" SEQ Figure \* ARABIC ">
        <w:r w:rsidR="00F159AD">
          <w:rPr>
            <w:noProof/>
          </w:rPr>
          <w:t>11</w:t>
        </w:r>
      </w:fldSimple>
      <w:bookmarkEnd w:id="89"/>
      <w:r>
        <w:t xml:space="preserve">. </w:t>
      </w:r>
      <w:proofErr w:type="gramStart"/>
      <w:r>
        <w:t>Finely-Discretized</w:t>
      </w:r>
      <w:proofErr w:type="gramEnd"/>
      <w:r>
        <w:t xml:space="preserve"> </w:t>
      </w:r>
      <w:r w:rsidRPr="00936DBB">
        <w:t>AASHTO Base Model: Road with Velocity Vectors</w:t>
      </w:r>
      <w:r>
        <w:t>.</w:t>
      </w:r>
    </w:p>
    <w:p w14:paraId="45DA353A" w14:textId="0E2303B9" w:rsidR="002B4AD8" w:rsidRPr="002B4AD8" w:rsidRDefault="002B4AD8" w:rsidP="002B4AD8">
      <w:pPr>
        <w:spacing w:after="160" w:line="259" w:lineRule="auto"/>
        <w:jc w:val="both"/>
        <w:rPr>
          <w:rFonts w:eastAsia="Calibri"/>
          <w:bCs/>
          <w:szCs w:val="18"/>
        </w:rPr>
      </w:pPr>
      <w:r w:rsidRPr="002B4AD8">
        <w:rPr>
          <w:rFonts w:eastAsia="Calibri"/>
          <w:bCs/>
          <w:szCs w:val="18"/>
        </w:rPr>
        <w:t xml:space="preserve">Applying the </w:t>
      </w:r>
      <w:r w:rsidR="00C87FC1">
        <w:rPr>
          <w:rFonts w:eastAsia="Calibri"/>
          <w:bCs/>
          <w:szCs w:val="18"/>
        </w:rPr>
        <w:t>MDC</w:t>
      </w:r>
      <w:r w:rsidRPr="002B4AD8">
        <w:rPr>
          <w:rFonts w:eastAsia="Calibri"/>
          <w:bCs/>
          <w:szCs w:val="18"/>
        </w:rPr>
        <w:t xml:space="preserve"> approach to this curve, curvature vectors were plotted with respect to the road segments</w:t>
      </w:r>
      <w:ins w:id="90" w:author="Erin Urbank" w:date="2020-01-23T11:44:00Z">
        <w:r w:rsidR="00AF536E">
          <w:rPr>
            <w:rFonts w:eastAsia="Calibri"/>
            <w:bCs/>
            <w:szCs w:val="18"/>
          </w:rPr>
          <w:t>,</w:t>
        </w:r>
      </w:ins>
      <w:r w:rsidRPr="002B4AD8">
        <w:rPr>
          <w:rFonts w:eastAsia="Calibri"/>
          <w:bCs/>
          <w:szCs w:val="18"/>
        </w:rPr>
        <w:t xml:space="preserve"> as shown </w:t>
      </w:r>
      <w:r w:rsidR="00072656">
        <w:rPr>
          <w:rFonts w:eastAsia="Calibri"/>
          <w:bCs/>
          <w:szCs w:val="18"/>
        </w:rPr>
        <w:fldChar w:fldCharType="begin"/>
      </w:r>
      <w:r w:rsidR="00072656">
        <w:rPr>
          <w:rFonts w:eastAsia="Calibri"/>
          <w:bCs/>
          <w:szCs w:val="18"/>
        </w:rPr>
        <w:instrText xml:space="preserve"> REF _Ref22922822 \h </w:instrText>
      </w:r>
      <w:r w:rsidR="00072656">
        <w:rPr>
          <w:rFonts w:eastAsia="Calibri"/>
          <w:bCs/>
          <w:szCs w:val="18"/>
        </w:rPr>
      </w:r>
      <w:r w:rsidR="00072656">
        <w:rPr>
          <w:rFonts w:eastAsia="Calibri"/>
          <w:bCs/>
          <w:szCs w:val="18"/>
        </w:rPr>
        <w:fldChar w:fldCharType="separate"/>
      </w:r>
      <w:r w:rsidR="00F159AD">
        <w:t xml:space="preserve">Figure </w:t>
      </w:r>
      <w:r w:rsidR="00F159AD">
        <w:rPr>
          <w:noProof/>
        </w:rPr>
        <w:t>12</w:t>
      </w:r>
      <w:r w:rsidR="00072656">
        <w:rPr>
          <w:rFonts w:eastAsia="Calibri"/>
          <w:bCs/>
          <w:szCs w:val="18"/>
        </w:rPr>
        <w:fldChar w:fldCharType="end"/>
      </w:r>
      <w:r w:rsidRPr="002B4AD8">
        <w:rPr>
          <w:rFonts w:eastAsia="Calibri"/>
          <w:bCs/>
          <w:szCs w:val="18"/>
        </w:rPr>
        <w:t>. The curvature magnitude was plotted with respect to road segments to obtain a base curvature profile</w:t>
      </w:r>
      <w:ins w:id="91" w:author="Erin Urbank" w:date="2020-01-23T11:44:00Z">
        <w:r w:rsidR="00AF536E">
          <w:rPr>
            <w:rFonts w:eastAsia="Calibri"/>
            <w:bCs/>
            <w:szCs w:val="18"/>
          </w:rPr>
          <w:t>,</w:t>
        </w:r>
      </w:ins>
      <w:r w:rsidRPr="002B4AD8">
        <w:rPr>
          <w:rFonts w:eastAsia="Calibri"/>
          <w:bCs/>
          <w:szCs w:val="18"/>
        </w:rPr>
        <w:t xml:space="preserve"> as shown in</w:t>
      </w:r>
      <w:r w:rsidR="00072656">
        <w:rPr>
          <w:rFonts w:eastAsia="Calibri"/>
          <w:bCs/>
          <w:szCs w:val="18"/>
        </w:rPr>
        <w:t xml:space="preserve"> </w:t>
      </w:r>
      <w:r w:rsidR="00072656">
        <w:rPr>
          <w:rFonts w:eastAsia="Calibri"/>
          <w:bCs/>
          <w:szCs w:val="18"/>
        </w:rPr>
        <w:fldChar w:fldCharType="begin"/>
      </w:r>
      <w:r w:rsidR="00072656">
        <w:rPr>
          <w:rFonts w:eastAsia="Calibri"/>
          <w:bCs/>
          <w:szCs w:val="18"/>
        </w:rPr>
        <w:instrText xml:space="preserve"> REF _Ref22922860 \h </w:instrText>
      </w:r>
      <w:r w:rsidR="00072656">
        <w:rPr>
          <w:rFonts w:eastAsia="Calibri"/>
          <w:bCs/>
          <w:szCs w:val="18"/>
        </w:rPr>
      </w:r>
      <w:r w:rsidR="00072656">
        <w:rPr>
          <w:rFonts w:eastAsia="Calibri"/>
          <w:bCs/>
          <w:szCs w:val="18"/>
        </w:rPr>
        <w:fldChar w:fldCharType="separate"/>
      </w:r>
      <w:r w:rsidR="00F159AD">
        <w:t xml:space="preserve">Figure </w:t>
      </w:r>
      <w:r w:rsidR="00F159AD">
        <w:rPr>
          <w:noProof/>
        </w:rPr>
        <w:t>13</w:t>
      </w:r>
      <w:r w:rsidR="00072656">
        <w:rPr>
          <w:rFonts w:eastAsia="Calibri"/>
          <w:bCs/>
          <w:szCs w:val="18"/>
        </w:rPr>
        <w:fldChar w:fldCharType="end"/>
      </w:r>
      <w:r w:rsidRPr="002B4AD8">
        <w:rPr>
          <w:rFonts w:eastAsia="Calibri"/>
          <w:bCs/>
          <w:szCs w:val="18"/>
        </w:rPr>
        <w:t xml:space="preserve">. </w:t>
      </w:r>
    </w:p>
    <w:p w14:paraId="5F38BE45" w14:textId="6EFE7481" w:rsidR="002B4AD8" w:rsidRPr="002B4AD8" w:rsidRDefault="002B4AD8" w:rsidP="002B4AD8">
      <w:pPr>
        <w:spacing w:after="160" w:line="259" w:lineRule="auto"/>
        <w:jc w:val="both"/>
        <w:rPr>
          <w:rFonts w:eastAsia="Calibri"/>
          <w:b/>
          <w:bCs/>
          <w:szCs w:val="18"/>
        </w:rPr>
      </w:pPr>
    </w:p>
    <w:p w14:paraId="6E06CEF3" w14:textId="32C85CF8" w:rsidR="001C31F9" w:rsidRDefault="00C37277" w:rsidP="001C31F9">
      <w:pPr>
        <w:keepNext/>
        <w:spacing w:after="160" w:line="259" w:lineRule="auto"/>
        <w:jc w:val="both"/>
      </w:pPr>
      <w:r>
        <w:rPr>
          <w:rFonts w:eastAsia="Calibri"/>
          <w:bCs/>
          <w:noProof/>
          <w:szCs w:val="18"/>
        </w:rPr>
        <w:drawing>
          <wp:anchor distT="0" distB="0" distL="114300" distR="114300" simplePos="0" relativeHeight="251658240" behindDoc="0" locked="0" layoutInCell="1" allowOverlap="1" wp14:anchorId="46C79FE5" wp14:editId="2F521783">
            <wp:simplePos x="0" y="0"/>
            <wp:positionH relativeFrom="column">
              <wp:posOffset>679837</wp:posOffset>
            </wp:positionH>
            <wp:positionV relativeFrom="paragraph">
              <wp:posOffset>274099</wp:posOffset>
            </wp:positionV>
            <wp:extent cx="1311965" cy="1055358"/>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l="20811" t="6871" r="20624" b="6807"/>
                    <a:stretch>
                      <a:fillRect/>
                    </a:stretch>
                  </pic:blipFill>
                  <pic:spPr bwMode="auto">
                    <a:xfrm>
                      <a:off x="0" y="0"/>
                      <a:ext cx="1316601" cy="1059087"/>
                    </a:xfrm>
                    <a:prstGeom prst="rect">
                      <a:avLst/>
                    </a:prstGeom>
                    <a:noFill/>
                  </pic:spPr>
                </pic:pic>
              </a:graphicData>
            </a:graphic>
            <wp14:sizeRelH relativeFrom="page">
              <wp14:pctWidth>0</wp14:pctWidth>
            </wp14:sizeRelH>
            <wp14:sizeRelV relativeFrom="page">
              <wp14:pctHeight>0</wp14:pctHeight>
            </wp14:sizeRelV>
          </wp:anchor>
        </w:drawing>
      </w:r>
      <w:r w:rsidR="002B4AD8" w:rsidRPr="002B4AD8">
        <w:rPr>
          <w:rFonts w:eastAsia="Calibri"/>
          <w:bCs/>
          <w:noProof/>
          <w:szCs w:val="18"/>
        </w:rPr>
        <w:drawing>
          <wp:inline distT="0" distB="0" distL="0" distR="0" wp14:anchorId="78F72E84" wp14:editId="50E82EAF">
            <wp:extent cx="3120847" cy="2538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t="16131" r="7221" b="9449"/>
                    <a:stretch/>
                  </pic:blipFill>
                  <pic:spPr bwMode="auto">
                    <a:xfrm>
                      <a:off x="0" y="0"/>
                      <a:ext cx="3147145" cy="2559983"/>
                    </a:xfrm>
                    <a:prstGeom prst="rect">
                      <a:avLst/>
                    </a:prstGeom>
                    <a:noFill/>
                    <a:ln>
                      <a:noFill/>
                    </a:ln>
                    <a:extLst>
                      <a:ext uri="{53640926-AAD7-44D8-BBD7-CCE9431645EC}">
                        <a14:shadowObscured xmlns:a14="http://schemas.microsoft.com/office/drawing/2010/main"/>
                      </a:ext>
                    </a:extLst>
                  </pic:spPr>
                </pic:pic>
              </a:graphicData>
            </a:graphic>
          </wp:inline>
        </w:drawing>
      </w:r>
    </w:p>
    <w:p w14:paraId="1EE852DB" w14:textId="71BFB451" w:rsidR="002B4AD8" w:rsidRPr="002B4AD8" w:rsidRDefault="001C31F9" w:rsidP="001C31F9">
      <w:pPr>
        <w:pStyle w:val="Caption"/>
        <w:jc w:val="both"/>
        <w:rPr>
          <w:rFonts w:eastAsia="Calibri"/>
          <w:bCs/>
        </w:rPr>
      </w:pPr>
      <w:bookmarkStart w:id="92" w:name="_Ref22922822"/>
      <w:r>
        <w:t xml:space="preserve">Figure </w:t>
      </w:r>
      <w:fldSimple w:instr=" SEQ Figure \* ARABIC ">
        <w:r w:rsidR="00F159AD">
          <w:rPr>
            <w:noProof/>
          </w:rPr>
          <w:t>12</w:t>
        </w:r>
      </w:fldSimple>
      <w:bookmarkEnd w:id="92"/>
      <w:r>
        <w:t xml:space="preserve">. </w:t>
      </w:r>
      <w:proofErr w:type="gramStart"/>
      <w:r w:rsidR="008D0016">
        <w:t>Finely-Discretized</w:t>
      </w:r>
      <w:proofErr w:type="gramEnd"/>
      <w:r w:rsidR="008D0016">
        <w:t xml:space="preserve"> </w:t>
      </w:r>
      <w:r w:rsidRPr="00653DAA">
        <w:t>AASHTO Base Model: Road with Curvature Vectors</w:t>
      </w:r>
      <w:r>
        <w:t>.</w:t>
      </w:r>
    </w:p>
    <w:p w14:paraId="1A49BD73" w14:textId="44F53F63" w:rsidR="001C31F9" w:rsidRDefault="002B4AD8" w:rsidP="00CC378B">
      <w:pPr>
        <w:keepNext/>
        <w:spacing w:after="160" w:line="259" w:lineRule="auto"/>
        <w:jc w:val="center"/>
      </w:pPr>
      <w:r w:rsidRPr="002B4AD8">
        <w:rPr>
          <w:rFonts w:eastAsia="Calibri"/>
          <w:bCs/>
          <w:noProof/>
          <w:szCs w:val="18"/>
        </w:rPr>
        <w:drawing>
          <wp:inline distT="0" distB="0" distL="0" distR="0" wp14:anchorId="1911402F" wp14:editId="66EC12FC">
            <wp:extent cx="2878372" cy="2443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r="5470"/>
                    <a:stretch/>
                  </pic:blipFill>
                  <pic:spPr bwMode="auto">
                    <a:xfrm>
                      <a:off x="0" y="0"/>
                      <a:ext cx="2906521" cy="2467251"/>
                    </a:xfrm>
                    <a:prstGeom prst="rect">
                      <a:avLst/>
                    </a:prstGeom>
                    <a:noFill/>
                    <a:ln>
                      <a:noFill/>
                    </a:ln>
                    <a:extLst>
                      <a:ext uri="{53640926-AAD7-44D8-BBD7-CCE9431645EC}">
                        <a14:shadowObscured xmlns:a14="http://schemas.microsoft.com/office/drawing/2010/main"/>
                      </a:ext>
                    </a:extLst>
                  </pic:spPr>
                </pic:pic>
              </a:graphicData>
            </a:graphic>
          </wp:inline>
        </w:drawing>
      </w:r>
    </w:p>
    <w:p w14:paraId="4B0469C3" w14:textId="4C102144" w:rsidR="002B4AD8" w:rsidRDefault="001C31F9" w:rsidP="001C31F9">
      <w:pPr>
        <w:pStyle w:val="Caption"/>
        <w:jc w:val="both"/>
      </w:pPr>
      <w:bookmarkStart w:id="93" w:name="_Ref22922860"/>
      <w:r>
        <w:t xml:space="preserve">Figure </w:t>
      </w:r>
      <w:fldSimple w:instr=" SEQ Figure \* ARABIC ">
        <w:r w:rsidR="00F159AD">
          <w:rPr>
            <w:noProof/>
          </w:rPr>
          <w:t>13</w:t>
        </w:r>
      </w:fldSimple>
      <w:bookmarkEnd w:id="93"/>
      <w:r>
        <w:t xml:space="preserve">. </w:t>
      </w:r>
      <w:proofErr w:type="gramStart"/>
      <w:r w:rsidR="008D0016">
        <w:t>Finely-Discretized</w:t>
      </w:r>
      <w:proofErr w:type="gramEnd"/>
      <w:r w:rsidR="008D0016">
        <w:t xml:space="preserve"> </w:t>
      </w:r>
      <w:r w:rsidRPr="0068105E">
        <w:t>AASHTO Base Model: Curvature κ vs. Cumulative Curve Length</w:t>
      </w:r>
      <w:r>
        <w:t>.</w:t>
      </w:r>
    </w:p>
    <w:p w14:paraId="2EFFB4ED"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2397ED1B" wp14:editId="166FD870">
            <wp:extent cx="2676525" cy="219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5233"/>
                    <a:stretch/>
                  </pic:blipFill>
                  <pic:spPr bwMode="auto">
                    <a:xfrm>
                      <a:off x="0" y="0"/>
                      <a:ext cx="2698673" cy="2210412"/>
                    </a:xfrm>
                    <a:prstGeom prst="rect">
                      <a:avLst/>
                    </a:prstGeom>
                    <a:noFill/>
                    <a:ln>
                      <a:noFill/>
                    </a:ln>
                    <a:extLst>
                      <a:ext uri="{53640926-AAD7-44D8-BBD7-CCE9431645EC}">
                        <a14:shadowObscured xmlns:a14="http://schemas.microsoft.com/office/drawing/2010/main"/>
                      </a:ext>
                    </a:extLst>
                  </pic:spPr>
                </pic:pic>
              </a:graphicData>
            </a:graphic>
          </wp:inline>
        </w:drawing>
      </w:r>
    </w:p>
    <w:p w14:paraId="22CCBDBE" w14:textId="4BED0FC1" w:rsidR="00C87FC1" w:rsidRPr="002B4AD8" w:rsidRDefault="00C87FC1" w:rsidP="00C87FC1">
      <w:pPr>
        <w:pStyle w:val="Caption"/>
        <w:jc w:val="both"/>
        <w:rPr>
          <w:rFonts w:eastAsia="Calibri"/>
          <w:bCs/>
        </w:rPr>
      </w:pPr>
      <w:bookmarkStart w:id="94" w:name="_Ref22922919"/>
      <w:r>
        <w:t xml:space="preserve">Figure </w:t>
      </w:r>
      <w:fldSimple w:instr=" SEQ Figure \* ARABIC ">
        <w:r w:rsidR="00F159AD">
          <w:rPr>
            <w:noProof/>
          </w:rPr>
          <w:t>14</w:t>
        </w:r>
      </w:fldSimple>
      <w:bookmarkEnd w:id="94"/>
      <w:r>
        <w:t xml:space="preserve">. </w:t>
      </w:r>
      <w:proofErr w:type="gramStart"/>
      <w:r>
        <w:t>Finely-Discretized</w:t>
      </w:r>
      <w:proofErr w:type="gramEnd"/>
      <w:r>
        <w:t xml:space="preserve"> </w:t>
      </w:r>
      <w:r w:rsidRPr="00EA1942">
        <w:t xml:space="preserve">AASHTO Base Model: Orthogonal Phase Shift </w:t>
      </w:r>
      <w:r>
        <w:t>of Curvature Vector to Calculate Tangent Vectors.</w:t>
      </w:r>
    </w:p>
    <w:p w14:paraId="47854540" w14:textId="70E247F5" w:rsidR="002B4AD8" w:rsidRPr="002B4AD8" w:rsidRDefault="00C87FC1" w:rsidP="002B4AD8">
      <w:pPr>
        <w:pStyle w:val="Head2"/>
      </w:pPr>
      <w:r>
        <w:t>Roadway Decomposition: Google Earth Images</w:t>
      </w:r>
    </w:p>
    <w:p w14:paraId="4FAB05D8" w14:textId="2235308D" w:rsidR="002B4AD8" w:rsidRDefault="00C87FC1" w:rsidP="002B4AD8">
      <w:pPr>
        <w:spacing w:after="160" w:line="259" w:lineRule="auto"/>
        <w:jc w:val="both"/>
        <w:rPr>
          <w:rFonts w:eastAsia="Calibri"/>
          <w:bCs/>
          <w:szCs w:val="18"/>
        </w:rPr>
      </w:pPr>
      <w:bookmarkStart w:id="95" w:name="_Hlk22923932"/>
      <w:r>
        <w:rPr>
          <w:rFonts w:eastAsia="Calibri"/>
          <w:bCs/>
          <w:szCs w:val="18"/>
        </w:rPr>
        <w:t xml:space="preserve">Next, researchers evaluated the efficacy of the continuous curvature model using </w:t>
      </w:r>
      <w:proofErr w:type="gramStart"/>
      <w:r>
        <w:rPr>
          <w:rFonts w:eastAsia="Calibri"/>
          <w:bCs/>
          <w:szCs w:val="18"/>
        </w:rPr>
        <w:t>finely-discretized</w:t>
      </w:r>
      <w:proofErr w:type="gramEnd"/>
      <w:r>
        <w:rPr>
          <w:rFonts w:eastAsia="Calibri"/>
          <w:bCs/>
          <w:szCs w:val="18"/>
        </w:rPr>
        <w:t xml:space="preserve"> data collected from aerial photography of a real road segment </w:t>
      </w:r>
      <w:r w:rsidR="002B4AD8" w:rsidRPr="002B4AD8">
        <w:rPr>
          <w:rFonts w:eastAsia="Calibri"/>
          <w:bCs/>
          <w:szCs w:val="18"/>
        </w:rPr>
        <w:t xml:space="preserve">with </w:t>
      </w:r>
      <w:r>
        <w:rPr>
          <w:rFonts w:eastAsia="Calibri"/>
          <w:bCs/>
          <w:szCs w:val="18"/>
        </w:rPr>
        <w:t xml:space="preserve">a </w:t>
      </w:r>
      <w:r w:rsidR="002B4AD8" w:rsidRPr="002B4AD8">
        <w:rPr>
          <w:rFonts w:eastAsia="Calibri"/>
          <w:bCs/>
          <w:szCs w:val="18"/>
        </w:rPr>
        <w:t>design speed of 60 mph</w:t>
      </w:r>
      <w:bookmarkEnd w:id="95"/>
      <w:r w:rsidR="002B4AD8" w:rsidRPr="002B4AD8">
        <w:rPr>
          <w:rFonts w:eastAsia="Calibri"/>
          <w:bCs/>
          <w:szCs w:val="18"/>
        </w:rPr>
        <w:t xml:space="preserve">. </w:t>
      </w:r>
      <w:r w:rsidR="00361A3C" w:rsidRPr="00361A3C">
        <w:rPr>
          <w:rFonts w:eastAsia="Calibri"/>
          <w:bCs/>
          <w:szCs w:val="18"/>
        </w:rPr>
        <w:t>The road</w:t>
      </w:r>
      <w:ins w:id="96" w:author="Erin Urbank" w:date="2020-01-23T11:45:00Z">
        <w:r w:rsidR="00AF536E">
          <w:rPr>
            <w:rFonts w:eastAsia="Calibri"/>
            <w:bCs/>
            <w:szCs w:val="18"/>
          </w:rPr>
          <w:t xml:space="preserve"> segment</w:t>
        </w:r>
      </w:ins>
      <w:r w:rsidR="00361A3C" w:rsidRPr="00361A3C">
        <w:rPr>
          <w:rFonts w:eastAsia="Calibri"/>
          <w:bCs/>
          <w:szCs w:val="18"/>
        </w:rPr>
        <w:t xml:space="preserve"> </w:t>
      </w:r>
      <w:del w:id="97" w:author="Erin Urbank" w:date="2020-01-23T11:45:00Z">
        <w:r w:rsidR="00361A3C" w:rsidRPr="00361A3C" w:rsidDel="00AF536E">
          <w:rPr>
            <w:rFonts w:eastAsia="Calibri"/>
            <w:bCs/>
            <w:szCs w:val="18"/>
          </w:rPr>
          <w:delText>is located in</w:delText>
        </w:r>
      </w:del>
      <w:ins w:id="98" w:author="Erin Urbank" w:date="2020-01-23T11:45:00Z">
        <w:r w:rsidR="00AF536E">
          <w:rPr>
            <w:rFonts w:eastAsia="Calibri"/>
            <w:bCs/>
            <w:szCs w:val="18"/>
          </w:rPr>
          <w:t>is a part of</w:t>
        </w:r>
      </w:ins>
      <w:r w:rsidR="00361A3C" w:rsidRPr="00361A3C">
        <w:rPr>
          <w:rFonts w:eastAsia="Calibri"/>
          <w:bCs/>
          <w:szCs w:val="18"/>
        </w:rPr>
        <w:t xml:space="preserve"> I</w:t>
      </w:r>
      <w:ins w:id="99" w:author="Erin Urbank" w:date="2020-01-23T11:45:00Z">
        <w:r w:rsidR="00AF536E">
          <w:rPr>
            <w:rFonts w:eastAsia="Calibri"/>
            <w:bCs/>
            <w:szCs w:val="18"/>
          </w:rPr>
          <w:t xml:space="preserve">nterstate </w:t>
        </w:r>
      </w:ins>
      <w:del w:id="100" w:author="Erin Urbank" w:date="2020-01-23T11:46:00Z">
        <w:r w:rsidR="00361A3C" w:rsidRPr="00361A3C" w:rsidDel="00AF536E">
          <w:rPr>
            <w:rFonts w:eastAsia="Calibri"/>
            <w:bCs/>
            <w:szCs w:val="18"/>
          </w:rPr>
          <w:delText>-</w:delText>
        </w:r>
      </w:del>
      <w:r w:rsidR="00361A3C" w:rsidRPr="00361A3C">
        <w:rPr>
          <w:rFonts w:eastAsia="Calibri"/>
          <w:bCs/>
          <w:szCs w:val="18"/>
        </w:rPr>
        <w:t>80</w:t>
      </w:r>
      <w:ins w:id="101" w:author="Erin Urbank" w:date="2020-01-23T11:46:00Z">
        <w:r w:rsidR="00AF536E">
          <w:rPr>
            <w:rFonts w:eastAsia="Calibri"/>
            <w:bCs/>
            <w:szCs w:val="18"/>
          </w:rPr>
          <w:t xml:space="preserve"> (I-80)</w:t>
        </w:r>
      </w:ins>
      <w:ins w:id="102" w:author="Erin Urbank" w:date="2020-01-23T11:45:00Z">
        <w:r w:rsidR="00AF536E">
          <w:rPr>
            <w:rFonts w:eastAsia="Calibri"/>
            <w:bCs/>
            <w:szCs w:val="18"/>
          </w:rPr>
          <w:t>,</w:t>
        </w:r>
      </w:ins>
      <w:r w:rsidR="00361A3C" w:rsidRPr="00361A3C">
        <w:rPr>
          <w:rFonts w:eastAsia="Calibri"/>
          <w:bCs/>
          <w:szCs w:val="18"/>
        </w:rPr>
        <w:t xml:space="preserve"> </w:t>
      </w:r>
      <w:ins w:id="103" w:author="Erin Urbank" w:date="2020-01-23T11:45:00Z">
        <w:r w:rsidR="00AF536E">
          <w:rPr>
            <w:rFonts w:eastAsia="Calibri"/>
            <w:bCs/>
            <w:szCs w:val="18"/>
          </w:rPr>
          <w:t xml:space="preserve">which </w:t>
        </w:r>
      </w:ins>
      <w:del w:id="104" w:author="Erin Urbank" w:date="2020-01-23T11:45:00Z">
        <w:r w:rsidR="00361A3C" w:rsidRPr="00361A3C" w:rsidDel="00AF536E">
          <w:rPr>
            <w:rFonts w:eastAsia="Calibri"/>
            <w:bCs/>
            <w:szCs w:val="18"/>
          </w:rPr>
          <w:delText xml:space="preserve">connecting </w:delText>
        </w:r>
      </w:del>
      <w:ins w:id="105" w:author="Erin Urbank" w:date="2020-01-23T11:45:00Z">
        <w:r w:rsidR="00AF536E" w:rsidRPr="00361A3C">
          <w:rPr>
            <w:rFonts w:eastAsia="Calibri"/>
            <w:bCs/>
            <w:szCs w:val="18"/>
          </w:rPr>
          <w:t>connect</w:t>
        </w:r>
        <w:r w:rsidR="00AF536E">
          <w:rPr>
            <w:rFonts w:eastAsia="Calibri"/>
            <w:bCs/>
            <w:szCs w:val="18"/>
          </w:rPr>
          <w:t>s</w:t>
        </w:r>
        <w:r w:rsidR="00AF536E" w:rsidRPr="00361A3C">
          <w:rPr>
            <w:rFonts w:eastAsia="Calibri"/>
            <w:bCs/>
            <w:szCs w:val="18"/>
          </w:rPr>
          <w:t xml:space="preserve"> </w:t>
        </w:r>
      </w:ins>
      <w:r w:rsidR="00361A3C" w:rsidRPr="00361A3C">
        <w:rPr>
          <w:rFonts w:eastAsia="Calibri"/>
          <w:bCs/>
          <w:szCs w:val="18"/>
        </w:rPr>
        <w:t>Lincoln and Omaha i</w:t>
      </w:r>
      <w:r w:rsidR="00361A3C">
        <w:rPr>
          <w:rFonts w:eastAsia="Calibri"/>
          <w:bCs/>
          <w:szCs w:val="18"/>
        </w:rPr>
        <w:t>n Nebraska</w:t>
      </w:r>
      <w:ins w:id="106" w:author="Erin Urbank" w:date="2020-01-23T11:45:00Z">
        <w:r w:rsidR="00AF536E">
          <w:rPr>
            <w:rFonts w:eastAsia="Calibri"/>
            <w:bCs/>
            <w:szCs w:val="18"/>
          </w:rPr>
          <w:t>,</w:t>
        </w:r>
      </w:ins>
      <w:r w:rsidR="00361A3C">
        <w:rPr>
          <w:rFonts w:eastAsia="Calibri"/>
          <w:bCs/>
          <w:szCs w:val="18"/>
        </w:rPr>
        <w:t xml:space="preserve"> as shown in </w:t>
      </w:r>
      <w:r w:rsidR="00361A3C">
        <w:rPr>
          <w:rFonts w:eastAsia="Calibri"/>
          <w:bCs/>
          <w:szCs w:val="18"/>
        </w:rPr>
        <w:fldChar w:fldCharType="begin"/>
      </w:r>
      <w:r w:rsidR="00361A3C">
        <w:rPr>
          <w:rFonts w:eastAsia="Calibri"/>
          <w:bCs/>
          <w:szCs w:val="18"/>
        </w:rPr>
        <w:instrText xml:space="preserve"> REF _Ref30424706 \h </w:instrText>
      </w:r>
      <w:r w:rsidR="00361A3C">
        <w:rPr>
          <w:rFonts w:eastAsia="Calibri"/>
          <w:bCs/>
          <w:szCs w:val="18"/>
        </w:rPr>
      </w:r>
      <w:r w:rsidR="00361A3C">
        <w:rPr>
          <w:rFonts w:eastAsia="Calibri"/>
          <w:bCs/>
          <w:szCs w:val="18"/>
        </w:rPr>
        <w:fldChar w:fldCharType="separate"/>
      </w:r>
      <w:r w:rsidR="00F159AD">
        <w:t xml:space="preserve">Figure </w:t>
      </w:r>
      <w:r w:rsidR="00F159AD">
        <w:rPr>
          <w:noProof/>
        </w:rPr>
        <w:t>15</w:t>
      </w:r>
      <w:r w:rsidR="00361A3C">
        <w:rPr>
          <w:rFonts w:eastAsia="Calibri"/>
          <w:bCs/>
          <w:szCs w:val="18"/>
        </w:rPr>
        <w:fldChar w:fldCharType="end"/>
      </w:r>
      <w:r w:rsidR="00361A3C" w:rsidRPr="00361A3C">
        <w:rPr>
          <w:rFonts w:eastAsia="Calibri"/>
          <w:bCs/>
          <w:szCs w:val="18"/>
        </w:rPr>
        <w:t>. The points were picked as close as possible to resemble the road centerline of the highway. The road profile and resulting vectors from applying the discrete geometry</w:t>
      </w:r>
      <w:r w:rsidR="00361A3C">
        <w:rPr>
          <w:rFonts w:eastAsia="Calibri"/>
          <w:bCs/>
          <w:szCs w:val="18"/>
        </w:rPr>
        <w:t xml:space="preserve"> approach are shown in </w:t>
      </w:r>
      <w:r w:rsidR="00361A3C">
        <w:rPr>
          <w:rFonts w:eastAsia="Calibri"/>
          <w:bCs/>
          <w:szCs w:val="18"/>
        </w:rPr>
        <w:fldChar w:fldCharType="begin"/>
      </w:r>
      <w:r w:rsidR="00361A3C">
        <w:rPr>
          <w:rFonts w:eastAsia="Calibri"/>
          <w:bCs/>
          <w:szCs w:val="18"/>
        </w:rPr>
        <w:instrText xml:space="preserve"> REF _Ref22923083 \h </w:instrText>
      </w:r>
      <w:r w:rsidR="00361A3C">
        <w:rPr>
          <w:rFonts w:eastAsia="Calibri"/>
          <w:bCs/>
          <w:szCs w:val="18"/>
        </w:rPr>
      </w:r>
      <w:r w:rsidR="00361A3C">
        <w:rPr>
          <w:rFonts w:eastAsia="Calibri"/>
          <w:bCs/>
          <w:szCs w:val="18"/>
        </w:rPr>
        <w:fldChar w:fldCharType="separate"/>
      </w:r>
      <w:r w:rsidR="00F159AD">
        <w:t xml:space="preserve">Figure </w:t>
      </w:r>
      <w:r w:rsidR="00F159AD">
        <w:rPr>
          <w:noProof/>
        </w:rPr>
        <w:t>16</w:t>
      </w:r>
      <w:r w:rsidR="00361A3C">
        <w:rPr>
          <w:rFonts w:eastAsia="Calibri"/>
          <w:bCs/>
          <w:szCs w:val="18"/>
        </w:rPr>
        <w:fldChar w:fldCharType="end"/>
      </w:r>
      <w:r w:rsidR="00361A3C" w:rsidRPr="00361A3C">
        <w:rPr>
          <w:rFonts w:eastAsia="Calibri"/>
          <w:bCs/>
          <w:szCs w:val="18"/>
        </w:rPr>
        <w:t>. It is noticeable that the fine discretization of the road points led to some inconsistencies between consecutive tangent vectors. The curvature magnitude with respect to length was also plotted</w:t>
      </w:r>
      <w:r w:rsidR="00361A3C">
        <w:rPr>
          <w:rFonts w:eastAsia="Calibri"/>
          <w:bCs/>
          <w:szCs w:val="18"/>
        </w:rPr>
        <w:t xml:space="preserve"> in </w:t>
      </w:r>
      <w:r w:rsidR="00361A3C">
        <w:rPr>
          <w:rFonts w:eastAsia="Calibri"/>
          <w:bCs/>
          <w:szCs w:val="18"/>
        </w:rPr>
        <w:fldChar w:fldCharType="begin"/>
      </w:r>
      <w:r w:rsidR="00361A3C">
        <w:rPr>
          <w:rFonts w:eastAsia="Calibri"/>
          <w:bCs/>
          <w:szCs w:val="18"/>
        </w:rPr>
        <w:instrText xml:space="preserve"> REF _Ref22923103 \h </w:instrText>
      </w:r>
      <w:r w:rsidR="00361A3C">
        <w:rPr>
          <w:rFonts w:eastAsia="Calibri"/>
          <w:bCs/>
          <w:szCs w:val="18"/>
        </w:rPr>
      </w:r>
      <w:r w:rsidR="00361A3C">
        <w:rPr>
          <w:rFonts w:eastAsia="Calibri"/>
          <w:bCs/>
          <w:szCs w:val="18"/>
        </w:rPr>
        <w:fldChar w:fldCharType="separate"/>
      </w:r>
      <w:r w:rsidR="00F159AD">
        <w:t xml:space="preserve">Figure </w:t>
      </w:r>
      <w:r w:rsidR="00F159AD">
        <w:rPr>
          <w:noProof/>
        </w:rPr>
        <w:t>17</w:t>
      </w:r>
      <w:r w:rsidR="00361A3C">
        <w:rPr>
          <w:rFonts w:eastAsia="Calibri"/>
          <w:bCs/>
          <w:szCs w:val="18"/>
        </w:rPr>
        <w:fldChar w:fldCharType="end"/>
      </w:r>
      <w:ins w:id="107" w:author="Erin Urbank" w:date="2020-01-23T11:46:00Z">
        <w:r w:rsidR="00AF536E">
          <w:rPr>
            <w:rFonts w:eastAsia="Calibri"/>
            <w:bCs/>
            <w:szCs w:val="18"/>
          </w:rPr>
          <w:t>,</w:t>
        </w:r>
      </w:ins>
      <w:r w:rsidR="00361A3C" w:rsidRPr="00361A3C">
        <w:rPr>
          <w:rFonts w:eastAsia="Calibri"/>
          <w:bCs/>
          <w:szCs w:val="18"/>
        </w:rPr>
        <w:t xml:space="preserve"> and it was observed that magnitude deviations also increased considerably compared to the AASHTO Green Book theoretical road design model. However, these inconsistencies are strongly related to very short segment lengths relative to curve radii. </w:t>
      </w:r>
      <w:r>
        <w:rPr>
          <w:rFonts w:eastAsia="Calibri"/>
          <w:bCs/>
          <w:szCs w:val="18"/>
        </w:rPr>
        <w:t>By using longer segment lengths or averages spanning multiple longitudinal points, results are considerably smoother.</w:t>
      </w:r>
      <w:r w:rsidR="002B4AD8" w:rsidRPr="002B4AD8">
        <w:rPr>
          <w:rFonts w:eastAsia="Calibri"/>
          <w:bCs/>
          <w:szCs w:val="18"/>
        </w:rPr>
        <w:t xml:space="preserve"> </w:t>
      </w:r>
    </w:p>
    <w:p w14:paraId="7D4B1EA5" w14:textId="77777777" w:rsidR="00361A3C" w:rsidRDefault="00361A3C" w:rsidP="00361A3C">
      <w:pPr>
        <w:keepNext/>
        <w:spacing w:after="160" w:line="259" w:lineRule="auto"/>
        <w:jc w:val="center"/>
      </w:pPr>
      <w:r w:rsidRPr="00361A3C">
        <w:rPr>
          <w:rFonts w:eastAsia="Calibri"/>
          <w:bCs/>
          <w:noProof/>
          <w:szCs w:val="18"/>
        </w:rPr>
        <w:lastRenderedPageBreak/>
        <w:drawing>
          <wp:inline distT="0" distB="0" distL="0" distR="0" wp14:anchorId="605E566E" wp14:editId="1AA9E8A0">
            <wp:extent cx="1733550" cy="20498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931" cy="2057437"/>
                    </a:xfrm>
                    <a:prstGeom prst="rect">
                      <a:avLst/>
                    </a:prstGeom>
                    <a:noFill/>
                    <a:ln>
                      <a:noFill/>
                    </a:ln>
                  </pic:spPr>
                </pic:pic>
              </a:graphicData>
            </a:graphic>
          </wp:inline>
        </w:drawing>
      </w:r>
    </w:p>
    <w:p w14:paraId="45CFED7B" w14:textId="2FDECEC2" w:rsidR="00361A3C" w:rsidRPr="002B4AD8" w:rsidRDefault="00361A3C" w:rsidP="00361A3C">
      <w:pPr>
        <w:pStyle w:val="Caption"/>
        <w:jc w:val="both"/>
        <w:rPr>
          <w:rFonts w:eastAsia="Calibri"/>
          <w:bCs/>
        </w:rPr>
      </w:pPr>
      <w:bookmarkStart w:id="108" w:name="_Ref30424706"/>
      <w:bookmarkStart w:id="109" w:name="_Ref30424700"/>
      <w:r>
        <w:t xml:space="preserve">Figure </w:t>
      </w:r>
      <w:fldSimple w:instr=" SEQ Figure \* ARABIC ">
        <w:r w:rsidR="00F159AD">
          <w:rPr>
            <w:noProof/>
          </w:rPr>
          <w:t>15</w:t>
        </w:r>
      </w:fldSimple>
      <w:bookmarkEnd w:id="108"/>
      <w:r>
        <w:t>. Google Earth: I-80 Road Example</w:t>
      </w:r>
      <w:bookmarkEnd w:id="109"/>
      <w:ins w:id="110" w:author="Erin Urbank" w:date="2020-01-23T13:34:00Z">
        <w:r w:rsidR="00D1462A">
          <w:t>.</w:t>
        </w:r>
      </w:ins>
    </w:p>
    <w:p w14:paraId="133B754B"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47E9C9F9" wp14:editId="6EF627BA">
            <wp:extent cx="2914650" cy="2504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6818" r="8193" b="4546"/>
                    <a:stretch/>
                  </pic:blipFill>
                  <pic:spPr bwMode="auto">
                    <a:xfrm>
                      <a:off x="0" y="0"/>
                      <a:ext cx="2941264" cy="2527711"/>
                    </a:xfrm>
                    <a:prstGeom prst="rect">
                      <a:avLst/>
                    </a:prstGeom>
                    <a:noFill/>
                    <a:ln>
                      <a:noFill/>
                    </a:ln>
                    <a:extLst>
                      <a:ext uri="{53640926-AAD7-44D8-BBD7-CCE9431645EC}">
                        <a14:shadowObscured xmlns:a14="http://schemas.microsoft.com/office/drawing/2010/main"/>
                      </a:ext>
                    </a:extLst>
                  </pic:spPr>
                </pic:pic>
              </a:graphicData>
            </a:graphic>
          </wp:inline>
        </w:drawing>
      </w:r>
    </w:p>
    <w:p w14:paraId="6F0C057C" w14:textId="4BB2663F" w:rsidR="002B4AD8" w:rsidRPr="002B4AD8" w:rsidRDefault="001C31F9" w:rsidP="001C31F9">
      <w:pPr>
        <w:pStyle w:val="Caption"/>
        <w:jc w:val="both"/>
        <w:rPr>
          <w:rFonts w:eastAsia="Calibri"/>
          <w:bCs/>
        </w:rPr>
      </w:pPr>
      <w:bookmarkStart w:id="111" w:name="_Ref22923083"/>
      <w:r>
        <w:t xml:space="preserve">Figure </w:t>
      </w:r>
      <w:fldSimple w:instr=" SEQ Figure \* ARABIC ">
        <w:r w:rsidR="00F159AD">
          <w:rPr>
            <w:noProof/>
          </w:rPr>
          <w:t>16</w:t>
        </w:r>
      </w:fldSimple>
      <w:bookmarkEnd w:id="111"/>
      <w:r>
        <w:t xml:space="preserve">. </w:t>
      </w:r>
      <w:r w:rsidRPr="00AD35EA">
        <w:t>Google</w:t>
      </w:r>
      <w:r w:rsidR="003E601F">
        <w:t xml:space="preserve"> Earth Model: Road with </w:t>
      </w:r>
      <w:proofErr w:type="spellStart"/>
      <w:r w:rsidR="003E601F">
        <w:t>Curvture</w:t>
      </w:r>
      <w:proofErr w:type="spellEnd"/>
      <w:r w:rsidRPr="00AD35EA">
        <w:t xml:space="preserve"> Vectors</w:t>
      </w:r>
      <w:r>
        <w:t>.</w:t>
      </w:r>
    </w:p>
    <w:p w14:paraId="652CE9B6"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745EF557" wp14:editId="3A0D9F40">
            <wp:extent cx="3171825" cy="18606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r="5655"/>
                    <a:stretch/>
                  </pic:blipFill>
                  <pic:spPr bwMode="auto">
                    <a:xfrm>
                      <a:off x="0" y="0"/>
                      <a:ext cx="3193228" cy="1873160"/>
                    </a:xfrm>
                    <a:prstGeom prst="rect">
                      <a:avLst/>
                    </a:prstGeom>
                    <a:noFill/>
                    <a:ln>
                      <a:noFill/>
                    </a:ln>
                    <a:extLst>
                      <a:ext uri="{53640926-AAD7-44D8-BBD7-CCE9431645EC}">
                        <a14:shadowObscured xmlns:a14="http://schemas.microsoft.com/office/drawing/2010/main"/>
                      </a:ext>
                    </a:extLst>
                  </pic:spPr>
                </pic:pic>
              </a:graphicData>
            </a:graphic>
          </wp:inline>
        </w:drawing>
      </w:r>
    </w:p>
    <w:p w14:paraId="209B07AD" w14:textId="0BF66320" w:rsidR="002B4AD8" w:rsidRDefault="001C31F9" w:rsidP="001C31F9">
      <w:pPr>
        <w:pStyle w:val="Caption"/>
        <w:jc w:val="both"/>
      </w:pPr>
      <w:bookmarkStart w:id="112" w:name="_Ref22923103"/>
      <w:r>
        <w:t xml:space="preserve">Figure </w:t>
      </w:r>
      <w:fldSimple w:instr=" SEQ Figure \* ARABIC ">
        <w:r w:rsidR="00F159AD">
          <w:rPr>
            <w:noProof/>
          </w:rPr>
          <w:t>17</w:t>
        </w:r>
      </w:fldSimple>
      <w:bookmarkEnd w:id="112"/>
      <w:r>
        <w:t xml:space="preserve">. </w:t>
      </w:r>
      <w:r w:rsidRPr="000C5448">
        <w:t>Google Earth Model: Curvature κ vs. Cumulative Curve Length</w:t>
      </w:r>
      <w:r>
        <w:t>.</w:t>
      </w:r>
    </w:p>
    <w:p w14:paraId="2BCEB6DE" w14:textId="6D946849" w:rsidR="00C87FC1" w:rsidRPr="00C87FC1" w:rsidRDefault="00C87FC1" w:rsidP="00C87FC1">
      <w:r>
        <w:rPr>
          <w:rFonts w:eastAsia="Calibri"/>
          <w:bCs/>
          <w:szCs w:val="18"/>
        </w:rPr>
        <w:t>Although curvature magnitudes varied significantly due to short segment lengths, the velocity vector angles were observed to be smooth overall along the segments</w:t>
      </w:r>
      <w:ins w:id="113" w:author="Erin Urbank" w:date="2020-01-23T11:47:00Z">
        <w:r w:rsidR="00AF536E">
          <w:rPr>
            <w:rFonts w:eastAsia="Calibri"/>
            <w:bCs/>
            <w:szCs w:val="18"/>
          </w:rPr>
          <w:t>,</w:t>
        </w:r>
      </w:ins>
      <w:r w:rsidRPr="002B4AD8">
        <w:rPr>
          <w:rFonts w:eastAsia="Calibri"/>
          <w:bCs/>
          <w:szCs w:val="18"/>
        </w:rPr>
        <w:t xml:space="preserve"> as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_Ref22923141 \h </w:instrText>
      </w:r>
      <w:r w:rsidR="00361A3C">
        <w:rPr>
          <w:rFonts w:eastAsia="Calibri"/>
          <w:bCs/>
          <w:szCs w:val="18"/>
        </w:rPr>
      </w:r>
      <w:r w:rsidR="00361A3C">
        <w:rPr>
          <w:rFonts w:eastAsia="Calibri"/>
          <w:bCs/>
          <w:szCs w:val="18"/>
        </w:rPr>
        <w:fldChar w:fldCharType="separate"/>
      </w:r>
      <w:r w:rsidR="00F159AD">
        <w:t xml:space="preserve">Figure </w:t>
      </w:r>
      <w:r w:rsidR="00F159AD">
        <w:rPr>
          <w:noProof/>
        </w:rPr>
        <w:t>18</w:t>
      </w:r>
      <w:r w:rsidR="00361A3C">
        <w:rPr>
          <w:rFonts w:eastAsia="Calibri"/>
          <w:bCs/>
          <w:szCs w:val="18"/>
        </w:rPr>
        <w:fldChar w:fldCharType="end"/>
      </w:r>
      <w:r w:rsidRPr="002B4AD8">
        <w:rPr>
          <w:rFonts w:eastAsia="Calibri"/>
          <w:bCs/>
          <w:szCs w:val="18"/>
        </w:rPr>
        <w:t>.</w:t>
      </w:r>
    </w:p>
    <w:p w14:paraId="066C0686"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18D04F5F" wp14:editId="0A81A158">
            <wp:extent cx="2767054" cy="25486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7292" cy="2558031"/>
                    </a:xfrm>
                    <a:prstGeom prst="rect">
                      <a:avLst/>
                    </a:prstGeom>
                    <a:noFill/>
                    <a:ln>
                      <a:noFill/>
                    </a:ln>
                  </pic:spPr>
                </pic:pic>
              </a:graphicData>
            </a:graphic>
          </wp:inline>
        </w:drawing>
      </w:r>
    </w:p>
    <w:p w14:paraId="7942F57A" w14:textId="598F2AB8" w:rsidR="00C87FC1" w:rsidRPr="002B4AD8" w:rsidRDefault="00C87FC1" w:rsidP="00C87FC1">
      <w:pPr>
        <w:pStyle w:val="Caption"/>
        <w:jc w:val="both"/>
        <w:rPr>
          <w:rFonts w:eastAsia="Calibri"/>
          <w:bCs/>
        </w:rPr>
      </w:pPr>
      <w:bookmarkStart w:id="114" w:name="_Ref22923141"/>
      <w:r>
        <w:t xml:space="preserve">Figure </w:t>
      </w:r>
      <w:fldSimple w:instr=" SEQ Figure \* ARABIC ">
        <w:r w:rsidR="00F159AD">
          <w:rPr>
            <w:noProof/>
          </w:rPr>
          <w:t>18</w:t>
        </w:r>
      </w:fldSimple>
      <w:bookmarkEnd w:id="114"/>
      <w:r>
        <w:t xml:space="preserve">. </w:t>
      </w:r>
      <w:r w:rsidRPr="00F020BA">
        <w:t>Google Earth Model: Orthogonal Phase Shift Approach</w:t>
      </w:r>
      <w:r>
        <w:t>.</w:t>
      </w:r>
    </w:p>
    <w:p w14:paraId="484B25AB" w14:textId="23CE9DAD" w:rsidR="00926369" w:rsidRPr="002B4AD8" w:rsidRDefault="00C87FC1" w:rsidP="002B4AD8">
      <w:pPr>
        <w:spacing w:after="160" w:line="259" w:lineRule="auto"/>
        <w:jc w:val="both"/>
        <w:rPr>
          <w:rFonts w:eastAsia="Calibri"/>
          <w:bCs/>
          <w:szCs w:val="18"/>
        </w:rPr>
      </w:pPr>
      <w:r>
        <w:rPr>
          <w:rFonts w:eastAsia="Calibri"/>
          <w:bCs/>
          <w:szCs w:val="18"/>
        </w:rPr>
        <w:t xml:space="preserve">Despite noise in the segmented curvature and heading angle </w:t>
      </w:r>
      <w:r w:rsidR="00361A3C">
        <w:rPr>
          <w:rFonts w:eastAsia="Calibri"/>
          <w:bCs/>
          <w:szCs w:val="18"/>
        </w:rPr>
        <w:t>discretization</w:t>
      </w:r>
      <w:r>
        <w:rPr>
          <w:rFonts w:eastAsia="Calibri"/>
          <w:bCs/>
          <w:szCs w:val="18"/>
        </w:rPr>
        <w:t xml:space="preserve">, the resulting plot of estimated lane centerline matched the road profile with excellent accuracy. An </w:t>
      </w:r>
      <w:proofErr w:type="spellStart"/>
      <w:r>
        <w:rPr>
          <w:rFonts w:eastAsia="Calibri"/>
          <w:bCs/>
          <w:szCs w:val="18"/>
        </w:rPr>
        <w:t>overplot</w:t>
      </w:r>
      <w:proofErr w:type="spellEnd"/>
      <w:r>
        <w:rPr>
          <w:rFonts w:eastAsia="Calibri"/>
          <w:bCs/>
          <w:szCs w:val="18"/>
        </w:rPr>
        <w:t xml:space="preserve"> of the calculated road profile based on the MDC method is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_Ref22923154 \h </w:instrText>
      </w:r>
      <w:r w:rsidR="00361A3C">
        <w:rPr>
          <w:rFonts w:eastAsia="Calibri"/>
          <w:bCs/>
          <w:szCs w:val="18"/>
        </w:rPr>
      </w:r>
      <w:r w:rsidR="00361A3C">
        <w:rPr>
          <w:rFonts w:eastAsia="Calibri"/>
          <w:bCs/>
          <w:szCs w:val="18"/>
        </w:rPr>
        <w:fldChar w:fldCharType="separate"/>
      </w:r>
      <w:r w:rsidR="00F159AD">
        <w:t xml:space="preserve">Figure </w:t>
      </w:r>
      <w:r w:rsidR="00F159AD">
        <w:rPr>
          <w:noProof/>
        </w:rPr>
        <w:t>19</w:t>
      </w:r>
      <w:r w:rsidR="00361A3C">
        <w:rPr>
          <w:rFonts w:eastAsia="Calibri"/>
          <w:bCs/>
          <w:szCs w:val="18"/>
        </w:rPr>
        <w:fldChar w:fldCharType="end"/>
      </w:r>
      <w:r w:rsidR="002B4AD8" w:rsidRPr="002B4AD8">
        <w:rPr>
          <w:rFonts w:eastAsia="Calibri"/>
          <w:bCs/>
          <w:szCs w:val="18"/>
        </w:rPr>
        <w:t>.</w:t>
      </w:r>
    </w:p>
    <w:p w14:paraId="336E158C" w14:textId="77777777" w:rsidR="001C31F9" w:rsidRDefault="002B4AD8" w:rsidP="0022281C">
      <w:pPr>
        <w:keepNext/>
        <w:spacing w:after="160" w:line="259" w:lineRule="auto"/>
        <w:jc w:val="both"/>
      </w:pPr>
      <w:r w:rsidRPr="002B4AD8">
        <w:rPr>
          <w:rFonts w:eastAsia="Calibri"/>
          <w:bCs/>
          <w:noProof/>
          <w:szCs w:val="18"/>
        </w:rPr>
        <w:drawing>
          <wp:inline distT="0" distB="0" distL="0" distR="0" wp14:anchorId="34E6C2C7" wp14:editId="13CB2888">
            <wp:extent cx="2847975" cy="2495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t="10633" r="7143" b="8354"/>
                    <a:stretch/>
                  </pic:blipFill>
                  <pic:spPr bwMode="auto">
                    <a:xfrm>
                      <a:off x="0" y="0"/>
                      <a:ext cx="2859191" cy="2505018"/>
                    </a:xfrm>
                    <a:prstGeom prst="rect">
                      <a:avLst/>
                    </a:prstGeom>
                    <a:noFill/>
                    <a:ln>
                      <a:noFill/>
                    </a:ln>
                    <a:extLst>
                      <a:ext uri="{53640926-AAD7-44D8-BBD7-CCE9431645EC}">
                        <a14:shadowObscured xmlns:a14="http://schemas.microsoft.com/office/drawing/2010/main"/>
                      </a:ext>
                    </a:extLst>
                  </pic:spPr>
                </pic:pic>
              </a:graphicData>
            </a:graphic>
          </wp:inline>
        </w:drawing>
      </w:r>
    </w:p>
    <w:p w14:paraId="563181EF" w14:textId="479685EB" w:rsidR="002B4AD8" w:rsidRDefault="001C31F9" w:rsidP="0022281C">
      <w:pPr>
        <w:pStyle w:val="Caption"/>
        <w:jc w:val="both"/>
      </w:pPr>
      <w:bookmarkStart w:id="115" w:name="_Ref22923154"/>
      <w:r>
        <w:t xml:space="preserve">Figure </w:t>
      </w:r>
      <w:fldSimple w:instr=" SEQ Figure \* ARABIC ">
        <w:r w:rsidR="00F159AD">
          <w:rPr>
            <w:noProof/>
          </w:rPr>
          <w:t>19</w:t>
        </w:r>
      </w:fldSimple>
      <w:bookmarkEnd w:id="115"/>
      <w:r>
        <w:t xml:space="preserve">. </w:t>
      </w:r>
      <w:r w:rsidRPr="0056259A">
        <w:t xml:space="preserve">Google Earth Model: Road with </w:t>
      </w:r>
      <w:r w:rsidR="00C87FC1">
        <w:t>Tangent</w:t>
      </w:r>
      <w:r w:rsidRPr="0056259A">
        <w:t xml:space="preserve"> Vectors</w:t>
      </w:r>
      <w:r>
        <w:t>.</w:t>
      </w:r>
    </w:p>
    <w:p w14:paraId="6A03CB27" w14:textId="49D7E341" w:rsidR="00E16933" w:rsidRPr="002B4AD8" w:rsidRDefault="003E601F" w:rsidP="00E16933">
      <w:pPr>
        <w:pStyle w:val="Head2"/>
      </w:pPr>
      <w:r>
        <w:t>GPS Model</w:t>
      </w:r>
    </w:p>
    <w:p w14:paraId="27327768" w14:textId="332A1E8F" w:rsidR="00E16933" w:rsidRPr="00C87FC1" w:rsidRDefault="00E16933" w:rsidP="00C87FC1">
      <w:pPr>
        <w:jc w:val="both"/>
        <w:rPr>
          <w:bCs/>
          <w:szCs w:val="18"/>
        </w:rPr>
      </w:pPr>
      <w:r w:rsidRPr="00C87FC1">
        <w:rPr>
          <w:bCs/>
          <w:szCs w:val="18"/>
        </w:rPr>
        <w:t xml:space="preserve">The last </w:t>
      </w:r>
      <w:r w:rsidR="00C87FC1" w:rsidRPr="00C87FC1">
        <w:rPr>
          <w:bCs/>
          <w:szCs w:val="18"/>
        </w:rPr>
        <w:t>evaluation of the value of the MDC method</w:t>
      </w:r>
      <w:r w:rsidRPr="00C87FC1">
        <w:rPr>
          <w:bCs/>
          <w:szCs w:val="18"/>
        </w:rPr>
        <w:t xml:space="preserve"> </w:t>
      </w:r>
      <w:r w:rsidR="00C87FC1" w:rsidRPr="00C87FC1">
        <w:rPr>
          <w:bCs/>
          <w:szCs w:val="18"/>
        </w:rPr>
        <w:t>utilized</w:t>
      </w:r>
      <w:r w:rsidRPr="00C87FC1">
        <w:rPr>
          <w:bCs/>
          <w:szCs w:val="18"/>
        </w:rPr>
        <w:t xml:space="preserve"> GPS </w:t>
      </w:r>
      <w:r w:rsidR="004A78EB" w:rsidRPr="00C87FC1">
        <w:rPr>
          <w:bCs/>
          <w:szCs w:val="18"/>
        </w:rPr>
        <w:t>data collected</w:t>
      </w:r>
      <w:r w:rsidRPr="00C87FC1">
        <w:rPr>
          <w:bCs/>
          <w:szCs w:val="18"/>
        </w:rPr>
        <w:t xml:space="preserve"> </w:t>
      </w:r>
      <w:r w:rsidR="00C87FC1" w:rsidRPr="00C87FC1">
        <w:rPr>
          <w:bCs/>
          <w:szCs w:val="18"/>
        </w:rPr>
        <w:t xml:space="preserve">while driving along </w:t>
      </w:r>
      <w:r w:rsidRPr="00C87FC1">
        <w:rPr>
          <w:bCs/>
          <w:szCs w:val="18"/>
        </w:rPr>
        <w:t>a road with speed limit of 60 mph. The data was collected with a VC4000 Unit</w:t>
      </w:r>
      <w:r w:rsidR="00C87FC1" w:rsidRPr="00C87FC1">
        <w:rPr>
          <w:bCs/>
          <w:szCs w:val="18"/>
        </w:rPr>
        <w:t xml:space="preserve"> produced by</w:t>
      </w:r>
      <w:r w:rsidR="004A78EB">
        <w:rPr>
          <w:bCs/>
          <w:szCs w:val="18"/>
        </w:rPr>
        <w:t xml:space="preserve"> </w:t>
      </w:r>
      <w:proofErr w:type="spellStart"/>
      <w:r w:rsidR="00C87FC1" w:rsidRPr="00C87FC1">
        <w:rPr>
          <w:bCs/>
          <w:szCs w:val="18"/>
        </w:rPr>
        <w:t>Vericom</w:t>
      </w:r>
      <w:proofErr w:type="spellEnd"/>
      <w:r w:rsidR="00C87FC1" w:rsidRPr="00C87FC1">
        <w:rPr>
          <w:bCs/>
          <w:szCs w:val="18"/>
        </w:rPr>
        <w:t xml:space="preserve"> Computers, Inc</w:t>
      </w:r>
      <w:ins w:id="116" w:author="Erin Urbank" w:date="2020-01-23T11:48:00Z">
        <w:r w:rsidR="00AF536E">
          <w:rPr>
            <w:bCs/>
            <w:szCs w:val="18"/>
          </w:rPr>
          <w:t>.</w:t>
        </w:r>
      </w:ins>
      <w:r w:rsidR="00C87FC1" w:rsidRPr="00C87FC1">
        <w:rPr>
          <w:bCs/>
          <w:szCs w:val="18"/>
        </w:rPr>
        <w:t>,</w:t>
      </w:r>
      <w:r w:rsidRPr="00C87FC1">
        <w:rPr>
          <w:bCs/>
          <w:szCs w:val="18"/>
        </w:rPr>
        <w:t xml:space="preserve"> at a frequency rate of 10 Hz. </w:t>
      </w:r>
      <w:r w:rsidR="00C87FC1" w:rsidRPr="00C87FC1">
        <w:rPr>
          <w:bCs/>
          <w:szCs w:val="18"/>
        </w:rPr>
        <w:t>It should be noted that using single-trip GPS data with L1-rated accuracy provides a nominal error estimate of</w:t>
      </w:r>
      <w:r w:rsidRPr="00C87FC1">
        <w:rPr>
          <w:bCs/>
          <w:szCs w:val="18"/>
        </w:rPr>
        <w:t xml:space="preserve"> 1.981</w:t>
      </w:r>
      <w:r w:rsidR="003E601F" w:rsidRPr="00C87FC1">
        <w:rPr>
          <w:bCs/>
          <w:szCs w:val="18"/>
        </w:rPr>
        <w:t xml:space="preserve"> m</w:t>
      </w:r>
      <w:r w:rsidR="00C87FC1" w:rsidRPr="00C87FC1">
        <w:rPr>
          <w:bCs/>
          <w:szCs w:val="18"/>
        </w:rPr>
        <w:t xml:space="preserve"> per data point</w:t>
      </w:r>
      <w:r w:rsidRPr="00C87FC1">
        <w:rPr>
          <w:bCs/>
          <w:szCs w:val="18"/>
        </w:rPr>
        <w:t xml:space="preserve"> </w:t>
      </w:r>
      <w:r w:rsidR="00005FAF" w:rsidRPr="00C87FC1">
        <w:rPr>
          <w:bCs/>
          <w:szCs w:val="18"/>
        </w:rPr>
        <w:t>[</w:t>
      </w:r>
      <w:r w:rsidR="002323B6">
        <w:rPr>
          <w:bCs/>
          <w:szCs w:val="18"/>
        </w:rPr>
        <w:fldChar w:fldCharType="begin"/>
      </w:r>
      <w:r w:rsidR="002323B6">
        <w:rPr>
          <w:bCs/>
          <w:szCs w:val="18"/>
        </w:rPr>
        <w:instrText xml:space="preserve"> REF _Ref30424879 \r \h </w:instrText>
      </w:r>
      <w:r w:rsidR="002323B6">
        <w:rPr>
          <w:bCs/>
          <w:szCs w:val="18"/>
        </w:rPr>
      </w:r>
      <w:r w:rsidR="002323B6">
        <w:rPr>
          <w:bCs/>
          <w:szCs w:val="18"/>
        </w:rPr>
        <w:fldChar w:fldCharType="separate"/>
      </w:r>
      <w:r w:rsidR="00F159AD">
        <w:rPr>
          <w:bCs/>
          <w:szCs w:val="18"/>
        </w:rPr>
        <w:t>28</w:t>
      </w:r>
      <w:r w:rsidR="002323B6">
        <w:rPr>
          <w:bCs/>
          <w:szCs w:val="18"/>
        </w:rPr>
        <w:fldChar w:fldCharType="end"/>
      </w:r>
      <w:r w:rsidR="00005FAF" w:rsidRPr="00C87FC1">
        <w:rPr>
          <w:bCs/>
          <w:szCs w:val="18"/>
        </w:rPr>
        <w:t>]</w:t>
      </w:r>
      <w:r w:rsidR="00C87FC1" w:rsidRPr="00C87FC1">
        <w:rPr>
          <w:bCs/>
          <w:szCs w:val="18"/>
        </w:rPr>
        <w:t>, and therefore was the least accurate and smallest dataset evaluated</w:t>
      </w:r>
      <w:r w:rsidRPr="00C87FC1">
        <w:rPr>
          <w:bCs/>
          <w:szCs w:val="18"/>
        </w:rPr>
        <w:t xml:space="preserve">. </w:t>
      </w:r>
      <w:r w:rsidR="00C87FC1" w:rsidRPr="00C87FC1">
        <w:rPr>
          <w:bCs/>
          <w:szCs w:val="18"/>
        </w:rPr>
        <w:t xml:space="preserve">Nonetheless, applying the MDC method to identify the lane centerline coordinates </w:t>
      </w:r>
      <w:r w:rsidR="00005FAF" w:rsidRPr="00C87FC1">
        <w:rPr>
          <w:bCs/>
          <w:szCs w:val="18"/>
        </w:rPr>
        <w:t>demonstrate</w:t>
      </w:r>
      <w:r w:rsidR="00C87FC1" w:rsidRPr="00C87FC1">
        <w:rPr>
          <w:bCs/>
          <w:szCs w:val="18"/>
        </w:rPr>
        <w:t>d the power of this method in modeling road geometries, as shown in</w:t>
      </w:r>
      <w:r w:rsidR="002323B6">
        <w:rPr>
          <w:bCs/>
          <w:szCs w:val="18"/>
        </w:rPr>
        <w:t xml:space="preserve"> </w:t>
      </w:r>
      <w:r w:rsidR="002323B6">
        <w:rPr>
          <w:bCs/>
          <w:szCs w:val="18"/>
        </w:rPr>
        <w:fldChar w:fldCharType="begin"/>
      </w:r>
      <w:r w:rsidR="002323B6">
        <w:rPr>
          <w:bCs/>
          <w:szCs w:val="18"/>
        </w:rPr>
        <w:instrText xml:space="preserve"> REF _Ref23515666 \h </w:instrText>
      </w:r>
      <w:r w:rsidR="002323B6">
        <w:rPr>
          <w:bCs/>
          <w:szCs w:val="18"/>
        </w:rPr>
      </w:r>
      <w:r w:rsidR="002323B6">
        <w:rPr>
          <w:bCs/>
          <w:szCs w:val="18"/>
        </w:rPr>
        <w:fldChar w:fldCharType="separate"/>
      </w:r>
      <w:r w:rsidR="00F159AD">
        <w:t xml:space="preserve">Figure </w:t>
      </w:r>
      <w:r w:rsidR="00F159AD">
        <w:rPr>
          <w:noProof/>
        </w:rPr>
        <w:t>20</w:t>
      </w:r>
      <w:r w:rsidR="002323B6">
        <w:rPr>
          <w:bCs/>
          <w:szCs w:val="18"/>
        </w:rPr>
        <w:fldChar w:fldCharType="end"/>
      </w:r>
      <w:r w:rsidR="002323B6">
        <w:rPr>
          <w:bCs/>
          <w:szCs w:val="18"/>
        </w:rPr>
        <w:t xml:space="preserve">, </w:t>
      </w:r>
      <w:r w:rsidR="002323B6">
        <w:rPr>
          <w:bCs/>
          <w:szCs w:val="18"/>
        </w:rPr>
        <w:fldChar w:fldCharType="begin"/>
      </w:r>
      <w:r w:rsidR="002323B6">
        <w:rPr>
          <w:bCs/>
          <w:szCs w:val="18"/>
        </w:rPr>
        <w:instrText xml:space="preserve"> REF _Ref23515725 \h </w:instrText>
      </w:r>
      <w:r w:rsidR="002323B6">
        <w:rPr>
          <w:bCs/>
          <w:szCs w:val="18"/>
        </w:rPr>
      </w:r>
      <w:r w:rsidR="002323B6">
        <w:rPr>
          <w:bCs/>
          <w:szCs w:val="18"/>
        </w:rPr>
        <w:fldChar w:fldCharType="separate"/>
      </w:r>
      <w:r w:rsidR="00F159AD">
        <w:t xml:space="preserve">Figure </w:t>
      </w:r>
      <w:r w:rsidR="00F159AD">
        <w:rPr>
          <w:noProof/>
        </w:rPr>
        <w:t>21</w:t>
      </w:r>
      <w:r w:rsidR="002323B6">
        <w:rPr>
          <w:bCs/>
          <w:szCs w:val="18"/>
        </w:rPr>
        <w:fldChar w:fldCharType="end"/>
      </w:r>
      <w:r w:rsidR="002323B6">
        <w:rPr>
          <w:bCs/>
          <w:szCs w:val="18"/>
        </w:rPr>
        <w:t xml:space="preserve">, and </w:t>
      </w:r>
      <w:r w:rsidR="002323B6">
        <w:rPr>
          <w:bCs/>
          <w:szCs w:val="18"/>
        </w:rPr>
        <w:fldChar w:fldCharType="begin"/>
      </w:r>
      <w:r w:rsidR="002323B6">
        <w:rPr>
          <w:bCs/>
          <w:szCs w:val="18"/>
        </w:rPr>
        <w:instrText xml:space="preserve"> REF _Ref23515686 \h </w:instrText>
      </w:r>
      <w:r w:rsidR="002323B6">
        <w:rPr>
          <w:bCs/>
          <w:szCs w:val="18"/>
        </w:rPr>
      </w:r>
      <w:r w:rsidR="002323B6">
        <w:rPr>
          <w:bCs/>
          <w:szCs w:val="18"/>
        </w:rPr>
        <w:fldChar w:fldCharType="separate"/>
      </w:r>
      <w:r w:rsidR="00F159AD">
        <w:t xml:space="preserve">Figure </w:t>
      </w:r>
      <w:r w:rsidR="00F159AD">
        <w:rPr>
          <w:noProof/>
        </w:rPr>
        <w:t>22</w:t>
      </w:r>
      <w:r w:rsidR="002323B6">
        <w:rPr>
          <w:bCs/>
          <w:szCs w:val="18"/>
        </w:rPr>
        <w:fldChar w:fldCharType="end"/>
      </w:r>
      <w:r w:rsidR="00C87FC1" w:rsidRPr="00C87FC1">
        <w:rPr>
          <w:bCs/>
          <w:szCs w:val="18"/>
        </w:rPr>
        <w:t>. It is expected that with larger datasets from multiple vehicle trips, highly</w:t>
      </w:r>
      <w:ins w:id="117" w:author="Erin Urbank" w:date="2020-01-23T11:48:00Z">
        <w:r w:rsidR="00AF536E">
          <w:rPr>
            <w:bCs/>
            <w:szCs w:val="18"/>
          </w:rPr>
          <w:t xml:space="preserve"> </w:t>
        </w:r>
      </w:ins>
      <w:del w:id="118" w:author="Erin Urbank" w:date="2020-01-23T11:48:00Z">
        <w:r w:rsidR="00C87FC1" w:rsidRPr="00C87FC1" w:rsidDel="00AF536E">
          <w:rPr>
            <w:bCs/>
            <w:szCs w:val="18"/>
          </w:rPr>
          <w:delText>-</w:delText>
        </w:r>
      </w:del>
      <w:r w:rsidR="00C87FC1" w:rsidRPr="00C87FC1">
        <w:rPr>
          <w:bCs/>
          <w:szCs w:val="18"/>
        </w:rPr>
        <w:t>precise lane centerline data may be identified even using GPS without differential accuracy estimates.</w:t>
      </w:r>
    </w:p>
    <w:p w14:paraId="33228E5B" w14:textId="77777777" w:rsidR="003E601F" w:rsidRDefault="00E16933" w:rsidP="004F518C">
      <w:pPr>
        <w:pStyle w:val="Head1"/>
        <w:jc w:val="center"/>
      </w:pPr>
      <w:r w:rsidRPr="006254B2">
        <w:rPr>
          <w:b w:val="0"/>
          <w:bCs/>
          <w:noProof/>
          <w:sz w:val="18"/>
          <w:szCs w:val="18"/>
        </w:rPr>
        <w:lastRenderedPageBreak/>
        <w:drawing>
          <wp:inline distT="0" distB="0" distL="0" distR="0" wp14:anchorId="7CAFDB7A" wp14:editId="0183C9AA">
            <wp:extent cx="2886323" cy="2137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t="24502" b="16923"/>
                    <a:stretch/>
                  </pic:blipFill>
                  <pic:spPr bwMode="auto">
                    <a:xfrm>
                      <a:off x="0" y="0"/>
                      <a:ext cx="2891895" cy="2142034"/>
                    </a:xfrm>
                    <a:prstGeom prst="rect">
                      <a:avLst/>
                    </a:prstGeom>
                    <a:noFill/>
                    <a:ln>
                      <a:noFill/>
                    </a:ln>
                    <a:extLst>
                      <a:ext uri="{53640926-AAD7-44D8-BBD7-CCE9431645EC}">
                        <a14:shadowObscured xmlns:a14="http://schemas.microsoft.com/office/drawing/2010/main"/>
                      </a:ext>
                    </a:extLst>
                  </pic:spPr>
                </pic:pic>
              </a:graphicData>
            </a:graphic>
          </wp:inline>
        </w:drawing>
      </w:r>
    </w:p>
    <w:p w14:paraId="530E2BBC" w14:textId="13594810" w:rsidR="00E16933" w:rsidRDefault="003E601F" w:rsidP="003E601F">
      <w:pPr>
        <w:pStyle w:val="Caption"/>
        <w:jc w:val="both"/>
        <w:rPr>
          <w:bCs/>
        </w:rPr>
      </w:pPr>
      <w:bookmarkStart w:id="119" w:name="_Ref23515666"/>
      <w:bookmarkStart w:id="120" w:name="_Ref30424921"/>
      <w:r>
        <w:t xml:space="preserve">Figure </w:t>
      </w:r>
      <w:fldSimple w:instr=" SEQ Figure \* ARABIC ">
        <w:r w:rsidR="00F159AD">
          <w:rPr>
            <w:noProof/>
          </w:rPr>
          <w:t>20</w:t>
        </w:r>
      </w:fldSimple>
      <w:bookmarkEnd w:id="119"/>
      <w:r>
        <w:t>. GPS</w:t>
      </w:r>
      <w:r w:rsidRPr="0086785C">
        <w:t xml:space="preserve"> Model: Road with</w:t>
      </w:r>
      <w:r>
        <w:t xml:space="preserve"> Curvature</w:t>
      </w:r>
      <w:r w:rsidRPr="0086785C">
        <w:t xml:space="preserve"> Vectors.</w:t>
      </w:r>
      <w:bookmarkEnd w:id="120"/>
    </w:p>
    <w:p w14:paraId="707ACDF5" w14:textId="219CBBD7" w:rsidR="003E601F" w:rsidRDefault="0061220B" w:rsidP="003E601F">
      <w:pPr>
        <w:keepNext/>
      </w:pPr>
      <w:r w:rsidRPr="0061220B">
        <w:rPr>
          <w:noProof/>
        </w:rPr>
        <w:drawing>
          <wp:inline distT="0" distB="0" distL="0" distR="0" wp14:anchorId="311C0E08" wp14:editId="031CA7C7">
            <wp:extent cx="3200400" cy="14628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1462844"/>
                    </a:xfrm>
                    <a:prstGeom prst="rect">
                      <a:avLst/>
                    </a:prstGeom>
                    <a:noFill/>
                    <a:ln>
                      <a:noFill/>
                    </a:ln>
                  </pic:spPr>
                </pic:pic>
              </a:graphicData>
            </a:graphic>
          </wp:inline>
        </w:drawing>
      </w:r>
    </w:p>
    <w:p w14:paraId="01EE17E0" w14:textId="65725C52" w:rsidR="00E16933" w:rsidRDefault="003E601F" w:rsidP="003E601F">
      <w:pPr>
        <w:pStyle w:val="Caption"/>
        <w:rPr>
          <w:rFonts w:eastAsia="Calibri"/>
        </w:rPr>
      </w:pPr>
      <w:bookmarkStart w:id="121" w:name="_Ref23515725"/>
      <w:r>
        <w:t xml:space="preserve">Figure </w:t>
      </w:r>
      <w:fldSimple w:instr=" SEQ Figure \* ARABIC ">
        <w:r w:rsidR="00F159AD">
          <w:rPr>
            <w:noProof/>
          </w:rPr>
          <w:t>21</w:t>
        </w:r>
      </w:fldSimple>
      <w:bookmarkEnd w:id="121"/>
      <w:r>
        <w:t>.</w:t>
      </w:r>
      <w:r w:rsidRPr="00546ACF">
        <w:t xml:space="preserve"> </w:t>
      </w:r>
      <w:r w:rsidR="00C87FC1">
        <w:t>GPS Data</w:t>
      </w:r>
      <w:r w:rsidRPr="00546ACF">
        <w:t>:</w:t>
      </w:r>
      <w:r w:rsidR="00C87FC1">
        <w:t xml:space="preserve"> Tangent Vector Evaluation using</w:t>
      </w:r>
      <w:r w:rsidRPr="00546ACF">
        <w:t xml:space="preserve"> Orthogonal Phase Shift Approach.</w:t>
      </w:r>
    </w:p>
    <w:p w14:paraId="30388D9E" w14:textId="7D6430F2" w:rsidR="003E601F" w:rsidRDefault="00AE1EE5" w:rsidP="003E601F">
      <w:pPr>
        <w:keepNext/>
      </w:pPr>
      <w:r w:rsidRPr="00AE1EE5">
        <w:rPr>
          <w:i/>
          <w:iCs/>
          <w:noProof/>
          <w:sz w:val="22"/>
          <w:szCs w:val="22"/>
        </w:rPr>
        <w:drawing>
          <wp:anchor distT="0" distB="0" distL="114300" distR="114300" simplePos="0" relativeHeight="251660288" behindDoc="0" locked="0" layoutInCell="1" allowOverlap="1" wp14:anchorId="3CBE012E" wp14:editId="245E2455">
            <wp:simplePos x="0" y="0"/>
            <wp:positionH relativeFrom="column">
              <wp:posOffset>400050</wp:posOffset>
            </wp:positionH>
            <wp:positionV relativeFrom="paragraph">
              <wp:posOffset>152400</wp:posOffset>
            </wp:positionV>
            <wp:extent cx="1098005" cy="8636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2660" t="17171" r="7979" b="12123"/>
                    <a:stretch/>
                  </pic:blipFill>
                  <pic:spPr bwMode="auto">
                    <a:xfrm>
                      <a:off x="0" y="0"/>
                      <a:ext cx="1098005"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933" w:rsidRPr="006254B2">
        <w:rPr>
          <w:i/>
          <w:iCs/>
          <w:noProof/>
          <w:sz w:val="22"/>
          <w:szCs w:val="22"/>
        </w:rPr>
        <w:drawing>
          <wp:inline distT="0" distB="0" distL="0" distR="0" wp14:anchorId="7AE3A610" wp14:editId="6CB61E6B">
            <wp:extent cx="2814679" cy="2181800"/>
            <wp:effectExtent l="0" t="0" r="508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4764" t="5832" r="10921"/>
                    <a:stretch/>
                  </pic:blipFill>
                  <pic:spPr bwMode="auto">
                    <a:xfrm>
                      <a:off x="0" y="0"/>
                      <a:ext cx="2818670" cy="2184893"/>
                    </a:xfrm>
                    <a:prstGeom prst="rect">
                      <a:avLst/>
                    </a:prstGeom>
                    <a:noFill/>
                    <a:ln>
                      <a:noFill/>
                    </a:ln>
                    <a:extLst>
                      <a:ext uri="{53640926-AAD7-44D8-BBD7-CCE9431645EC}">
                        <a14:shadowObscured xmlns:a14="http://schemas.microsoft.com/office/drawing/2010/main"/>
                      </a:ext>
                    </a:extLst>
                  </pic:spPr>
                </pic:pic>
              </a:graphicData>
            </a:graphic>
          </wp:inline>
        </w:drawing>
      </w:r>
    </w:p>
    <w:p w14:paraId="06DC49E4" w14:textId="5541E34F" w:rsidR="006254B2" w:rsidRPr="00E16933" w:rsidRDefault="003E601F" w:rsidP="003E601F">
      <w:pPr>
        <w:pStyle w:val="Caption"/>
        <w:rPr>
          <w:rFonts w:eastAsia="Calibri"/>
          <w:i w:val="0"/>
          <w:iCs w:val="0"/>
          <w:sz w:val="18"/>
          <w:szCs w:val="24"/>
        </w:rPr>
      </w:pPr>
      <w:bookmarkStart w:id="122" w:name="_Ref23515686"/>
      <w:r>
        <w:t xml:space="preserve">Figure </w:t>
      </w:r>
      <w:fldSimple w:instr=" SEQ Figure \* ARABIC ">
        <w:r w:rsidR="00F159AD">
          <w:rPr>
            <w:noProof/>
          </w:rPr>
          <w:t>22</w:t>
        </w:r>
      </w:fldSimple>
      <w:bookmarkEnd w:id="122"/>
      <w:r>
        <w:t>. GPS</w:t>
      </w:r>
      <w:r w:rsidRPr="00455901">
        <w:t xml:space="preserve"> Model: </w:t>
      </w:r>
      <w:r w:rsidR="00C87FC1">
        <w:t>Road Construction with Tangent</w:t>
      </w:r>
      <w:r w:rsidRPr="00455901">
        <w:t xml:space="preserve"> Vectors.</w:t>
      </w:r>
    </w:p>
    <w:p w14:paraId="72D7B6A0" w14:textId="77777777" w:rsidR="00005FAF" w:rsidRDefault="00005FAF" w:rsidP="00005FAF">
      <w:pPr>
        <w:pStyle w:val="Head2"/>
      </w:pPr>
      <w:r>
        <w:t>Smoothing Techniques</w:t>
      </w:r>
    </w:p>
    <w:p w14:paraId="7C68CDAF" w14:textId="61C9580D" w:rsidR="004F518C" w:rsidRDefault="00005FAF" w:rsidP="00AB0AAF">
      <w:pPr>
        <w:jc w:val="both"/>
      </w:pPr>
      <w:r>
        <w:t>On trajectory generation, many te</w:t>
      </w:r>
      <w:r w:rsidR="00857C83">
        <w:t>chniques</w:t>
      </w:r>
      <w:r>
        <w:t xml:space="preserve"> </w:t>
      </w:r>
      <w:r w:rsidR="00857C83">
        <w:t xml:space="preserve">focus on interpolation </w:t>
      </w:r>
      <w:r w:rsidR="00AB0AAF">
        <w:t xml:space="preserve">restrict the motion of vehicles to maintain certain level of commodity and stability </w:t>
      </w:r>
      <w:r w:rsidR="00857C83">
        <w:t>[</w:t>
      </w:r>
      <w:r w:rsidR="002323B6">
        <w:fldChar w:fldCharType="begin"/>
      </w:r>
      <w:r w:rsidR="002323B6">
        <w:instrText xml:space="preserve"> REF _Ref30425022 \r \h </w:instrText>
      </w:r>
      <w:r w:rsidR="002323B6">
        <w:fldChar w:fldCharType="separate"/>
      </w:r>
      <w:r w:rsidR="00F159AD">
        <w:t>29</w:t>
      </w:r>
      <w:r w:rsidR="002323B6">
        <w:fldChar w:fldCharType="end"/>
      </w:r>
      <w:r w:rsidR="002323B6">
        <w:t>] [</w:t>
      </w:r>
      <w:r w:rsidR="002323B6">
        <w:fldChar w:fldCharType="begin"/>
      </w:r>
      <w:r w:rsidR="002323B6">
        <w:instrText xml:space="preserve"> REF _Ref30425004 \r \h </w:instrText>
      </w:r>
      <w:r w:rsidR="002323B6">
        <w:fldChar w:fldCharType="separate"/>
      </w:r>
      <w:r w:rsidR="00F159AD">
        <w:t>30</w:t>
      </w:r>
      <w:r w:rsidR="002323B6">
        <w:fldChar w:fldCharType="end"/>
      </w:r>
      <w:r w:rsidR="00857C83">
        <w:t xml:space="preserve">]. </w:t>
      </w:r>
      <w:r w:rsidR="00AB0AAF">
        <w:t xml:space="preserve">Given that the </w:t>
      </w:r>
      <w:ins w:id="123" w:author="Erin Urbank" w:date="2020-01-23T12:51:00Z">
        <w:r w:rsidR="007E762B">
          <w:t xml:space="preserve">presented </w:t>
        </w:r>
      </w:ins>
      <w:r w:rsidR="00AB0AAF">
        <w:t xml:space="preserve">approach </w:t>
      </w:r>
      <w:del w:id="124" w:author="Erin Urbank" w:date="2020-01-23T12:51:00Z">
        <w:r w:rsidR="00AB0AAF" w:rsidDel="007E762B">
          <w:delText xml:space="preserve">presented </w:delText>
        </w:r>
      </w:del>
      <w:r w:rsidR="00AB0AAF">
        <w:t>obtains heading angle based on discrete data sets</w:t>
      </w:r>
      <w:r w:rsidR="000B5740">
        <w:t xml:space="preserve"> for later storage</w:t>
      </w:r>
      <w:r w:rsidR="00AB0AAF">
        <w:t xml:space="preserve">, smoothing techniques </w:t>
      </w:r>
      <w:r w:rsidR="00C87FC1">
        <w:t>may be required to</w:t>
      </w:r>
      <w:r w:rsidR="00AB0AAF">
        <w:t xml:space="preserve"> sustain a better approximation of road centerlines</w:t>
      </w:r>
      <w:r w:rsidR="004F518C">
        <w:t xml:space="preserve"> while offering a different option to store road decompositions</w:t>
      </w:r>
      <w:r w:rsidR="00AB0AAF">
        <w:t>.</w:t>
      </w:r>
    </w:p>
    <w:p w14:paraId="74E791F7" w14:textId="094A98E8" w:rsidR="00005FAF" w:rsidRDefault="004F518C" w:rsidP="00AB0AAF">
      <w:pPr>
        <w:jc w:val="both"/>
      </w:pPr>
      <w:r>
        <w:t>Ma</w:t>
      </w:r>
      <w:r w:rsidR="000B5740">
        <w:t>ny methods</w:t>
      </w:r>
      <w:ins w:id="125" w:author="Erin Urbank" w:date="2020-01-23T12:51:00Z">
        <w:r w:rsidR="007E762B">
          <w:t>,</w:t>
        </w:r>
      </w:ins>
      <w:r w:rsidR="000B5740">
        <w:t xml:space="preserve"> such as </w:t>
      </w:r>
      <w:r>
        <w:t>Lagrange’s interpolation</w:t>
      </w:r>
      <w:del w:id="126" w:author="Erin Urbank" w:date="2020-01-23T12:51:00Z">
        <w:r w:rsidR="000B5740" w:rsidDel="007E762B">
          <w:delText>,</w:delText>
        </w:r>
      </w:del>
      <w:r w:rsidR="000B5740">
        <w:t xml:space="preserve"> and Linear Regressions</w:t>
      </w:r>
      <w:ins w:id="127" w:author="Erin Urbank" w:date="2020-01-23T12:51:00Z">
        <w:r w:rsidR="007E762B">
          <w:t>,</w:t>
        </w:r>
      </w:ins>
      <w:r>
        <w:t xml:space="preserve"> are used in fitting data</w:t>
      </w:r>
      <w:r w:rsidR="00D31BE0">
        <w:t xml:space="preserve"> for analysis</w:t>
      </w:r>
      <w:r w:rsidR="00B36D85">
        <w:t xml:space="preserve"> [</w:t>
      </w:r>
      <w:r w:rsidR="00FC2B03">
        <w:fldChar w:fldCharType="begin"/>
      </w:r>
      <w:r w:rsidR="00FC2B03">
        <w:instrText xml:space="preserve"> REF _Ref30425952 \r \h </w:instrText>
      </w:r>
      <w:r w:rsidR="00FC2B03">
        <w:fldChar w:fldCharType="separate"/>
      </w:r>
      <w:r w:rsidR="00F159AD">
        <w:t>31</w:t>
      </w:r>
      <w:r w:rsidR="00FC2B03">
        <w:fldChar w:fldCharType="end"/>
      </w:r>
      <w:r w:rsidR="00B36D85">
        <w:t>]</w:t>
      </w:r>
      <w:r>
        <w:t>. However,</w:t>
      </w:r>
      <w:r w:rsidR="00D31BE0">
        <w:t xml:space="preserve"> for this ap</w:t>
      </w:r>
      <w:r w:rsidR="000B5740">
        <w:t>plication, a local regression with weighted linear least squares was selected to maintain a minimum contribution of the data outliers. This avoids misrepresentation of data often provided by GPS sampling</w:t>
      </w:r>
      <w:ins w:id="128" w:author="Erin Urbank" w:date="2020-01-23T12:52:00Z">
        <w:r w:rsidR="007E762B">
          <w:t>,</w:t>
        </w:r>
      </w:ins>
      <w:r w:rsidR="000B5740">
        <w:t xml:space="preserve"> </w:t>
      </w:r>
      <w:del w:id="129" w:author="Erin Urbank" w:date="2020-01-23T12:52:00Z">
        <w:r w:rsidR="000B5740" w:rsidDel="007E762B">
          <w:delText xml:space="preserve">as </w:delText>
        </w:r>
      </w:del>
      <w:r w:rsidR="000B5740">
        <w:t xml:space="preserve">shown in </w:t>
      </w:r>
      <w:r w:rsidR="000B5740">
        <w:fldChar w:fldCharType="begin"/>
      </w:r>
      <w:r w:rsidR="000B5740">
        <w:instrText xml:space="preserve"> REF _Ref23515725 \h </w:instrText>
      </w:r>
      <w:r w:rsidR="000B5740">
        <w:fldChar w:fldCharType="separate"/>
      </w:r>
      <w:r w:rsidR="00F159AD">
        <w:t xml:space="preserve">Figure </w:t>
      </w:r>
      <w:r w:rsidR="00F159AD">
        <w:rPr>
          <w:noProof/>
        </w:rPr>
        <w:t>21</w:t>
      </w:r>
      <w:r w:rsidR="000B5740">
        <w:fldChar w:fldCharType="end"/>
      </w:r>
      <w:r w:rsidR="000B5740">
        <w:t xml:space="preserve"> as peaks.</w:t>
      </w:r>
    </w:p>
    <w:p w14:paraId="7BC86C94" w14:textId="571D5AC2" w:rsidR="008942A8" w:rsidRDefault="008942A8" w:rsidP="00AB0AAF">
      <w:pPr>
        <w:jc w:val="both"/>
      </w:pPr>
      <w:r>
        <w:t xml:space="preserve">The data was given a span of 15% for outlier acceptance, and the resulting smoothed GPS data is shown in </w:t>
      </w:r>
      <w:r>
        <w:fldChar w:fldCharType="begin"/>
      </w:r>
      <w:r>
        <w:instrText xml:space="preserve"> REF _Ref30503920 \h </w:instrText>
      </w:r>
      <w:r>
        <w:fldChar w:fldCharType="separate"/>
      </w:r>
      <w:r w:rsidR="00F159AD">
        <w:t xml:space="preserve">Figure </w:t>
      </w:r>
      <w:r w:rsidR="00F159AD">
        <w:rPr>
          <w:noProof/>
        </w:rPr>
        <w:t>23</w:t>
      </w:r>
      <w:r>
        <w:fldChar w:fldCharType="end"/>
      </w:r>
      <w:r>
        <w:t xml:space="preserve">, in which outliers are not part of the desired prescribed angle values. Smoothed data was plotted and compared to </w:t>
      </w:r>
      <w:ins w:id="130" w:author="Erin Urbank" w:date="2020-01-23T12:52:00Z">
        <w:r w:rsidR="007E762B">
          <w:t xml:space="preserve">the </w:t>
        </w:r>
      </w:ins>
      <w:r>
        <w:t xml:space="preserve">original GPS model in </w:t>
      </w:r>
      <w:r>
        <w:fldChar w:fldCharType="begin"/>
      </w:r>
      <w:r>
        <w:instrText xml:space="preserve"> REF _Ref30504018 \h </w:instrText>
      </w:r>
      <w:r>
        <w:fldChar w:fldCharType="separate"/>
      </w:r>
      <w:r w:rsidR="00F159AD">
        <w:t xml:space="preserve">Figure </w:t>
      </w:r>
      <w:r w:rsidR="00F159AD">
        <w:rPr>
          <w:noProof/>
        </w:rPr>
        <w:t>24</w:t>
      </w:r>
      <w:r>
        <w:fldChar w:fldCharType="end"/>
      </w:r>
      <w:r>
        <w:t>. It is noticeable</w:t>
      </w:r>
      <w:r w:rsidR="004A78EB">
        <w:t xml:space="preserve"> how the data is easily smoothed from a GPS receiver. However, there is an initial swerving behavior on the heading data which could be due to initialization of the GPS.  </w:t>
      </w:r>
      <w:r>
        <w:t xml:space="preserve">  </w:t>
      </w:r>
    </w:p>
    <w:p w14:paraId="0939E46C" w14:textId="77777777" w:rsidR="008942A8" w:rsidRDefault="008942A8" w:rsidP="008942A8">
      <w:pPr>
        <w:keepNext/>
        <w:jc w:val="both"/>
      </w:pPr>
      <w:r w:rsidRPr="008942A8">
        <w:rPr>
          <w:noProof/>
        </w:rPr>
        <w:drawing>
          <wp:inline distT="0" distB="0" distL="0" distR="0" wp14:anchorId="223CFF7D" wp14:editId="701A8A08">
            <wp:extent cx="3271838" cy="1676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3591" cy="1677715"/>
                    </a:xfrm>
                    <a:prstGeom prst="rect">
                      <a:avLst/>
                    </a:prstGeom>
                    <a:noFill/>
                    <a:ln>
                      <a:noFill/>
                    </a:ln>
                  </pic:spPr>
                </pic:pic>
              </a:graphicData>
            </a:graphic>
          </wp:inline>
        </w:drawing>
      </w:r>
    </w:p>
    <w:p w14:paraId="1CE1252D" w14:textId="508C4278" w:rsidR="008942A8" w:rsidRDefault="008942A8" w:rsidP="004A78EB">
      <w:pPr>
        <w:pStyle w:val="Caption"/>
        <w:jc w:val="both"/>
      </w:pPr>
      <w:bookmarkStart w:id="131" w:name="_Ref30503920"/>
      <w:bookmarkStart w:id="132" w:name="_Ref30503914"/>
      <w:r>
        <w:t xml:space="preserve">Figure </w:t>
      </w:r>
      <w:fldSimple w:instr=" SEQ Figure \* ARABIC ">
        <w:r w:rsidR="00F159AD">
          <w:rPr>
            <w:noProof/>
          </w:rPr>
          <w:t>23</w:t>
        </w:r>
      </w:fldSimple>
      <w:bookmarkEnd w:id="131"/>
      <w:r>
        <w:t>. GPS Data: Smoothed Tangent Vector Data</w:t>
      </w:r>
      <w:bookmarkEnd w:id="132"/>
      <w:ins w:id="133" w:author="Erin Urbank" w:date="2020-01-23T13:34:00Z">
        <w:r w:rsidR="00D1462A">
          <w:t>.</w:t>
        </w:r>
      </w:ins>
    </w:p>
    <w:p w14:paraId="21155585" w14:textId="77777777" w:rsidR="008942A8" w:rsidRDefault="008942A8" w:rsidP="008942A8">
      <w:pPr>
        <w:keepNext/>
        <w:jc w:val="both"/>
      </w:pPr>
      <w:r w:rsidRPr="008942A8">
        <w:rPr>
          <w:noProof/>
        </w:rPr>
        <w:drawing>
          <wp:inline distT="0" distB="0" distL="0" distR="0" wp14:anchorId="76DE8EB7" wp14:editId="539D02EF">
            <wp:extent cx="3397303" cy="2547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97935" cy="2547777"/>
                    </a:xfrm>
                    <a:prstGeom prst="rect">
                      <a:avLst/>
                    </a:prstGeom>
                    <a:noFill/>
                    <a:ln>
                      <a:noFill/>
                    </a:ln>
                  </pic:spPr>
                </pic:pic>
              </a:graphicData>
            </a:graphic>
          </wp:inline>
        </w:drawing>
      </w:r>
    </w:p>
    <w:p w14:paraId="54967535" w14:textId="15253C70" w:rsidR="000B5740" w:rsidRPr="00005FAF" w:rsidRDefault="008942A8" w:rsidP="008942A8">
      <w:pPr>
        <w:pStyle w:val="Caption"/>
        <w:jc w:val="both"/>
      </w:pPr>
      <w:bookmarkStart w:id="134" w:name="_Ref30504018"/>
      <w:r>
        <w:t xml:space="preserve">Figure </w:t>
      </w:r>
      <w:fldSimple w:instr=" SEQ Figure \* ARABIC ">
        <w:r w:rsidR="00F159AD">
          <w:rPr>
            <w:noProof/>
          </w:rPr>
          <w:t>24</w:t>
        </w:r>
      </w:fldSimple>
      <w:bookmarkEnd w:id="134"/>
      <w:r>
        <w:t>. GPS Model: Original Data (Left) and Smoothed Data (Right)</w:t>
      </w:r>
      <w:ins w:id="135" w:author="Erin Urbank" w:date="2020-01-23T13:34:00Z">
        <w:r w:rsidR="00D1462A">
          <w:t>.</w:t>
        </w:r>
      </w:ins>
    </w:p>
    <w:p w14:paraId="1A1677BB" w14:textId="5355B557" w:rsidR="006A3AC3" w:rsidRDefault="00C87FC1" w:rsidP="0022281C">
      <w:pPr>
        <w:pStyle w:val="Head1"/>
        <w:jc w:val="both"/>
        <w:rPr>
          <w:i/>
          <w:iCs/>
          <w:sz w:val="22"/>
          <w:szCs w:val="22"/>
        </w:rPr>
      </w:pPr>
      <w:r>
        <w:rPr>
          <w:i/>
          <w:iCs/>
          <w:sz w:val="22"/>
          <w:szCs w:val="22"/>
        </w:rPr>
        <w:t>Discussion</w:t>
      </w:r>
    </w:p>
    <w:p w14:paraId="060A8F32" w14:textId="7A57EC57" w:rsidR="006A3AC3" w:rsidRPr="006A3AC3" w:rsidRDefault="00C87FC1" w:rsidP="0022281C">
      <w:pPr>
        <w:pStyle w:val="Head1"/>
        <w:jc w:val="both"/>
        <w:rPr>
          <w:b w:val="0"/>
          <w:bCs/>
          <w:sz w:val="18"/>
          <w:szCs w:val="18"/>
        </w:rPr>
      </w:pPr>
      <w:r>
        <w:rPr>
          <w:b w:val="0"/>
          <w:bCs/>
          <w:sz w:val="18"/>
          <w:szCs w:val="18"/>
        </w:rPr>
        <w:t xml:space="preserve">Road sampling data is critical </w:t>
      </w:r>
      <w:del w:id="136" w:author="Erin Urbank" w:date="2020-01-23T12:54:00Z">
        <w:r w:rsidDel="007E762B">
          <w:rPr>
            <w:b w:val="0"/>
            <w:bCs/>
            <w:sz w:val="18"/>
            <w:szCs w:val="18"/>
          </w:rPr>
          <w:delText>for the</w:delText>
        </w:r>
      </w:del>
      <w:ins w:id="137" w:author="Erin Urbank" w:date="2020-01-23T12:54:00Z">
        <w:r w:rsidR="007E762B">
          <w:rPr>
            <w:b w:val="0"/>
            <w:bCs/>
            <w:sz w:val="18"/>
            <w:szCs w:val="18"/>
          </w:rPr>
          <w:t>to</w:t>
        </w:r>
      </w:ins>
      <w:r>
        <w:rPr>
          <w:b w:val="0"/>
          <w:bCs/>
          <w:sz w:val="18"/>
          <w:szCs w:val="18"/>
        </w:rPr>
        <w:t xml:space="preserve"> use </w:t>
      </w:r>
      <w:del w:id="138" w:author="Erin Urbank" w:date="2020-01-23T12:54:00Z">
        <w:r w:rsidDel="007E762B">
          <w:rPr>
            <w:b w:val="0"/>
            <w:bCs/>
            <w:sz w:val="18"/>
            <w:szCs w:val="18"/>
          </w:rPr>
          <w:delText xml:space="preserve">of </w:delText>
        </w:r>
      </w:del>
      <w:r>
        <w:rPr>
          <w:b w:val="0"/>
          <w:bCs/>
          <w:sz w:val="18"/>
          <w:szCs w:val="18"/>
        </w:rPr>
        <w:t xml:space="preserve">the MDC method for identifying non-holonomic boundary constraints on target road paths. </w:t>
      </w:r>
      <w:ins w:id="139" w:author="Erin Urbank" w:date="2020-01-23T12:54:00Z">
        <w:r w:rsidR="007E762B">
          <w:rPr>
            <w:b w:val="0"/>
            <w:bCs/>
            <w:sz w:val="18"/>
            <w:szCs w:val="18"/>
          </w:rPr>
          <w:t>A</w:t>
        </w:r>
      </w:ins>
      <w:r>
        <w:rPr>
          <w:b w:val="0"/>
          <w:bCs/>
          <w:sz w:val="18"/>
          <w:szCs w:val="18"/>
        </w:rPr>
        <w:t>erial data and LIDAR or survey data are two methods discussed herein.</w:t>
      </w:r>
    </w:p>
    <w:p w14:paraId="2F44671C" w14:textId="40BBB2CF" w:rsidR="006A3AC3" w:rsidRDefault="006A3AC3" w:rsidP="006A3AC3">
      <w:pPr>
        <w:pStyle w:val="Head3"/>
      </w:pPr>
      <w:r>
        <w:t>Aerial or Satellite Photography</w:t>
      </w:r>
    </w:p>
    <w:p w14:paraId="2AE3C384" w14:textId="1A12BCD2" w:rsidR="006A3AC3" w:rsidRPr="006A3AC3" w:rsidRDefault="006A3AC3" w:rsidP="00AE1EE5">
      <w:pPr>
        <w:jc w:val="both"/>
        <w:rPr>
          <w:rFonts w:eastAsia="Calibri"/>
        </w:rPr>
      </w:pPr>
      <w:proofErr w:type="gramStart"/>
      <w:r>
        <w:rPr>
          <w:rFonts w:eastAsia="Calibri"/>
        </w:rPr>
        <w:t>Similar to</w:t>
      </w:r>
      <w:proofErr w:type="gramEnd"/>
      <w:r>
        <w:rPr>
          <w:rFonts w:eastAsia="Calibri"/>
        </w:rPr>
        <w:t xml:space="preserve"> Google Earth, this method requires identification (either manually or through software) of the lane. </w:t>
      </w:r>
      <w:r w:rsidR="00C87FC1">
        <w:rPr>
          <w:rFonts w:eastAsia="Calibri"/>
        </w:rPr>
        <w:t xml:space="preserve">This method may be easily </w:t>
      </w:r>
      <w:r w:rsidR="00C87FC1">
        <w:rPr>
          <w:rFonts w:eastAsia="Calibri"/>
        </w:rPr>
        <w:lastRenderedPageBreak/>
        <w:t xml:space="preserve">integrated into machine learning applications to preselect estimated road geometries without manual selection. </w:t>
      </w:r>
      <w:r>
        <w:rPr>
          <w:rFonts w:eastAsia="Calibri"/>
        </w:rPr>
        <w:t xml:space="preserve">The </w:t>
      </w:r>
      <w:r w:rsidR="00C87FC1">
        <w:rPr>
          <w:rFonts w:eastAsia="Calibri"/>
        </w:rPr>
        <w:t>principal</w:t>
      </w:r>
      <w:r>
        <w:rPr>
          <w:rFonts w:eastAsia="Calibri"/>
        </w:rPr>
        <w:t xml:space="preserve"> disadvantage from this method is </w:t>
      </w:r>
      <w:r w:rsidR="006C0D2C">
        <w:rPr>
          <w:rFonts w:eastAsia="Calibri"/>
        </w:rPr>
        <w:t>susceptibility</w:t>
      </w:r>
      <w:r>
        <w:rPr>
          <w:rFonts w:eastAsia="Calibri"/>
        </w:rPr>
        <w:t xml:space="preserve"> to</w:t>
      </w:r>
      <w:r w:rsidR="00C87FC1">
        <w:rPr>
          <w:rFonts w:eastAsia="Calibri"/>
        </w:rPr>
        <w:t xml:space="preserve"> error around unclear lane markings, such as adjacent to heavy tree foliage, road segments under construction,</w:t>
      </w:r>
      <w:r>
        <w:rPr>
          <w:rFonts w:eastAsia="Calibri"/>
        </w:rPr>
        <w:t xml:space="preserve"> </w:t>
      </w:r>
      <w:r w:rsidR="00C87FC1">
        <w:rPr>
          <w:rFonts w:eastAsia="Calibri"/>
        </w:rPr>
        <w:t xml:space="preserve">or roads affected by </w:t>
      </w:r>
      <w:r w:rsidR="006C0D2C">
        <w:rPr>
          <w:rFonts w:eastAsia="Calibri"/>
        </w:rPr>
        <w:t xml:space="preserve">environmental effects. </w:t>
      </w:r>
      <w:r w:rsidR="00C87FC1">
        <w:rPr>
          <w:rFonts w:eastAsia="Calibri"/>
        </w:rPr>
        <w:t>Furthermore, care must be taken to identify changes to the road network caused by road construction</w:t>
      </w:r>
      <w:ins w:id="140" w:author="Erin Urbank" w:date="2020-01-23T12:55:00Z">
        <w:r w:rsidR="007E762B">
          <w:rPr>
            <w:rFonts w:eastAsia="Calibri"/>
          </w:rPr>
          <w:t>,</w:t>
        </w:r>
      </w:ins>
      <w:r w:rsidR="00C87FC1">
        <w:rPr>
          <w:rFonts w:eastAsia="Calibri"/>
        </w:rPr>
        <w:t xml:space="preserve"> including additional lanes or closed lanes.</w:t>
      </w:r>
      <w:r w:rsidR="006C0D2C">
        <w:rPr>
          <w:rFonts w:eastAsia="Calibri"/>
        </w:rPr>
        <w:t xml:space="preserve"> </w:t>
      </w:r>
    </w:p>
    <w:p w14:paraId="16B8E045" w14:textId="668946AE" w:rsidR="006C0D2C" w:rsidRDefault="006C0D2C" w:rsidP="006C0D2C">
      <w:pPr>
        <w:pStyle w:val="Head3"/>
      </w:pPr>
      <w:r>
        <w:t>Survey, LIDAR, or Photogrammetry Point Clouds</w:t>
      </w:r>
    </w:p>
    <w:p w14:paraId="067DA69F" w14:textId="304E4B88" w:rsidR="006A3AC3" w:rsidRPr="006C0D2C" w:rsidRDefault="00C87FC1" w:rsidP="006C0D2C">
      <w:pPr>
        <w:jc w:val="both"/>
      </w:pPr>
      <w:r>
        <w:t>If road geometries are surveyed using conventional survey equipment or through LIDAR sampling, very high-precision lane geometries may be identified. Nonetheless the process of point selection and the narrow spacing between consecutive lane edge points may introduce</w:t>
      </w:r>
      <w:r w:rsidR="006C0D2C">
        <w:t xml:space="preserve"> considerable </w:t>
      </w:r>
      <w:r>
        <w:t>numerical</w:t>
      </w:r>
      <w:r w:rsidR="006C0D2C">
        <w:t xml:space="preserve"> noise. </w:t>
      </w:r>
      <w:r>
        <w:t>This noise may be augmented by other vehicles or visual obstructions which interfere with clear lane edge identification</w:t>
      </w:r>
      <w:r w:rsidR="006C0D2C">
        <w:t xml:space="preserve">. </w:t>
      </w:r>
    </w:p>
    <w:p w14:paraId="249436DE" w14:textId="489BAD04" w:rsidR="0022281C" w:rsidRDefault="002318D7" w:rsidP="0022281C">
      <w:pPr>
        <w:pStyle w:val="Head1"/>
        <w:jc w:val="both"/>
      </w:pPr>
      <w:r>
        <w:t>Discussion/</w:t>
      </w:r>
      <w:r w:rsidR="002B4AD8">
        <w:t>Recommendations</w:t>
      </w:r>
    </w:p>
    <w:p w14:paraId="68DDB52F" w14:textId="738437A1" w:rsidR="00C87FC1" w:rsidRDefault="0022281C" w:rsidP="0022281C">
      <w:pPr>
        <w:pStyle w:val="Head1"/>
        <w:jc w:val="both"/>
        <w:rPr>
          <w:rFonts w:eastAsia="Calibri"/>
          <w:b w:val="0"/>
          <w:sz w:val="18"/>
          <w:szCs w:val="18"/>
        </w:rPr>
      </w:pPr>
      <w:r w:rsidRPr="0022281C">
        <w:rPr>
          <w:rFonts w:eastAsia="Calibri"/>
          <w:b w:val="0"/>
          <w:sz w:val="18"/>
          <w:szCs w:val="18"/>
        </w:rPr>
        <w:t xml:space="preserve">The </w:t>
      </w:r>
      <w:ins w:id="141" w:author="Erin Urbank" w:date="2020-01-23T13:31:00Z">
        <w:r w:rsidR="00D1462A" w:rsidRPr="0022281C">
          <w:rPr>
            <w:rFonts w:eastAsia="Calibri"/>
            <w:b w:val="0"/>
            <w:sz w:val="18"/>
            <w:szCs w:val="18"/>
          </w:rPr>
          <w:t xml:space="preserve">presented </w:t>
        </w:r>
      </w:ins>
      <w:r w:rsidRPr="0022281C">
        <w:rPr>
          <w:rFonts w:eastAsia="Calibri"/>
          <w:b w:val="0"/>
          <w:sz w:val="18"/>
          <w:szCs w:val="18"/>
        </w:rPr>
        <w:t xml:space="preserve">study </w:t>
      </w:r>
      <w:del w:id="142" w:author="Erin Urbank" w:date="2020-01-23T13:31:00Z">
        <w:r w:rsidRPr="0022281C" w:rsidDel="00D1462A">
          <w:rPr>
            <w:rFonts w:eastAsia="Calibri"/>
            <w:b w:val="0"/>
            <w:sz w:val="18"/>
            <w:szCs w:val="18"/>
          </w:rPr>
          <w:delText xml:space="preserve">presented </w:delText>
        </w:r>
      </w:del>
      <w:r w:rsidRPr="0022281C">
        <w:rPr>
          <w:rFonts w:eastAsia="Calibri"/>
          <w:b w:val="0"/>
          <w:sz w:val="18"/>
          <w:szCs w:val="18"/>
        </w:rPr>
        <w:t xml:space="preserve">has the potential to be implemented </w:t>
      </w:r>
      <w:r w:rsidR="00C87FC1">
        <w:rPr>
          <w:rFonts w:eastAsia="Calibri"/>
          <w:b w:val="0"/>
          <w:sz w:val="18"/>
          <w:szCs w:val="18"/>
        </w:rPr>
        <w:t xml:space="preserve">in a distributed model of vehicle </w:t>
      </w:r>
      <w:proofErr w:type="gramStart"/>
      <w:r w:rsidR="00C87FC1">
        <w:rPr>
          <w:rFonts w:eastAsia="Calibri"/>
          <w:b w:val="0"/>
          <w:sz w:val="18"/>
          <w:szCs w:val="18"/>
        </w:rPr>
        <w:t>autom</w:t>
      </w:r>
      <w:ins w:id="143" w:author="Erin Urbank" w:date="2020-01-23T13:32:00Z">
        <w:r w:rsidR="00D1462A">
          <w:rPr>
            <w:rFonts w:eastAsia="Calibri"/>
            <w:b w:val="0"/>
            <w:sz w:val="18"/>
            <w:szCs w:val="18"/>
          </w:rPr>
          <w:t>at</w:t>
        </w:r>
      </w:ins>
      <w:r w:rsidR="00C87FC1">
        <w:rPr>
          <w:rFonts w:eastAsia="Calibri"/>
          <w:b w:val="0"/>
          <w:sz w:val="18"/>
          <w:szCs w:val="18"/>
        </w:rPr>
        <w:t>ization, but</w:t>
      </w:r>
      <w:proofErr w:type="gramEnd"/>
      <w:r w:rsidR="00C87FC1">
        <w:rPr>
          <w:rFonts w:eastAsia="Calibri"/>
          <w:b w:val="0"/>
          <w:sz w:val="18"/>
          <w:szCs w:val="18"/>
        </w:rPr>
        <w:t xml:space="preserve"> is not limited solely to passenger vehicles</w:t>
      </w:r>
      <w:r w:rsidRPr="0022281C">
        <w:rPr>
          <w:rFonts w:eastAsia="Calibri"/>
          <w:b w:val="0"/>
          <w:sz w:val="18"/>
          <w:szCs w:val="18"/>
        </w:rPr>
        <w:t xml:space="preserve">. </w:t>
      </w:r>
      <w:r w:rsidR="00C87FC1">
        <w:rPr>
          <w:rFonts w:eastAsia="Calibri"/>
          <w:b w:val="0"/>
          <w:sz w:val="18"/>
          <w:szCs w:val="18"/>
        </w:rPr>
        <w:t xml:space="preserve">Examples of other vehicle types which could utilize the target path formulation for positional error estimation and corrections include agricultural vehicles, transport vehicles (e.g., autonomous trucks), </w:t>
      </w:r>
      <w:r w:rsidRPr="0022281C">
        <w:rPr>
          <w:rFonts w:eastAsia="Calibri"/>
          <w:b w:val="0"/>
          <w:sz w:val="18"/>
          <w:szCs w:val="18"/>
        </w:rPr>
        <w:t xml:space="preserve">unmanned aerial systems, or mobile robots. </w:t>
      </w:r>
    </w:p>
    <w:p w14:paraId="1B23284E" w14:textId="53397613" w:rsidR="002318D7" w:rsidRDefault="0022281C" w:rsidP="0022281C">
      <w:pPr>
        <w:pStyle w:val="Head1"/>
        <w:jc w:val="both"/>
        <w:rPr>
          <w:rFonts w:eastAsia="Calibri"/>
          <w:b w:val="0"/>
          <w:sz w:val="18"/>
          <w:szCs w:val="18"/>
        </w:rPr>
      </w:pPr>
      <w:r w:rsidRPr="0022281C">
        <w:rPr>
          <w:rFonts w:eastAsia="Calibri"/>
          <w:b w:val="0"/>
          <w:sz w:val="18"/>
          <w:szCs w:val="18"/>
        </w:rPr>
        <w:t>To achieve this goal, the following scheme is proposed for an implementation of the discrete road decomposition</w:t>
      </w:r>
      <w:ins w:id="144" w:author="Erin Urbank" w:date="2020-01-23T13:32:00Z">
        <w:r w:rsidR="00D1462A">
          <w:rPr>
            <w:rFonts w:eastAsia="Calibri"/>
            <w:b w:val="0"/>
            <w:sz w:val="18"/>
            <w:szCs w:val="18"/>
          </w:rPr>
          <w:t>,</w:t>
        </w:r>
      </w:ins>
      <w:r w:rsidR="00000BEA">
        <w:rPr>
          <w:rFonts w:eastAsia="Calibri"/>
          <w:b w:val="0"/>
          <w:sz w:val="18"/>
          <w:szCs w:val="18"/>
        </w:rPr>
        <w:t xml:space="preserve"> as shown </w:t>
      </w:r>
      <w:r w:rsidR="006B4DC3" w:rsidRPr="006B4DC3">
        <w:rPr>
          <w:rFonts w:eastAsia="Calibri"/>
          <w:b w:val="0"/>
          <w:sz w:val="18"/>
          <w:szCs w:val="18"/>
        </w:rPr>
        <w:fldChar w:fldCharType="begin"/>
      </w:r>
      <w:r w:rsidR="006B4DC3" w:rsidRPr="006B4DC3">
        <w:rPr>
          <w:rFonts w:eastAsia="Calibri"/>
          <w:b w:val="0"/>
          <w:sz w:val="18"/>
          <w:szCs w:val="18"/>
        </w:rPr>
        <w:instrText xml:space="preserve"> REF _Ref23163525 \h  \* MERGEFORMAT </w:instrText>
      </w:r>
      <w:r w:rsidR="006B4DC3" w:rsidRPr="006B4DC3">
        <w:rPr>
          <w:rFonts w:eastAsia="Calibri"/>
          <w:b w:val="0"/>
          <w:sz w:val="18"/>
          <w:szCs w:val="18"/>
        </w:rPr>
      </w:r>
      <w:r w:rsidR="006B4DC3" w:rsidRPr="006B4DC3">
        <w:rPr>
          <w:rFonts w:eastAsia="Calibri"/>
          <w:b w:val="0"/>
          <w:sz w:val="18"/>
          <w:szCs w:val="18"/>
        </w:rPr>
        <w:fldChar w:fldCharType="separate"/>
      </w:r>
      <w:r w:rsidR="00F159AD" w:rsidRPr="00F159AD">
        <w:rPr>
          <w:b w:val="0"/>
          <w:sz w:val="18"/>
          <w:szCs w:val="18"/>
        </w:rPr>
        <w:t xml:space="preserve">Figure </w:t>
      </w:r>
      <w:r w:rsidR="00F159AD" w:rsidRPr="00F159AD">
        <w:rPr>
          <w:b w:val="0"/>
          <w:noProof/>
          <w:sz w:val="18"/>
          <w:szCs w:val="18"/>
        </w:rPr>
        <w:t>25</w:t>
      </w:r>
      <w:r w:rsidR="006B4DC3" w:rsidRPr="006B4DC3">
        <w:rPr>
          <w:rFonts w:eastAsia="Calibri"/>
          <w:b w:val="0"/>
          <w:sz w:val="18"/>
          <w:szCs w:val="18"/>
        </w:rPr>
        <w:fldChar w:fldCharType="end"/>
      </w:r>
      <w:r w:rsidRPr="0022281C">
        <w:rPr>
          <w:rFonts w:eastAsia="Calibri"/>
          <w:b w:val="0"/>
          <w:sz w:val="18"/>
          <w:szCs w:val="18"/>
        </w:rPr>
        <w:t xml:space="preserve">. The first step involves collection of road data through any convenient means: GPS </w:t>
      </w:r>
      <w:del w:id="145" w:author="Erin Urbank" w:date="2020-01-23T13:32:00Z">
        <w:r w:rsidRPr="0022281C" w:rsidDel="00D1462A">
          <w:rPr>
            <w:rFonts w:eastAsia="Calibri"/>
            <w:b w:val="0"/>
            <w:sz w:val="18"/>
            <w:szCs w:val="18"/>
          </w:rPr>
          <w:delText>Data</w:delText>
        </w:r>
      </w:del>
      <w:ins w:id="146" w:author="Erin Urbank" w:date="2020-01-23T13:32:00Z">
        <w:r w:rsidR="00D1462A">
          <w:rPr>
            <w:rFonts w:eastAsia="Calibri"/>
            <w:b w:val="0"/>
            <w:sz w:val="18"/>
            <w:szCs w:val="18"/>
          </w:rPr>
          <w:t>d</w:t>
        </w:r>
        <w:r w:rsidR="00D1462A" w:rsidRPr="0022281C">
          <w:rPr>
            <w:rFonts w:eastAsia="Calibri"/>
            <w:b w:val="0"/>
            <w:sz w:val="18"/>
            <w:szCs w:val="18"/>
          </w:rPr>
          <w:t>ata</w:t>
        </w:r>
      </w:ins>
      <w:r w:rsidRPr="0022281C">
        <w:rPr>
          <w:rFonts w:eastAsia="Calibri"/>
          <w:b w:val="0"/>
          <w:sz w:val="18"/>
          <w:szCs w:val="18"/>
        </w:rPr>
        <w:t xml:space="preserve">, </w:t>
      </w:r>
      <w:del w:id="147" w:author="Erin Urbank" w:date="2020-01-23T13:32:00Z">
        <w:r w:rsidRPr="0022281C" w:rsidDel="00D1462A">
          <w:rPr>
            <w:rFonts w:eastAsia="Calibri"/>
            <w:b w:val="0"/>
            <w:sz w:val="18"/>
            <w:szCs w:val="18"/>
          </w:rPr>
          <w:delText>Surveying</w:delText>
        </w:r>
      </w:del>
      <w:ins w:id="148" w:author="Erin Urbank" w:date="2020-01-23T13:32:00Z">
        <w:r w:rsidR="00D1462A">
          <w:rPr>
            <w:rFonts w:eastAsia="Calibri"/>
            <w:b w:val="0"/>
            <w:sz w:val="18"/>
            <w:szCs w:val="18"/>
          </w:rPr>
          <w:t>s</w:t>
        </w:r>
        <w:r w:rsidR="00D1462A" w:rsidRPr="0022281C">
          <w:rPr>
            <w:rFonts w:eastAsia="Calibri"/>
            <w:b w:val="0"/>
            <w:sz w:val="18"/>
            <w:szCs w:val="18"/>
          </w:rPr>
          <w:t>urveying</w:t>
        </w:r>
      </w:ins>
      <w:r w:rsidRPr="0022281C">
        <w:rPr>
          <w:rFonts w:eastAsia="Calibri"/>
          <w:b w:val="0"/>
          <w:sz w:val="18"/>
          <w:szCs w:val="18"/>
        </w:rPr>
        <w:t xml:space="preserve">, </w:t>
      </w:r>
      <w:r w:rsidR="00C87FC1">
        <w:rPr>
          <w:rFonts w:eastAsia="Calibri"/>
          <w:b w:val="0"/>
          <w:sz w:val="18"/>
          <w:szCs w:val="18"/>
        </w:rPr>
        <w:t>or</w:t>
      </w:r>
      <w:r w:rsidR="006B4DC3" w:rsidRPr="0022281C">
        <w:rPr>
          <w:rFonts w:eastAsia="Calibri"/>
          <w:b w:val="0"/>
          <w:sz w:val="18"/>
          <w:szCs w:val="18"/>
        </w:rPr>
        <w:t xml:space="preserve"> </w:t>
      </w:r>
      <w:del w:id="149" w:author="Erin Urbank" w:date="2020-01-23T13:32:00Z">
        <w:r w:rsidR="006B4DC3" w:rsidRPr="0022281C" w:rsidDel="00D1462A">
          <w:rPr>
            <w:rFonts w:eastAsia="Calibri"/>
            <w:b w:val="0"/>
            <w:sz w:val="18"/>
            <w:szCs w:val="18"/>
          </w:rPr>
          <w:delText>Aerial</w:delText>
        </w:r>
        <w:r w:rsidRPr="0022281C" w:rsidDel="00D1462A">
          <w:rPr>
            <w:rFonts w:eastAsia="Calibri"/>
            <w:b w:val="0"/>
            <w:sz w:val="18"/>
            <w:szCs w:val="18"/>
          </w:rPr>
          <w:delText xml:space="preserve"> </w:delText>
        </w:r>
      </w:del>
      <w:ins w:id="150" w:author="Erin Urbank" w:date="2020-01-23T13:32:00Z">
        <w:r w:rsidR="00D1462A">
          <w:rPr>
            <w:rFonts w:eastAsia="Calibri"/>
            <w:b w:val="0"/>
            <w:sz w:val="18"/>
            <w:szCs w:val="18"/>
          </w:rPr>
          <w:t>a</w:t>
        </w:r>
        <w:r w:rsidR="00D1462A" w:rsidRPr="0022281C">
          <w:rPr>
            <w:rFonts w:eastAsia="Calibri"/>
            <w:b w:val="0"/>
            <w:sz w:val="18"/>
            <w:szCs w:val="18"/>
          </w:rPr>
          <w:t xml:space="preserve">erial </w:t>
        </w:r>
      </w:ins>
      <w:del w:id="151" w:author="Erin Urbank" w:date="2020-01-23T13:32:00Z">
        <w:r w:rsidRPr="0022281C" w:rsidDel="00D1462A">
          <w:rPr>
            <w:rFonts w:eastAsia="Calibri"/>
            <w:b w:val="0"/>
            <w:sz w:val="18"/>
            <w:szCs w:val="18"/>
          </w:rPr>
          <w:delText>Scanning</w:delText>
        </w:r>
      </w:del>
      <w:ins w:id="152" w:author="Erin Urbank" w:date="2020-01-23T13:32:00Z">
        <w:r w:rsidR="00D1462A">
          <w:rPr>
            <w:rFonts w:eastAsia="Calibri"/>
            <w:b w:val="0"/>
            <w:sz w:val="18"/>
            <w:szCs w:val="18"/>
          </w:rPr>
          <w:t>s</w:t>
        </w:r>
        <w:r w:rsidR="00D1462A" w:rsidRPr="0022281C">
          <w:rPr>
            <w:rFonts w:eastAsia="Calibri"/>
            <w:b w:val="0"/>
            <w:sz w:val="18"/>
            <w:szCs w:val="18"/>
          </w:rPr>
          <w:t>canning</w:t>
        </w:r>
      </w:ins>
      <w:r w:rsidRPr="0022281C">
        <w:rPr>
          <w:rFonts w:eastAsia="Calibri"/>
          <w:b w:val="0"/>
          <w:sz w:val="18"/>
          <w:szCs w:val="18"/>
        </w:rPr>
        <w:t>. This road data contains a representation of the road centerlines which can be exported in different formats. These road centerlines are decomposed with the proposed method</w:t>
      </w:r>
      <w:r w:rsidR="00C87FC1">
        <w:rPr>
          <w:rFonts w:eastAsia="Calibri"/>
          <w:b w:val="0"/>
          <w:sz w:val="18"/>
          <w:szCs w:val="18"/>
        </w:rPr>
        <w:t>, stored in a road target path matrix, and transmitted wirelessly to a vehicle in motion</w:t>
      </w:r>
      <w:r w:rsidRPr="0022281C">
        <w:rPr>
          <w:rFonts w:eastAsia="Calibri"/>
          <w:b w:val="0"/>
          <w:sz w:val="18"/>
          <w:szCs w:val="18"/>
        </w:rPr>
        <w:t>.</w:t>
      </w:r>
      <w:r w:rsidR="00C87FC1">
        <w:rPr>
          <w:rFonts w:eastAsia="Calibri"/>
          <w:b w:val="0"/>
          <w:sz w:val="18"/>
          <w:szCs w:val="18"/>
        </w:rPr>
        <w:t xml:space="preserve"> The infrastructure may also assist with precise vehicle localization to improve error estimation, allowing the vehicle onboard systems to have excellent real-time observation of potential deviations from the target path.</w:t>
      </w:r>
      <w:r w:rsidRPr="0022281C">
        <w:rPr>
          <w:rFonts w:eastAsia="Calibri"/>
          <w:b w:val="0"/>
          <w:sz w:val="18"/>
          <w:szCs w:val="18"/>
        </w:rPr>
        <w:t xml:space="preserve"> </w:t>
      </w:r>
      <w:r w:rsidRPr="0022281C">
        <w:rPr>
          <w:rFonts w:eastAsia="Calibri"/>
          <w:b w:val="0"/>
          <w:sz w:val="18"/>
          <w:szCs w:val="18"/>
        </w:rPr>
        <w:t xml:space="preserve">Finally, a controller is developed to consider the heading based </w:t>
      </w:r>
      <w:del w:id="153" w:author="Erin Urbank" w:date="2020-01-23T13:33:00Z">
        <w:r w:rsidRPr="0022281C" w:rsidDel="00D1462A">
          <w:rPr>
            <w:rFonts w:eastAsia="Calibri"/>
            <w:b w:val="0"/>
            <w:sz w:val="18"/>
            <w:szCs w:val="18"/>
          </w:rPr>
          <w:delText xml:space="preserve">from </w:delText>
        </w:r>
      </w:del>
      <w:ins w:id="154" w:author="Erin Urbank" w:date="2020-01-23T13:33:00Z">
        <w:r w:rsidR="00D1462A">
          <w:rPr>
            <w:rFonts w:eastAsia="Calibri"/>
            <w:b w:val="0"/>
            <w:sz w:val="18"/>
            <w:szCs w:val="18"/>
          </w:rPr>
          <w:t>on</w:t>
        </w:r>
        <w:r w:rsidR="00D1462A" w:rsidRPr="0022281C">
          <w:rPr>
            <w:rFonts w:eastAsia="Calibri"/>
            <w:b w:val="0"/>
            <w:sz w:val="18"/>
            <w:szCs w:val="18"/>
          </w:rPr>
          <w:t xml:space="preserve"> </w:t>
        </w:r>
      </w:ins>
      <w:r w:rsidRPr="0022281C">
        <w:rPr>
          <w:rFonts w:eastAsia="Calibri"/>
          <w:b w:val="0"/>
          <w:sz w:val="18"/>
          <w:szCs w:val="18"/>
        </w:rPr>
        <w:t>the discrete road decomposition and navigate safely through the road</w:t>
      </w:r>
      <w:r>
        <w:rPr>
          <w:rFonts w:eastAsia="Calibri"/>
          <w:b w:val="0"/>
          <w:sz w:val="18"/>
          <w:szCs w:val="18"/>
        </w:rPr>
        <w:t>.</w:t>
      </w:r>
    </w:p>
    <w:p w14:paraId="0CC342AB" w14:textId="77777777" w:rsidR="00FE5C8A" w:rsidRDefault="00FE5C8A" w:rsidP="0022281C">
      <w:pPr>
        <w:pStyle w:val="Head1"/>
        <w:jc w:val="both"/>
        <w:rPr>
          <w:rFonts w:eastAsia="Calibri"/>
          <w:b w:val="0"/>
          <w:sz w:val="18"/>
          <w:szCs w:val="18"/>
        </w:rPr>
      </w:pPr>
    </w:p>
    <w:p w14:paraId="104F7F6C" w14:textId="68923AC1" w:rsidR="00000BEA" w:rsidRDefault="006B4DC3" w:rsidP="00000BEA">
      <w:pPr>
        <w:pStyle w:val="Head1"/>
        <w:jc w:val="center"/>
      </w:pPr>
      <w:r>
        <w:rPr>
          <w:noProof/>
        </w:rPr>
        <w:drawing>
          <wp:inline distT="0" distB="0" distL="0" distR="0" wp14:anchorId="4CE4F613" wp14:editId="14F5DF3B">
            <wp:extent cx="2128368" cy="267228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1567" cy="2701412"/>
                    </a:xfrm>
                    <a:prstGeom prst="rect">
                      <a:avLst/>
                    </a:prstGeom>
                  </pic:spPr>
                </pic:pic>
              </a:graphicData>
            </a:graphic>
          </wp:inline>
        </w:drawing>
      </w:r>
    </w:p>
    <w:p w14:paraId="52EB9F0C" w14:textId="5E73A246" w:rsidR="00000BEA" w:rsidRDefault="00000BEA" w:rsidP="00000BEA">
      <w:pPr>
        <w:pStyle w:val="Caption"/>
        <w:jc w:val="center"/>
      </w:pPr>
      <w:bookmarkStart w:id="155" w:name="_Ref23163525"/>
      <w:r>
        <w:t xml:space="preserve">Figure </w:t>
      </w:r>
      <w:fldSimple w:instr=" SEQ Figure \* ARABIC ">
        <w:r w:rsidR="00F159AD">
          <w:rPr>
            <w:noProof/>
          </w:rPr>
          <w:t>25</w:t>
        </w:r>
      </w:fldSimple>
      <w:bookmarkEnd w:id="155"/>
      <w:r>
        <w:t>. Implementation Scheme for Road Curvature Decomposition</w:t>
      </w:r>
      <w:ins w:id="156" w:author="Erin Urbank" w:date="2020-01-23T13:34:00Z">
        <w:r w:rsidR="00D1462A">
          <w:t>.</w:t>
        </w:r>
      </w:ins>
    </w:p>
    <w:p w14:paraId="2990E768" w14:textId="0F4EE309" w:rsidR="00C87FC1" w:rsidRDefault="00C87FC1" w:rsidP="00C87FC1">
      <w:pPr>
        <w:jc w:val="both"/>
        <w:rPr>
          <w:rFonts w:eastAsia="Calibri"/>
          <w:szCs w:val="18"/>
        </w:rPr>
      </w:pPr>
      <w:r>
        <w:rPr>
          <w:rFonts w:eastAsia="Calibri"/>
          <w:szCs w:val="18"/>
        </w:rPr>
        <w:t>Because the system does not rely on local ad hoc determination of lane boundaries</w:t>
      </w:r>
      <w:del w:id="157" w:author="Erin Urbank" w:date="2020-01-23T13:35:00Z">
        <w:r w:rsidDel="00D1462A">
          <w:rPr>
            <w:rFonts w:eastAsia="Calibri"/>
            <w:szCs w:val="18"/>
          </w:rPr>
          <w:delText>,</w:delText>
        </w:r>
      </w:del>
      <w:r>
        <w:rPr>
          <w:rFonts w:eastAsia="Calibri"/>
          <w:szCs w:val="18"/>
        </w:rPr>
        <w:t xml:space="preserve"> and does not utilize machine vision or de facto external tracking systems, the system is well-positioned to provide guidance system for autonomous vehicles even in adverse weather conditions, poor visibility, and even for temporary road or lane closures. The dynamic road network relay to autonomous vehicles may allow for alternative route selection in the event of congestion or crash events, and external guidance information such as tire-pavement friction reductions reported by other vehicles or estimated from weather reports may also be broadcast to the vehicle in targeted geospatial areas. As such, this technique for vehicle guidance systems could be complimentary to existing lane keeping and ADAS systems for crash avoidance or mitigation. </w:t>
      </w:r>
    </w:p>
    <w:p w14:paraId="60689175" w14:textId="3604C6C1" w:rsidR="00C87FC1" w:rsidRPr="00C87FC1" w:rsidRDefault="00C87FC1" w:rsidP="00C87FC1">
      <w:pPr>
        <w:jc w:val="both"/>
      </w:pPr>
      <w:r>
        <w:rPr>
          <w:rFonts w:eastAsia="Calibri"/>
          <w:szCs w:val="18"/>
        </w:rPr>
        <w:t>Research is ongoing at the University of Nebraska-Lincoln confirm the accuracy of this technique and the applicability to autonomous vehicle guidance systems. More research including empirical testing and simulation are recommended to integrate the MDC method into a broader vehicle guidance paradigm.</w:t>
      </w:r>
    </w:p>
    <w:p w14:paraId="28C39178" w14:textId="77777777" w:rsidR="00B01FCD" w:rsidRDefault="001E0A92" w:rsidP="00A418D3">
      <w:pPr>
        <w:pStyle w:val="Head1"/>
      </w:pPr>
      <w:r>
        <w:t>S</w:t>
      </w:r>
      <w:r w:rsidR="002C6C40">
        <w:t>ummary</w:t>
      </w:r>
      <w:r>
        <w:t>/</w:t>
      </w:r>
      <w:r w:rsidR="00B01FCD">
        <w:t>Conclusion</w:t>
      </w:r>
      <w:r w:rsidR="002C6C40">
        <w:t>s</w:t>
      </w:r>
    </w:p>
    <w:p w14:paraId="25573970" w14:textId="5809E97A" w:rsidR="001C31F9" w:rsidRDefault="00926369" w:rsidP="00926369">
      <w:pPr>
        <w:jc w:val="both"/>
      </w:pPr>
      <w:r>
        <w:t xml:space="preserve">In conclusion, a method was proposed to calculate trajectories based on </w:t>
      </w:r>
      <w:r w:rsidR="00C87FC1">
        <w:t xml:space="preserve">discrete </w:t>
      </w:r>
      <w:r w:rsidR="002D2158">
        <w:t xml:space="preserve">curvature </w:t>
      </w:r>
      <w:r w:rsidR="00C87FC1">
        <w:t>and road tangent calculations. The proposed method is consistent with</w:t>
      </w:r>
      <w:r>
        <w:t xml:space="preserve"> AASHTO </w:t>
      </w:r>
      <w:r w:rsidR="00C87FC1">
        <w:t xml:space="preserve">design guidelines and can be made to be compatible with vehicle performance limits by controlling allowable speed based on geospatial road curvature. Additional research was recommended to consider </w:t>
      </w:r>
      <w:r w:rsidR="00D31BE0">
        <w:t xml:space="preserve">smoothing techniques such as </w:t>
      </w:r>
      <w:proofErr w:type="spellStart"/>
      <w:r w:rsidR="00D31BE0">
        <w:t>Akima</w:t>
      </w:r>
      <w:proofErr w:type="spellEnd"/>
      <w:r w:rsidR="00D31BE0">
        <w:t xml:space="preserve"> interpolation to provide the highest level of reliability for onboard </w:t>
      </w:r>
      <w:proofErr w:type="gramStart"/>
      <w:r w:rsidR="00D31BE0">
        <w:t>driving</w:t>
      </w:r>
      <w:r w:rsidR="00C87FC1">
        <w:t>, and</w:t>
      </w:r>
      <w:proofErr w:type="gramEnd"/>
      <w:r w:rsidR="00C87FC1">
        <w:t xml:space="preserve"> should be verified using empirical testing and computer simulation</w:t>
      </w:r>
      <w:r w:rsidR="00D31BE0">
        <w:t>.</w:t>
      </w:r>
      <w:r>
        <w:t xml:space="preserve"> Successful implementation of this method could offer a </w:t>
      </w:r>
      <w:bookmarkStart w:id="158" w:name="_GoBack"/>
      <w:bookmarkEnd w:id="158"/>
      <w:r>
        <w:t xml:space="preserve">new key piece to solve the autonomous vehicle paradigm under weather disruptions and/or other navigation technologies.  </w:t>
      </w: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1B6B2BC2" w:rsidR="00547DA7" w:rsidRDefault="00547DA7" w:rsidP="00547DA7">
      <w:pPr>
        <w:pStyle w:val="Default"/>
        <w:numPr>
          <w:ilvl w:val="0"/>
          <w:numId w:val="6"/>
        </w:numPr>
        <w:spacing w:after="29"/>
        <w:rPr>
          <w:sz w:val="18"/>
          <w:szCs w:val="18"/>
        </w:rPr>
      </w:pPr>
      <w:bookmarkStart w:id="159" w:name="_Ref30422708"/>
      <w:r>
        <w:rPr>
          <w:sz w:val="18"/>
          <w:szCs w:val="18"/>
        </w:rPr>
        <w:t>Stolle, C., Jacome, R., and Sweigard, M., “Autonomous Technology, A Review - MATC Year One Report</w:t>
      </w:r>
      <w:ins w:id="160" w:author="Erin Urbank" w:date="2020-01-23T09:10:00Z">
        <w:r w:rsidR="00C40BF5">
          <w:rPr>
            <w:sz w:val="18"/>
            <w:szCs w:val="18"/>
          </w:rPr>
          <w:t>,</w:t>
        </w:r>
      </w:ins>
      <w:r>
        <w:rPr>
          <w:sz w:val="18"/>
          <w:szCs w:val="18"/>
        </w:rPr>
        <w:t>”</w:t>
      </w:r>
      <w:del w:id="161" w:author="Erin Urbank" w:date="2020-01-23T09:10:00Z">
        <w:r w:rsidDel="00C40BF5">
          <w:rPr>
            <w:sz w:val="18"/>
            <w:szCs w:val="18"/>
          </w:rPr>
          <w:delText>,</w:delText>
        </w:r>
      </w:del>
      <w:r>
        <w:rPr>
          <w:sz w:val="18"/>
          <w:szCs w:val="18"/>
        </w:rPr>
        <w:t xml:space="preserve"> Internal Report, 2018.</w:t>
      </w:r>
      <w:bookmarkEnd w:id="159"/>
      <w:r>
        <w:rPr>
          <w:sz w:val="18"/>
          <w:szCs w:val="18"/>
        </w:rPr>
        <w:t xml:space="preserve"> </w:t>
      </w:r>
    </w:p>
    <w:p w14:paraId="6B72DD8E" w14:textId="25EF0DE8" w:rsidR="00547DA7" w:rsidRDefault="00547DA7" w:rsidP="00547DA7">
      <w:pPr>
        <w:pStyle w:val="Default"/>
        <w:numPr>
          <w:ilvl w:val="0"/>
          <w:numId w:val="6"/>
        </w:numPr>
        <w:spacing w:after="29"/>
        <w:rPr>
          <w:sz w:val="18"/>
          <w:szCs w:val="18"/>
        </w:rPr>
      </w:pPr>
      <w:bookmarkStart w:id="162" w:name="_Ref30422746"/>
      <w:proofErr w:type="spellStart"/>
      <w:r>
        <w:rPr>
          <w:sz w:val="18"/>
          <w:szCs w:val="18"/>
        </w:rPr>
        <w:t>Huetter</w:t>
      </w:r>
      <w:proofErr w:type="spellEnd"/>
      <w:r>
        <w:rPr>
          <w:sz w:val="18"/>
          <w:szCs w:val="18"/>
        </w:rPr>
        <w:t xml:space="preserve">, </w:t>
      </w:r>
      <w:del w:id="163" w:author="Erin Urbank" w:date="2020-01-23T09:11:00Z">
        <w:r w:rsidDel="00C40BF5">
          <w:rPr>
            <w:sz w:val="18"/>
            <w:szCs w:val="18"/>
          </w:rPr>
          <w:delText>John</w:delText>
        </w:r>
      </w:del>
      <w:ins w:id="164" w:author="Erin Urbank" w:date="2020-01-23T09:11:00Z">
        <w:r w:rsidR="00C40BF5">
          <w:rPr>
            <w:sz w:val="18"/>
            <w:szCs w:val="18"/>
          </w:rPr>
          <w:t>J</w:t>
        </w:r>
      </w:ins>
      <w:r>
        <w:rPr>
          <w:sz w:val="18"/>
          <w:szCs w:val="18"/>
        </w:rPr>
        <w:t xml:space="preserve">.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42"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162"/>
      <w:r>
        <w:rPr>
          <w:sz w:val="18"/>
          <w:szCs w:val="18"/>
        </w:rPr>
        <w:t xml:space="preserve"> </w:t>
      </w:r>
    </w:p>
    <w:p w14:paraId="30AA7118" w14:textId="16D4BDA0" w:rsidR="00547DA7" w:rsidRDefault="00547DA7" w:rsidP="00547DA7">
      <w:pPr>
        <w:pStyle w:val="Default"/>
        <w:numPr>
          <w:ilvl w:val="0"/>
          <w:numId w:val="6"/>
        </w:numPr>
        <w:spacing w:after="29"/>
        <w:rPr>
          <w:sz w:val="18"/>
          <w:szCs w:val="18"/>
        </w:rPr>
      </w:pPr>
      <w:bookmarkStart w:id="165" w:name="_Ref30422762"/>
      <w:r>
        <w:rPr>
          <w:sz w:val="18"/>
          <w:szCs w:val="18"/>
        </w:rPr>
        <w:t>HLDI Bulletin, “Compendium of HLDI collision avoidance research</w:t>
      </w:r>
      <w:ins w:id="166" w:author="Erin Urbank" w:date="2020-01-23T09:16:00Z">
        <w:r w:rsidR="00885286">
          <w:rPr>
            <w:sz w:val="18"/>
            <w:szCs w:val="18"/>
          </w:rPr>
          <w:t>,</w:t>
        </w:r>
      </w:ins>
      <w:r>
        <w:rPr>
          <w:sz w:val="18"/>
          <w:szCs w:val="18"/>
        </w:rPr>
        <w:t>” vol. 35, No. 34: September 2018.</w:t>
      </w:r>
      <w:bookmarkEnd w:id="165"/>
      <w:r>
        <w:rPr>
          <w:sz w:val="18"/>
          <w:szCs w:val="18"/>
        </w:rPr>
        <w:t xml:space="preserve"> </w:t>
      </w:r>
    </w:p>
    <w:p w14:paraId="15C17DC3" w14:textId="2A3AC871" w:rsidR="00547DA7" w:rsidRDefault="00547DA7" w:rsidP="00547DA7">
      <w:pPr>
        <w:pStyle w:val="Default"/>
        <w:numPr>
          <w:ilvl w:val="0"/>
          <w:numId w:val="6"/>
        </w:numPr>
        <w:spacing w:after="29"/>
        <w:rPr>
          <w:sz w:val="18"/>
          <w:szCs w:val="18"/>
        </w:rPr>
      </w:pPr>
      <w:bookmarkStart w:id="167" w:name="_Ref30422773"/>
      <w:r>
        <w:rPr>
          <w:sz w:val="18"/>
          <w:szCs w:val="18"/>
        </w:rPr>
        <w:t xml:space="preserve">Benson, A.J., </w:t>
      </w:r>
      <w:proofErr w:type="spellStart"/>
      <w:r>
        <w:rPr>
          <w:sz w:val="18"/>
          <w:szCs w:val="18"/>
        </w:rPr>
        <w:t>Tefft</w:t>
      </w:r>
      <w:proofErr w:type="spellEnd"/>
      <w:r>
        <w:rPr>
          <w:sz w:val="18"/>
          <w:szCs w:val="18"/>
        </w:rPr>
        <w:t xml:space="preserve">, B.C., </w:t>
      </w:r>
      <w:proofErr w:type="spellStart"/>
      <w:r>
        <w:rPr>
          <w:sz w:val="18"/>
          <w:szCs w:val="18"/>
        </w:rPr>
        <w:t>Svancara</w:t>
      </w:r>
      <w:proofErr w:type="spellEnd"/>
      <w:r>
        <w:rPr>
          <w:sz w:val="18"/>
          <w:szCs w:val="18"/>
        </w:rPr>
        <w:t xml:space="preserve">, A.M., </w:t>
      </w:r>
      <w:del w:id="168" w:author="Erin Urbank" w:date="2020-01-23T09:39:00Z">
        <w:r w:rsidDel="00D474A5">
          <w:rPr>
            <w:sz w:val="18"/>
            <w:szCs w:val="18"/>
          </w:rPr>
          <w:delText xml:space="preserve">&amp; </w:delText>
        </w:r>
      </w:del>
      <w:ins w:id="169" w:author="Erin Urbank" w:date="2020-01-23T09:39:00Z">
        <w:r w:rsidR="00D474A5">
          <w:rPr>
            <w:sz w:val="18"/>
            <w:szCs w:val="18"/>
          </w:rPr>
          <w:t>and</w:t>
        </w:r>
        <w:r w:rsidR="00D474A5">
          <w:rPr>
            <w:sz w:val="18"/>
            <w:szCs w:val="18"/>
          </w:rPr>
          <w:t xml:space="preserve"> </w:t>
        </w:r>
      </w:ins>
      <w:proofErr w:type="spellStart"/>
      <w:r>
        <w:rPr>
          <w:sz w:val="18"/>
          <w:szCs w:val="18"/>
        </w:rPr>
        <w:t>Horrey</w:t>
      </w:r>
      <w:proofErr w:type="spellEnd"/>
      <w:r>
        <w:rPr>
          <w:sz w:val="18"/>
          <w:szCs w:val="18"/>
        </w:rPr>
        <w:t>, W.J. (2018). Potential Reductions in Crashes, Injuries, and Deaths from Large-Scale Deployment of Advanced Driver Assistance Systems (Research Brief). Washington, D.C.: AAA Foundation for Traffic Safety.</w:t>
      </w:r>
      <w:bookmarkEnd w:id="167"/>
      <w:r>
        <w:rPr>
          <w:sz w:val="18"/>
          <w:szCs w:val="18"/>
        </w:rPr>
        <w:t xml:space="preserve"> </w:t>
      </w:r>
    </w:p>
    <w:p w14:paraId="3B0265BA" w14:textId="3F1041A6" w:rsidR="00547DA7" w:rsidRDefault="00547DA7" w:rsidP="00547DA7">
      <w:pPr>
        <w:pStyle w:val="Default"/>
        <w:numPr>
          <w:ilvl w:val="0"/>
          <w:numId w:val="6"/>
        </w:numPr>
        <w:spacing w:after="29"/>
        <w:rPr>
          <w:sz w:val="18"/>
          <w:szCs w:val="18"/>
        </w:rPr>
      </w:pPr>
      <w:bookmarkStart w:id="170" w:name="_Ref30422841"/>
      <w:r>
        <w:rPr>
          <w:sz w:val="18"/>
          <w:szCs w:val="18"/>
        </w:rPr>
        <w:t xml:space="preserve">LaValle, </w:t>
      </w:r>
      <w:del w:id="171" w:author="Erin Urbank" w:date="2020-01-23T09:39:00Z">
        <w:r w:rsidDel="00D474A5">
          <w:rPr>
            <w:sz w:val="18"/>
            <w:szCs w:val="18"/>
          </w:rPr>
          <w:delText xml:space="preserve">Steven </w:delText>
        </w:r>
      </w:del>
      <w:ins w:id="172" w:author="Erin Urbank" w:date="2020-01-23T09:39:00Z">
        <w:r w:rsidR="00D474A5">
          <w:rPr>
            <w:sz w:val="18"/>
            <w:szCs w:val="18"/>
          </w:rPr>
          <w:t>S</w:t>
        </w:r>
        <w:r w:rsidR="00D474A5">
          <w:rPr>
            <w:sz w:val="18"/>
            <w:szCs w:val="18"/>
          </w:rPr>
          <w:t>.</w:t>
        </w:r>
      </w:ins>
      <w:r>
        <w:rPr>
          <w:sz w:val="18"/>
          <w:szCs w:val="18"/>
        </w:rPr>
        <w:t xml:space="preserve">M. “Planning Algorithms,” 2006. </w:t>
      </w:r>
      <w:hyperlink r:id="rId43" w:history="1">
        <w:r w:rsidRPr="003F79C3">
          <w:rPr>
            <w:rStyle w:val="Hyperlink"/>
            <w:sz w:val="18"/>
            <w:szCs w:val="18"/>
          </w:rPr>
          <w:t>https://doi.org/10.1017/cbo9780511546877</w:t>
        </w:r>
      </w:hyperlink>
      <w:r>
        <w:rPr>
          <w:color w:val="0000FF"/>
          <w:sz w:val="18"/>
          <w:szCs w:val="18"/>
        </w:rPr>
        <w:t>.</w:t>
      </w:r>
      <w:bookmarkEnd w:id="170"/>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173" w:name="_Ref30422886"/>
      <w:r>
        <w:rPr>
          <w:sz w:val="18"/>
          <w:szCs w:val="18"/>
        </w:rPr>
        <w:t xml:space="preserve">Heinrich, S., “Planning Universal On-Road Driving Strategies for Automated Vehicles,” </w:t>
      </w:r>
      <w:proofErr w:type="spellStart"/>
      <w:r>
        <w:rPr>
          <w:sz w:val="18"/>
          <w:szCs w:val="18"/>
        </w:rPr>
        <w:t>AutoUni</w:t>
      </w:r>
      <w:proofErr w:type="spellEnd"/>
      <w:r>
        <w:rPr>
          <w:sz w:val="18"/>
          <w:szCs w:val="18"/>
        </w:rPr>
        <w:t xml:space="preserve"> – </w:t>
      </w:r>
      <w:proofErr w:type="spellStart"/>
      <w:r>
        <w:rPr>
          <w:sz w:val="18"/>
          <w:szCs w:val="18"/>
        </w:rPr>
        <w:t>Schriftenreihe</w:t>
      </w:r>
      <w:proofErr w:type="spellEnd"/>
      <w:r>
        <w:rPr>
          <w:sz w:val="18"/>
          <w:szCs w:val="18"/>
        </w:rPr>
        <w:t xml:space="preserve">. Springer, 2018. </w:t>
      </w:r>
      <w:hyperlink r:id="rId44" w:history="1">
        <w:r w:rsidRPr="003F79C3">
          <w:rPr>
            <w:rStyle w:val="Hyperlink"/>
            <w:sz w:val="18"/>
            <w:szCs w:val="18"/>
          </w:rPr>
          <w:t>https://doi.org/10.1007/978-3-658-21954-3</w:t>
        </w:r>
      </w:hyperlink>
      <w:r>
        <w:rPr>
          <w:color w:val="0000FF"/>
          <w:sz w:val="18"/>
          <w:szCs w:val="18"/>
        </w:rPr>
        <w:t>.</w:t>
      </w:r>
      <w:bookmarkEnd w:id="173"/>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174" w:name="_Ref30422958"/>
      <w:r>
        <w:rPr>
          <w:sz w:val="18"/>
          <w:szCs w:val="18"/>
        </w:rPr>
        <w:t xml:space="preserve">Kelly, A., and Nagy, B., “Reactive Nonholonomic Trajectory Generation via Parametric Optimal Control.” I. J. Robotics Res. 22 (2003): 583–602. </w:t>
      </w:r>
      <w:hyperlink r:id="rId45" w:history="1">
        <w:r w:rsidRPr="003F79C3">
          <w:rPr>
            <w:rStyle w:val="Hyperlink"/>
            <w:sz w:val="18"/>
            <w:szCs w:val="18"/>
          </w:rPr>
          <w:t>https://doi.org/10.1177/02783649030227008</w:t>
        </w:r>
      </w:hyperlink>
      <w:r>
        <w:rPr>
          <w:color w:val="0000FF"/>
          <w:sz w:val="18"/>
          <w:szCs w:val="18"/>
        </w:rPr>
        <w:t>.</w:t>
      </w:r>
      <w:bookmarkEnd w:id="174"/>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175" w:name="_Ref30422965"/>
      <w:proofErr w:type="spellStart"/>
      <w:r>
        <w:rPr>
          <w:sz w:val="18"/>
          <w:szCs w:val="18"/>
        </w:rPr>
        <w:t>Dubins</w:t>
      </w:r>
      <w:proofErr w:type="spellEnd"/>
      <w:r>
        <w:rPr>
          <w:sz w:val="18"/>
          <w:szCs w:val="18"/>
        </w:rPr>
        <w:t>, L.</w:t>
      </w:r>
      <w:del w:id="176" w:author="Erin Urbank" w:date="2020-01-23T09:51:00Z">
        <w:r w:rsidDel="00B64DC0">
          <w:rPr>
            <w:sz w:val="18"/>
            <w:szCs w:val="18"/>
          </w:rPr>
          <w:delText xml:space="preserve"> </w:delText>
        </w:r>
      </w:del>
      <w:r>
        <w:rPr>
          <w:sz w:val="18"/>
          <w:szCs w:val="18"/>
        </w:rPr>
        <w:t xml:space="preserve">E., “On Curves of Minimal Length with a Constraint on Average Curvature, and with Prescribed Initial and Terminal Positions and Tangents,” American Journal of Mathematics 79, no. 3 (1957): 497–516. </w:t>
      </w:r>
      <w:hyperlink r:id="rId46" w:history="1">
        <w:r w:rsidRPr="003F79C3">
          <w:rPr>
            <w:rStyle w:val="Hyperlink"/>
            <w:sz w:val="18"/>
            <w:szCs w:val="18"/>
          </w:rPr>
          <w:t>https://doi.org/10.2307/2372560</w:t>
        </w:r>
      </w:hyperlink>
      <w:r>
        <w:rPr>
          <w:color w:val="0000FF"/>
          <w:sz w:val="18"/>
          <w:szCs w:val="18"/>
        </w:rPr>
        <w:t>.</w:t>
      </w:r>
      <w:bookmarkEnd w:id="175"/>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177" w:name="_Ref30422971"/>
      <w:r>
        <w:rPr>
          <w:sz w:val="18"/>
          <w:szCs w:val="18"/>
        </w:rPr>
        <w:t xml:space="preserve">Ziegler, J., Bender, P., Dang, T., and Stiller, C., “Trajectory Planning for Bertha — A Local, Continuous Method.” In 2014 IEEE Intelligent Vehicles Symposium Proceedings, 450–57, 2014. </w:t>
      </w:r>
      <w:hyperlink r:id="rId47" w:history="1">
        <w:r w:rsidRPr="003F79C3">
          <w:rPr>
            <w:rStyle w:val="Hyperlink"/>
            <w:sz w:val="18"/>
            <w:szCs w:val="18"/>
          </w:rPr>
          <w:t>https://doi.org/10.1109/IVS.2014.6856581</w:t>
        </w:r>
      </w:hyperlink>
      <w:r>
        <w:rPr>
          <w:color w:val="0000FF"/>
          <w:sz w:val="18"/>
          <w:szCs w:val="18"/>
        </w:rPr>
        <w:t>.</w:t>
      </w:r>
      <w:bookmarkEnd w:id="177"/>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178" w:name="_Ref30422983"/>
      <w:r>
        <w:rPr>
          <w:sz w:val="18"/>
          <w:szCs w:val="18"/>
        </w:rPr>
        <w:t>Fox, C., “An Introduction to the Calculus of Variations. Courier Corporation,” 1987.</w:t>
      </w:r>
      <w:bookmarkEnd w:id="178"/>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179" w:name="_Ref30422993"/>
      <w:r>
        <w:rPr>
          <w:sz w:val="18"/>
          <w:szCs w:val="18"/>
        </w:rPr>
        <w:t xml:space="preserve">Takahashi, A., </w:t>
      </w:r>
      <w:proofErr w:type="spellStart"/>
      <w:r>
        <w:rPr>
          <w:sz w:val="18"/>
          <w:szCs w:val="18"/>
        </w:rPr>
        <w:t>Hongo</w:t>
      </w:r>
      <w:proofErr w:type="spellEnd"/>
      <w:r>
        <w:rPr>
          <w:sz w:val="18"/>
          <w:szCs w:val="18"/>
        </w:rPr>
        <w:t xml:space="preserve">, T., Ninomiya, Y., and Sugimoto, G., “Local Path Planning </w:t>
      </w:r>
      <w:proofErr w:type="gramStart"/>
      <w:r>
        <w:rPr>
          <w:sz w:val="18"/>
          <w:szCs w:val="18"/>
        </w:rPr>
        <w:t>And</w:t>
      </w:r>
      <w:proofErr w:type="gramEnd"/>
      <w:r>
        <w:rPr>
          <w:sz w:val="18"/>
          <w:szCs w:val="18"/>
        </w:rPr>
        <w:t xml:space="preserve"> Motion Control For AGV In Positioning.” In Proceedings. IEEE/RSJ International Workshop on Intelligent Robots and Systems</w:t>
      </w:r>
      <w:del w:id="180" w:author="Erin Urbank" w:date="2020-01-23T09:52:00Z">
        <w:r w:rsidDel="00B64DC0">
          <w:rPr>
            <w:sz w:val="18"/>
            <w:szCs w:val="18"/>
          </w:rPr>
          <w:delText xml:space="preserve"> </w:delText>
        </w:r>
      </w:del>
      <w:r>
        <w:rPr>
          <w:sz w:val="18"/>
          <w:szCs w:val="18"/>
        </w:rPr>
        <w:t xml:space="preserve">’. (IROS ’89) </w:t>
      </w:r>
      <w:del w:id="181" w:author="Erin Urbank" w:date="2020-01-23T09:52:00Z">
        <w:r w:rsidDel="00B64DC0">
          <w:rPr>
            <w:sz w:val="18"/>
            <w:szCs w:val="18"/>
          </w:rPr>
          <w:delText>’</w:delText>
        </w:r>
      </w:del>
      <w:r>
        <w:rPr>
          <w:sz w:val="18"/>
          <w:szCs w:val="18"/>
        </w:rPr>
        <w:t xml:space="preserve">The Autonomous Mobile Robots and Its Applications, 392–97, 1989. </w:t>
      </w:r>
      <w:hyperlink r:id="rId48" w:history="1">
        <w:r w:rsidRPr="003F79C3">
          <w:rPr>
            <w:rStyle w:val="Hyperlink"/>
            <w:sz w:val="18"/>
            <w:szCs w:val="18"/>
          </w:rPr>
          <w:t>https://doi.org/10.1109/IROS.1989.637936</w:t>
        </w:r>
      </w:hyperlink>
      <w:r>
        <w:rPr>
          <w:color w:val="0000FF"/>
          <w:sz w:val="18"/>
          <w:szCs w:val="18"/>
        </w:rPr>
        <w:t>.</w:t>
      </w:r>
      <w:bookmarkEnd w:id="179"/>
      <w:r>
        <w:rPr>
          <w:sz w:val="18"/>
          <w:szCs w:val="18"/>
        </w:rPr>
        <w:t xml:space="preserve">  </w:t>
      </w:r>
    </w:p>
    <w:p w14:paraId="44AA6A6A" w14:textId="3B9CAB1C" w:rsidR="00547DA7" w:rsidRDefault="00547DA7" w:rsidP="00547DA7">
      <w:pPr>
        <w:pStyle w:val="Default"/>
        <w:numPr>
          <w:ilvl w:val="0"/>
          <w:numId w:val="6"/>
        </w:numPr>
        <w:spacing w:after="29"/>
        <w:rPr>
          <w:sz w:val="18"/>
          <w:szCs w:val="18"/>
        </w:rPr>
      </w:pPr>
      <w:bookmarkStart w:id="182" w:name="_Ref30423001"/>
      <w:proofErr w:type="spellStart"/>
      <w:r w:rsidRPr="00547DA7">
        <w:rPr>
          <w:sz w:val="18"/>
          <w:szCs w:val="18"/>
          <w:lang w:val="es-MX"/>
        </w:rPr>
        <w:t>Piazzi</w:t>
      </w:r>
      <w:proofErr w:type="spellEnd"/>
      <w:r w:rsidRPr="00547DA7">
        <w:rPr>
          <w:sz w:val="18"/>
          <w:szCs w:val="18"/>
          <w:lang w:val="es-MX"/>
        </w:rPr>
        <w:t xml:space="preserve">, A., and </w:t>
      </w:r>
      <w:ins w:id="183" w:author="Erin Urbank" w:date="2020-01-23T09:53:00Z">
        <w:r w:rsidR="00B64DC0" w:rsidRPr="00547DA7">
          <w:rPr>
            <w:sz w:val="18"/>
            <w:szCs w:val="18"/>
            <w:lang w:val="es-MX"/>
          </w:rPr>
          <w:t>Guarino Lo Bianco</w:t>
        </w:r>
        <w:r w:rsidR="00B64DC0">
          <w:rPr>
            <w:sz w:val="18"/>
            <w:szCs w:val="18"/>
            <w:lang w:val="es-MX"/>
          </w:rPr>
          <w:t>,</w:t>
        </w:r>
        <w:r w:rsidR="00B64DC0" w:rsidRPr="00547DA7">
          <w:rPr>
            <w:sz w:val="18"/>
            <w:szCs w:val="18"/>
            <w:lang w:val="es-MX"/>
          </w:rPr>
          <w:t xml:space="preserve"> </w:t>
        </w:r>
      </w:ins>
      <w:r w:rsidRPr="00547DA7">
        <w:rPr>
          <w:sz w:val="18"/>
          <w:szCs w:val="18"/>
          <w:lang w:val="es-MX"/>
        </w:rPr>
        <w:t>C.</w:t>
      </w:r>
      <w:del w:id="184" w:author="Erin Urbank" w:date="2020-01-23T09:53:00Z">
        <w:r w:rsidRPr="00547DA7" w:rsidDel="00B64DC0">
          <w:rPr>
            <w:sz w:val="18"/>
            <w:szCs w:val="18"/>
            <w:lang w:val="es-MX"/>
          </w:rPr>
          <w:delText xml:space="preserve"> Guarino Lo Bianco.</w:delText>
        </w:r>
      </w:del>
      <w:r w:rsidRPr="00547DA7">
        <w:rPr>
          <w:sz w:val="18"/>
          <w:szCs w:val="18"/>
          <w:lang w:val="es-MX"/>
        </w:rPr>
        <w:t xml:space="preserve"> </w:t>
      </w:r>
      <w:r>
        <w:rPr>
          <w:sz w:val="18"/>
          <w:szCs w:val="18"/>
        </w:rPr>
        <w:t>“</w:t>
      </w:r>
      <w:proofErr w:type="spellStart"/>
      <w:r>
        <w:rPr>
          <w:sz w:val="18"/>
          <w:szCs w:val="18"/>
        </w:rPr>
        <w:t>Quintic</w:t>
      </w:r>
      <w:proofErr w:type="spellEnd"/>
      <w:r>
        <w:rPr>
          <w:sz w:val="18"/>
          <w:szCs w:val="18"/>
        </w:rPr>
        <w:t xml:space="preserve"> G2-Splines for Trajectory Planning of Autonomous Vehicles.” In Proceedings of the IEEE Intelligent Vehicles Symposium 2000 (Cat. No.00TH8511), 198–203, 2000.</w:t>
      </w:r>
      <w:bookmarkEnd w:id="182"/>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185" w:name="_Ref30423014"/>
      <w:r>
        <w:rPr>
          <w:sz w:val="18"/>
          <w:szCs w:val="18"/>
        </w:rPr>
        <w:t xml:space="preserve">Sun, Y., Zhan, Z., Fang, Y., Zheng, L. et al., “A Dynamic Local Trajectory Planning and Tracking Method for UGV Based on Optimal Algorithm,” 2019-01–0871, 2019. </w:t>
      </w:r>
      <w:hyperlink r:id="rId49" w:history="1">
        <w:r w:rsidRPr="003F79C3">
          <w:rPr>
            <w:rStyle w:val="Hyperlink"/>
            <w:sz w:val="18"/>
            <w:szCs w:val="18"/>
          </w:rPr>
          <w:t>https://doi.org/10.4271/2019-01-0871</w:t>
        </w:r>
      </w:hyperlink>
      <w:r>
        <w:rPr>
          <w:color w:val="0000FF"/>
          <w:sz w:val="18"/>
          <w:szCs w:val="18"/>
        </w:rPr>
        <w:t>.</w:t>
      </w:r>
      <w:bookmarkEnd w:id="185"/>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186" w:name="_Ref30423022"/>
      <w:r>
        <w:rPr>
          <w:sz w:val="18"/>
          <w:szCs w:val="18"/>
        </w:rPr>
        <w:t xml:space="preserve">Wilde, D., “Computing </w:t>
      </w:r>
      <w:proofErr w:type="spellStart"/>
      <w:r>
        <w:rPr>
          <w:sz w:val="18"/>
          <w:szCs w:val="18"/>
        </w:rPr>
        <w:t>Clothoid</w:t>
      </w:r>
      <w:proofErr w:type="spellEnd"/>
      <w:r>
        <w:rPr>
          <w:sz w:val="18"/>
          <w:szCs w:val="18"/>
        </w:rPr>
        <w:t xml:space="preserve">-Arc Segments for Trajectory Generation,” In 2009 IEEE/RSJ International Conference on Intelligent Robots and Systems, 2440–45, 2009. </w:t>
      </w:r>
      <w:hyperlink r:id="rId50" w:history="1">
        <w:r w:rsidRPr="003F79C3">
          <w:rPr>
            <w:rStyle w:val="Hyperlink"/>
            <w:sz w:val="18"/>
            <w:szCs w:val="18"/>
          </w:rPr>
          <w:t>https://doi.org/10.1109/IROS.2009.5354700</w:t>
        </w:r>
      </w:hyperlink>
      <w:r>
        <w:rPr>
          <w:color w:val="0000FF"/>
          <w:sz w:val="18"/>
          <w:szCs w:val="18"/>
        </w:rPr>
        <w:t>.</w:t>
      </w:r>
      <w:bookmarkEnd w:id="186"/>
      <w:r>
        <w:rPr>
          <w:color w:val="0000FF"/>
          <w:sz w:val="18"/>
          <w:szCs w:val="18"/>
        </w:rPr>
        <w:t xml:space="preserve"> </w:t>
      </w:r>
      <w:r>
        <w:rPr>
          <w:sz w:val="18"/>
          <w:szCs w:val="18"/>
        </w:rPr>
        <w:t xml:space="preserve"> </w:t>
      </w:r>
    </w:p>
    <w:p w14:paraId="5AAE108F" w14:textId="0CE50A12" w:rsidR="00547DA7" w:rsidRDefault="00547DA7" w:rsidP="00B64DC0">
      <w:pPr>
        <w:pStyle w:val="Default"/>
        <w:keepNext/>
        <w:keepLines/>
        <w:numPr>
          <w:ilvl w:val="0"/>
          <w:numId w:val="6"/>
        </w:numPr>
        <w:spacing w:after="29"/>
        <w:rPr>
          <w:sz w:val="18"/>
          <w:szCs w:val="18"/>
        </w:rPr>
        <w:pPrChange w:id="187" w:author="Erin Urbank" w:date="2020-01-23T09:54:00Z">
          <w:pPr>
            <w:pStyle w:val="Default"/>
            <w:numPr>
              <w:numId w:val="6"/>
            </w:numPr>
            <w:spacing w:after="29"/>
            <w:ind w:left="720" w:hanging="360"/>
          </w:pPr>
        </w:pPrChange>
      </w:pPr>
      <w:bookmarkStart w:id="188" w:name="_Ref30423029"/>
      <w:proofErr w:type="spellStart"/>
      <w:r>
        <w:rPr>
          <w:sz w:val="18"/>
          <w:szCs w:val="18"/>
        </w:rPr>
        <w:t>Delingette</w:t>
      </w:r>
      <w:proofErr w:type="spellEnd"/>
      <w:r>
        <w:rPr>
          <w:sz w:val="18"/>
          <w:szCs w:val="18"/>
        </w:rPr>
        <w:t xml:space="preserve">, H., </w:t>
      </w:r>
      <w:ins w:id="189" w:author="Erin Urbank" w:date="2020-01-23T09:53:00Z">
        <w:r w:rsidR="00B64DC0">
          <w:rPr>
            <w:sz w:val="18"/>
            <w:szCs w:val="18"/>
          </w:rPr>
          <w:t>Hebert</w:t>
        </w:r>
        <w:r w:rsidR="00B64DC0">
          <w:rPr>
            <w:sz w:val="18"/>
            <w:szCs w:val="18"/>
          </w:rPr>
          <w:t xml:space="preserve">, </w:t>
        </w:r>
      </w:ins>
      <w:r>
        <w:rPr>
          <w:sz w:val="18"/>
          <w:szCs w:val="18"/>
        </w:rPr>
        <w:t>M.</w:t>
      </w:r>
      <w:del w:id="190" w:author="Erin Urbank" w:date="2020-01-23T09:53:00Z">
        <w:r w:rsidDel="00B64DC0">
          <w:rPr>
            <w:sz w:val="18"/>
            <w:szCs w:val="18"/>
          </w:rPr>
          <w:delText xml:space="preserve"> Hebert</w:delText>
        </w:r>
      </w:del>
      <w:r>
        <w:rPr>
          <w:sz w:val="18"/>
          <w:szCs w:val="18"/>
        </w:rPr>
        <w:t xml:space="preserve">, and </w:t>
      </w:r>
      <w:proofErr w:type="spellStart"/>
      <w:ins w:id="191" w:author="Erin Urbank" w:date="2020-01-23T09:53:00Z">
        <w:r w:rsidR="00B64DC0">
          <w:rPr>
            <w:sz w:val="18"/>
            <w:szCs w:val="18"/>
          </w:rPr>
          <w:t>Ikeuchi</w:t>
        </w:r>
        <w:proofErr w:type="spellEnd"/>
        <w:r w:rsidR="00B64DC0">
          <w:rPr>
            <w:sz w:val="18"/>
            <w:szCs w:val="18"/>
          </w:rPr>
          <w:t xml:space="preserve">, </w:t>
        </w:r>
      </w:ins>
      <w:r>
        <w:rPr>
          <w:sz w:val="18"/>
          <w:szCs w:val="18"/>
        </w:rPr>
        <w:t>K</w:t>
      </w:r>
      <w:del w:id="192" w:author="Erin Urbank" w:date="2020-01-23T09:53:00Z">
        <w:r w:rsidDel="00B64DC0">
          <w:rPr>
            <w:sz w:val="18"/>
            <w:szCs w:val="18"/>
          </w:rPr>
          <w:delText>. Ikeuchi</w:delText>
        </w:r>
      </w:del>
      <w:r>
        <w:rPr>
          <w:sz w:val="18"/>
          <w:szCs w:val="18"/>
        </w:rPr>
        <w:t>. “Trajectory Generation with Curvature Constraint Based on Energy Minimization.” In Proceedings IROS ’</w:t>
      </w:r>
      <w:proofErr w:type="gramStart"/>
      <w:r>
        <w:rPr>
          <w:sz w:val="18"/>
          <w:szCs w:val="18"/>
        </w:rPr>
        <w:t>91:IEEE</w:t>
      </w:r>
      <w:proofErr w:type="gramEnd"/>
      <w:r>
        <w:rPr>
          <w:sz w:val="18"/>
          <w:szCs w:val="18"/>
        </w:rPr>
        <w:t xml:space="preserve">/RSJ International Workshop on Intelligent Robots and Systems ’91, 206–11 vol.1, 1991. </w:t>
      </w:r>
      <w:r w:rsidR="00C40BF5">
        <w:fldChar w:fldCharType="begin"/>
      </w:r>
      <w:r w:rsidR="00C40BF5">
        <w:instrText xml:space="preserve"> HYPERLINK "https://doi.org/10.1109/IROS.1991.174451" </w:instrText>
      </w:r>
      <w:r w:rsidR="00C40BF5">
        <w:fldChar w:fldCharType="separate"/>
      </w:r>
      <w:r w:rsidRPr="003F79C3">
        <w:rPr>
          <w:rStyle w:val="Hyperlink"/>
          <w:sz w:val="18"/>
          <w:szCs w:val="18"/>
        </w:rPr>
        <w:t>https://doi.org/10.1109/IROS.1991.174451</w:t>
      </w:r>
      <w:r w:rsidR="00C40BF5">
        <w:rPr>
          <w:rStyle w:val="Hyperlink"/>
          <w:sz w:val="18"/>
          <w:szCs w:val="18"/>
        </w:rPr>
        <w:fldChar w:fldCharType="end"/>
      </w:r>
      <w:r>
        <w:rPr>
          <w:color w:val="0000FF"/>
          <w:sz w:val="18"/>
          <w:szCs w:val="18"/>
        </w:rPr>
        <w:t>.</w:t>
      </w:r>
      <w:bookmarkEnd w:id="188"/>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193" w:name="_Ref30423884"/>
      <w:proofErr w:type="spellStart"/>
      <w:r>
        <w:rPr>
          <w:sz w:val="18"/>
          <w:szCs w:val="18"/>
        </w:rPr>
        <w:t>Werling</w:t>
      </w:r>
      <w:proofErr w:type="spellEnd"/>
      <w:r>
        <w:rPr>
          <w:sz w:val="18"/>
          <w:szCs w:val="18"/>
        </w:rPr>
        <w:t xml:space="preserve">, M., Ziegler, J., Soren, K., and </w:t>
      </w:r>
      <w:proofErr w:type="spellStart"/>
      <w:r>
        <w:rPr>
          <w:sz w:val="18"/>
          <w:szCs w:val="18"/>
        </w:rPr>
        <w:t>Thrun</w:t>
      </w:r>
      <w:proofErr w:type="spellEnd"/>
      <w:r>
        <w:rPr>
          <w:sz w:val="18"/>
          <w:szCs w:val="18"/>
        </w:rPr>
        <w:t xml:space="preserve">, S., “Optimal Trajectory Generation for Dynamic Street Scenarios in a </w:t>
      </w:r>
      <w:proofErr w:type="spellStart"/>
      <w:r>
        <w:rPr>
          <w:sz w:val="18"/>
          <w:szCs w:val="18"/>
        </w:rPr>
        <w:t>Frenet</w:t>
      </w:r>
      <w:proofErr w:type="spellEnd"/>
      <w:r>
        <w:rPr>
          <w:sz w:val="18"/>
          <w:szCs w:val="18"/>
        </w:rPr>
        <w:t xml:space="preserve"> Frame,” In 2010 IEEE International Conference on Robotics and Automation, 987–93. Anchorage, AK: IEEE, 2010. </w:t>
      </w:r>
      <w:hyperlink r:id="rId51" w:history="1">
        <w:r w:rsidRPr="003F79C3">
          <w:rPr>
            <w:rStyle w:val="Hyperlink"/>
            <w:sz w:val="18"/>
            <w:szCs w:val="18"/>
          </w:rPr>
          <w:t>https://doi.org/10.1109/ROBOT.2010.5509799</w:t>
        </w:r>
      </w:hyperlink>
      <w:r>
        <w:rPr>
          <w:color w:val="0000FF"/>
          <w:sz w:val="18"/>
          <w:szCs w:val="18"/>
        </w:rPr>
        <w:t>.</w:t>
      </w:r>
      <w:bookmarkEnd w:id="193"/>
      <w:r>
        <w:rPr>
          <w:sz w:val="18"/>
          <w:szCs w:val="18"/>
        </w:rPr>
        <w:t xml:space="preserve">  </w:t>
      </w:r>
    </w:p>
    <w:p w14:paraId="31BD50E4" w14:textId="1AFDC61B" w:rsidR="00547DA7" w:rsidRDefault="00547DA7" w:rsidP="00547DA7">
      <w:pPr>
        <w:pStyle w:val="Default"/>
        <w:numPr>
          <w:ilvl w:val="0"/>
          <w:numId w:val="6"/>
        </w:numPr>
        <w:spacing w:after="29"/>
        <w:rPr>
          <w:sz w:val="18"/>
          <w:szCs w:val="18"/>
        </w:rPr>
      </w:pPr>
      <w:bookmarkStart w:id="194" w:name="_Ref30423868"/>
      <w:proofErr w:type="spellStart"/>
      <w:r>
        <w:rPr>
          <w:sz w:val="18"/>
          <w:szCs w:val="18"/>
        </w:rPr>
        <w:t>Werling</w:t>
      </w:r>
      <w:proofErr w:type="spellEnd"/>
      <w:r>
        <w:rPr>
          <w:sz w:val="18"/>
          <w:szCs w:val="18"/>
        </w:rPr>
        <w:t xml:space="preserve">, M., </w:t>
      </w:r>
      <w:proofErr w:type="spellStart"/>
      <w:r>
        <w:rPr>
          <w:sz w:val="18"/>
          <w:szCs w:val="18"/>
        </w:rPr>
        <w:t>Kammel</w:t>
      </w:r>
      <w:proofErr w:type="spellEnd"/>
      <w:r>
        <w:rPr>
          <w:sz w:val="18"/>
          <w:szCs w:val="18"/>
        </w:rPr>
        <w:t xml:space="preserve">, S., Ziegler, J., </w:t>
      </w:r>
      <w:ins w:id="195" w:author="Erin Urbank" w:date="2020-01-23T09:54:00Z">
        <w:r w:rsidR="00B64DC0">
          <w:rPr>
            <w:sz w:val="18"/>
            <w:szCs w:val="18"/>
          </w:rPr>
          <w:t xml:space="preserve">and </w:t>
        </w:r>
      </w:ins>
      <w:proofErr w:type="spellStart"/>
      <w:r>
        <w:rPr>
          <w:sz w:val="18"/>
          <w:szCs w:val="18"/>
        </w:rPr>
        <w:t>Groll</w:t>
      </w:r>
      <w:proofErr w:type="spellEnd"/>
      <w:r>
        <w:rPr>
          <w:sz w:val="18"/>
          <w:szCs w:val="18"/>
        </w:rPr>
        <w:t xml:space="preserve">, L., “Optimal Trajectories for Time-Critical Street Scenarios Using Discretized Terminal Manifolds.” The International Journal of Robotics Research 31, no. 3 (March 2012): 346–59. </w:t>
      </w:r>
      <w:hyperlink r:id="rId52" w:history="1">
        <w:r w:rsidRPr="003F79C3">
          <w:rPr>
            <w:rStyle w:val="Hyperlink"/>
            <w:sz w:val="18"/>
            <w:szCs w:val="18"/>
          </w:rPr>
          <w:t>https://doi.org/10.1177/0278364911423042</w:t>
        </w:r>
      </w:hyperlink>
      <w:r>
        <w:rPr>
          <w:color w:val="0000FF"/>
          <w:sz w:val="18"/>
          <w:szCs w:val="18"/>
        </w:rPr>
        <w:t>.</w:t>
      </w:r>
      <w:bookmarkEnd w:id="194"/>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196" w:name="_Ref30423877"/>
      <w:r>
        <w:rPr>
          <w:sz w:val="18"/>
          <w:szCs w:val="18"/>
        </w:rPr>
        <w:t xml:space="preserve">Sun, Y., Zhan, Z., Fang, Y., Zheng, L. et al., “A Dynamic Local Trajectory Planning and Tracking Method for UGV Based on Optimal Algorithm,” 2019-01–0871, 2019. </w:t>
      </w:r>
      <w:hyperlink r:id="rId53" w:history="1">
        <w:r w:rsidRPr="003F79C3">
          <w:rPr>
            <w:rStyle w:val="Hyperlink"/>
            <w:sz w:val="18"/>
            <w:szCs w:val="18"/>
          </w:rPr>
          <w:t>https://doi.org/10.4271/2019-01-0871</w:t>
        </w:r>
      </w:hyperlink>
      <w:r>
        <w:rPr>
          <w:color w:val="0000FF"/>
          <w:sz w:val="18"/>
          <w:szCs w:val="18"/>
        </w:rPr>
        <w:t>.</w:t>
      </w:r>
      <w:bookmarkEnd w:id="196"/>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197" w:name="_Ref30423926"/>
      <w:r>
        <w:rPr>
          <w:sz w:val="18"/>
          <w:szCs w:val="18"/>
        </w:rPr>
        <w:t>Gillespie, T.</w:t>
      </w:r>
      <w:del w:id="198" w:author="Erin Urbank" w:date="2020-01-23T09:54:00Z">
        <w:r w:rsidDel="00B64DC0">
          <w:rPr>
            <w:sz w:val="18"/>
            <w:szCs w:val="18"/>
          </w:rPr>
          <w:delText xml:space="preserve"> </w:delText>
        </w:r>
      </w:del>
      <w:r>
        <w:rPr>
          <w:sz w:val="18"/>
          <w:szCs w:val="18"/>
        </w:rPr>
        <w:t>D. “Fundamentals of Vehicle Dynamics,” SAE Int. ISBN 1-56091-199-9, 1992.</w:t>
      </w:r>
      <w:bookmarkEnd w:id="197"/>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199" w:name="_Ref30423936"/>
      <w:proofErr w:type="spellStart"/>
      <w:r>
        <w:rPr>
          <w:sz w:val="18"/>
          <w:szCs w:val="18"/>
        </w:rPr>
        <w:t>Pacejka</w:t>
      </w:r>
      <w:proofErr w:type="spellEnd"/>
      <w:r>
        <w:rPr>
          <w:sz w:val="18"/>
          <w:szCs w:val="18"/>
        </w:rPr>
        <w:t>, H.</w:t>
      </w:r>
      <w:del w:id="200" w:author="Erin Urbank" w:date="2020-01-23T09:54:00Z">
        <w:r w:rsidDel="00B64DC0">
          <w:rPr>
            <w:sz w:val="18"/>
            <w:szCs w:val="18"/>
          </w:rPr>
          <w:delText xml:space="preserve"> </w:delText>
        </w:r>
      </w:del>
      <w:r>
        <w:rPr>
          <w:sz w:val="18"/>
          <w:szCs w:val="18"/>
        </w:rPr>
        <w:t xml:space="preserve">B. </w:t>
      </w:r>
      <w:proofErr w:type="spellStart"/>
      <w:r>
        <w:rPr>
          <w:sz w:val="18"/>
          <w:szCs w:val="18"/>
        </w:rPr>
        <w:t>Tyre</w:t>
      </w:r>
      <w:proofErr w:type="spellEnd"/>
      <w:r>
        <w:rPr>
          <w:sz w:val="18"/>
          <w:szCs w:val="18"/>
        </w:rPr>
        <w:t xml:space="preserve"> and Vehicle Dynamics. Butterworth-Heinemann, 2006.</w:t>
      </w:r>
      <w:bookmarkEnd w:id="199"/>
      <w:r>
        <w:rPr>
          <w:sz w:val="18"/>
          <w:szCs w:val="18"/>
        </w:rPr>
        <w:t xml:space="preserve"> </w:t>
      </w:r>
    </w:p>
    <w:p w14:paraId="61B4AD2B" w14:textId="262D0127" w:rsidR="00547DA7" w:rsidRDefault="00B64DC0" w:rsidP="00547DA7">
      <w:pPr>
        <w:pStyle w:val="Default"/>
        <w:numPr>
          <w:ilvl w:val="0"/>
          <w:numId w:val="6"/>
        </w:numPr>
        <w:spacing w:after="29"/>
        <w:rPr>
          <w:sz w:val="18"/>
          <w:szCs w:val="18"/>
        </w:rPr>
      </w:pPr>
      <w:bookmarkStart w:id="201" w:name="_Ref30423962"/>
      <w:ins w:id="202" w:author="Erin Urbank" w:date="2020-01-23T09:56:00Z">
        <w:r>
          <w:rPr>
            <w:sz w:val="18"/>
            <w:szCs w:val="18"/>
          </w:rPr>
          <w:t>d</w:t>
        </w:r>
        <w:r>
          <w:rPr>
            <w:sz w:val="18"/>
            <w:szCs w:val="18"/>
          </w:rPr>
          <w:t>o</w:t>
        </w:r>
        <w:r>
          <w:rPr>
            <w:sz w:val="18"/>
            <w:szCs w:val="18"/>
          </w:rPr>
          <w:t xml:space="preserve"> </w:t>
        </w:r>
      </w:ins>
      <w:proofErr w:type="spellStart"/>
      <w:r w:rsidR="00547DA7">
        <w:rPr>
          <w:sz w:val="18"/>
          <w:szCs w:val="18"/>
        </w:rPr>
        <w:t>Carmo</w:t>
      </w:r>
      <w:proofErr w:type="spellEnd"/>
      <w:r w:rsidR="00547DA7">
        <w:rPr>
          <w:sz w:val="18"/>
          <w:szCs w:val="18"/>
        </w:rPr>
        <w:t xml:space="preserve">, </w:t>
      </w:r>
      <w:del w:id="203" w:author="Erin Urbank" w:date="2020-01-23T09:56:00Z">
        <w:r w:rsidR="00547DA7" w:rsidDel="00B64DC0">
          <w:rPr>
            <w:sz w:val="18"/>
            <w:szCs w:val="18"/>
          </w:rPr>
          <w:delText xml:space="preserve">Manfredo </w:delText>
        </w:r>
      </w:del>
      <w:ins w:id="204" w:author="Erin Urbank" w:date="2020-01-23T09:56:00Z">
        <w:r>
          <w:rPr>
            <w:sz w:val="18"/>
            <w:szCs w:val="18"/>
          </w:rPr>
          <w:t>M</w:t>
        </w:r>
        <w:r>
          <w:rPr>
            <w:sz w:val="18"/>
            <w:szCs w:val="18"/>
          </w:rPr>
          <w:t>.</w:t>
        </w:r>
      </w:ins>
      <w:r w:rsidR="00547DA7">
        <w:rPr>
          <w:sz w:val="18"/>
          <w:szCs w:val="18"/>
        </w:rPr>
        <w:t>P</w:t>
      </w:r>
      <w:del w:id="205" w:author="Erin Urbank" w:date="2020-01-23T09:56:00Z">
        <w:r w:rsidR="00547DA7" w:rsidDel="00B64DC0">
          <w:rPr>
            <w:sz w:val="18"/>
            <w:szCs w:val="18"/>
          </w:rPr>
          <w:delText>. Do</w:delText>
        </w:r>
      </w:del>
      <w:r w:rsidR="00547DA7">
        <w:rPr>
          <w:sz w:val="18"/>
          <w:szCs w:val="18"/>
        </w:rPr>
        <w:t>. Differential Geometry of Curves and Surfaces. 1</w:t>
      </w:r>
      <w:ins w:id="206" w:author="Erin Urbank" w:date="2020-01-23T09:56:00Z">
        <w:r>
          <w:rPr>
            <w:sz w:val="18"/>
            <w:szCs w:val="18"/>
          </w:rPr>
          <w:t>st</w:t>
        </w:r>
      </w:ins>
      <w:r w:rsidR="00547DA7">
        <w:rPr>
          <w:sz w:val="18"/>
          <w:szCs w:val="18"/>
        </w:rPr>
        <w:t xml:space="preserve"> ed</w:t>
      </w:r>
      <w:del w:id="207" w:author="Erin Urbank" w:date="2020-01-23T09:56:00Z">
        <w:r w:rsidR="00547DA7" w:rsidDel="00B64DC0">
          <w:rPr>
            <w:sz w:val="18"/>
            <w:szCs w:val="18"/>
          </w:rPr>
          <w:delText>ition</w:delText>
        </w:r>
      </w:del>
      <w:r w:rsidR="00547DA7">
        <w:rPr>
          <w:sz w:val="18"/>
          <w:szCs w:val="18"/>
        </w:rPr>
        <w:t>. Englewood Cliffs, N.J: Prentice-Hall, 1976.</w:t>
      </w:r>
      <w:bookmarkEnd w:id="201"/>
      <w:r w:rsidR="00547DA7">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208" w:name="_Ref30423966"/>
      <w:r>
        <w:rPr>
          <w:sz w:val="18"/>
          <w:szCs w:val="18"/>
        </w:rPr>
        <w:t>Pressley, A.</w:t>
      </w:r>
      <w:del w:id="209" w:author="Erin Urbank" w:date="2020-01-23T09:56:00Z">
        <w:r w:rsidDel="00B64DC0">
          <w:rPr>
            <w:sz w:val="18"/>
            <w:szCs w:val="18"/>
          </w:rPr>
          <w:delText xml:space="preserve"> </w:delText>
        </w:r>
      </w:del>
      <w:r>
        <w:rPr>
          <w:sz w:val="18"/>
          <w:szCs w:val="18"/>
        </w:rPr>
        <w:t xml:space="preserve">N. Elementary Differential Geometry. 2nd ed. Springer Undergraduate Mathematics Series. London: Springer-Verlag, 2010. </w:t>
      </w:r>
      <w:hyperlink r:id="rId54" w:history="1">
        <w:r w:rsidRPr="003F79C3">
          <w:rPr>
            <w:rStyle w:val="Hyperlink"/>
            <w:sz w:val="18"/>
            <w:szCs w:val="18"/>
          </w:rPr>
          <w:t>https://doi.org/10.1007/978-1-84882-891-9</w:t>
        </w:r>
      </w:hyperlink>
      <w:r>
        <w:rPr>
          <w:color w:val="0000FF"/>
          <w:sz w:val="18"/>
          <w:szCs w:val="18"/>
        </w:rPr>
        <w:t>.</w:t>
      </w:r>
      <w:bookmarkEnd w:id="208"/>
      <w:r>
        <w:rPr>
          <w:sz w:val="18"/>
          <w:szCs w:val="18"/>
        </w:rPr>
        <w:t xml:space="preserve">  </w:t>
      </w:r>
    </w:p>
    <w:p w14:paraId="7F6C8B48" w14:textId="24FCCAAA" w:rsidR="00547DA7" w:rsidRDefault="00547DA7" w:rsidP="00547DA7">
      <w:pPr>
        <w:pStyle w:val="Default"/>
        <w:numPr>
          <w:ilvl w:val="0"/>
          <w:numId w:val="6"/>
        </w:numPr>
        <w:spacing w:after="29"/>
        <w:rPr>
          <w:sz w:val="18"/>
          <w:szCs w:val="18"/>
        </w:rPr>
      </w:pPr>
      <w:bookmarkStart w:id="210" w:name="_Ref30423971"/>
      <w:r>
        <w:rPr>
          <w:sz w:val="18"/>
          <w:szCs w:val="18"/>
        </w:rPr>
        <w:t xml:space="preserve">O’Reilly, </w:t>
      </w:r>
      <w:del w:id="211" w:author="Erin Urbank" w:date="2020-01-23T09:56:00Z">
        <w:r w:rsidDel="00095179">
          <w:rPr>
            <w:sz w:val="18"/>
            <w:szCs w:val="18"/>
          </w:rPr>
          <w:delText xml:space="preserve">Oliver </w:delText>
        </w:r>
      </w:del>
      <w:ins w:id="212" w:author="Erin Urbank" w:date="2020-01-23T09:56:00Z">
        <w:r w:rsidR="00095179">
          <w:rPr>
            <w:sz w:val="18"/>
            <w:szCs w:val="18"/>
          </w:rPr>
          <w:t>O</w:t>
        </w:r>
        <w:r w:rsidR="00095179">
          <w:rPr>
            <w:sz w:val="18"/>
            <w:szCs w:val="18"/>
          </w:rPr>
          <w:t>.</w:t>
        </w:r>
      </w:ins>
      <w:r>
        <w:rPr>
          <w:sz w:val="18"/>
          <w:szCs w:val="18"/>
        </w:rPr>
        <w:t>M. Engineering Dynamics: A Primer. Springer Science &amp; Business Media, 2010.</w:t>
      </w:r>
      <w:bookmarkEnd w:id="210"/>
      <w:r>
        <w:rPr>
          <w:sz w:val="18"/>
          <w:szCs w:val="18"/>
        </w:rPr>
        <w:t xml:space="preserve"> </w:t>
      </w:r>
    </w:p>
    <w:p w14:paraId="02283EB9" w14:textId="3BD48DFB" w:rsidR="00547DA7" w:rsidRDefault="00547DA7" w:rsidP="00547DA7">
      <w:pPr>
        <w:pStyle w:val="Default"/>
        <w:numPr>
          <w:ilvl w:val="0"/>
          <w:numId w:val="6"/>
        </w:numPr>
        <w:spacing w:after="29"/>
        <w:rPr>
          <w:sz w:val="18"/>
          <w:szCs w:val="18"/>
        </w:rPr>
      </w:pPr>
      <w:bookmarkStart w:id="213" w:name="_Ref30424026"/>
      <w:r>
        <w:rPr>
          <w:sz w:val="18"/>
          <w:szCs w:val="18"/>
        </w:rPr>
        <w:t xml:space="preserve">A Policy on Geometric Design of Highways and Streets, (The Green Book) 6th </w:t>
      </w:r>
      <w:del w:id="214" w:author="Erin Urbank" w:date="2020-01-23T09:56:00Z">
        <w:r w:rsidDel="00095179">
          <w:rPr>
            <w:sz w:val="18"/>
            <w:szCs w:val="18"/>
          </w:rPr>
          <w:delText>Ed</w:delText>
        </w:r>
      </w:del>
      <w:ins w:id="215" w:author="Erin Urbank" w:date="2020-01-23T09:56:00Z">
        <w:r w:rsidR="00095179">
          <w:rPr>
            <w:sz w:val="18"/>
            <w:szCs w:val="18"/>
          </w:rPr>
          <w:t>e</w:t>
        </w:r>
        <w:r w:rsidR="00095179">
          <w:rPr>
            <w:sz w:val="18"/>
            <w:szCs w:val="18"/>
          </w:rPr>
          <w:t>d</w:t>
        </w:r>
      </w:ins>
      <w:del w:id="216" w:author="Erin Urbank" w:date="2020-01-23T09:56:00Z">
        <w:r w:rsidDel="00095179">
          <w:rPr>
            <w:sz w:val="18"/>
            <w:szCs w:val="18"/>
          </w:rPr>
          <w:delText>ition</w:delText>
        </w:r>
      </w:del>
      <w:r>
        <w:rPr>
          <w:sz w:val="18"/>
          <w:szCs w:val="18"/>
        </w:rPr>
        <w:t>. American Association of State Highway</w:t>
      </w:r>
      <w:ins w:id="217" w:author="Erin Urbank" w:date="2020-01-23T09:57:00Z">
        <w:r w:rsidR="00095179">
          <w:rPr>
            <w:sz w:val="18"/>
            <w:szCs w:val="18"/>
          </w:rPr>
          <w:t xml:space="preserve"> </w:t>
        </w:r>
      </w:ins>
      <w:ins w:id="218" w:author="Erin Urbank" w:date="2020-01-23T10:18:00Z">
        <w:r w:rsidR="00303381">
          <w:rPr>
            <w:sz w:val="18"/>
            <w:szCs w:val="18"/>
          </w:rPr>
          <w:t xml:space="preserve">and Transportation </w:t>
        </w:r>
      </w:ins>
      <w:ins w:id="219" w:author="Erin Urbank" w:date="2020-01-23T09:57:00Z">
        <w:r w:rsidR="00095179">
          <w:rPr>
            <w:sz w:val="18"/>
            <w:szCs w:val="18"/>
          </w:rPr>
          <w:t>Officials</w:t>
        </w:r>
      </w:ins>
      <w:r>
        <w:rPr>
          <w:sz w:val="18"/>
          <w:szCs w:val="18"/>
        </w:rPr>
        <w:t>, 2011.</w:t>
      </w:r>
      <w:bookmarkEnd w:id="213"/>
      <w:r>
        <w:rPr>
          <w:sz w:val="18"/>
          <w:szCs w:val="18"/>
        </w:rPr>
        <w:t xml:space="preserve"> </w:t>
      </w:r>
    </w:p>
    <w:p w14:paraId="5CFAF288" w14:textId="340FD2A0" w:rsidR="00547DA7" w:rsidRDefault="00547DA7" w:rsidP="00547DA7">
      <w:pPr>
        <w:pStyle w:val="Default"/>
        <w:numPr>
          <w:ilvl w:val="0"/>
          <w:numId w:val="6"/>
        </w:numPr>
        <w:spacing w:after="29"/>
        <w:rPr>
          <w:sz w:val="18"/>
          <w:szCs w:val="18"/>
        </w:rPr>
      </w:pPr>
      <w:bookmarkStart w:id="220" w:name="_Ref30424035"/>
      <w:proofErr w:type="spellStart"/>
      <w:r>
        <w:rPr>
          <w:sz w:val="18"/>
          <w:szCs w:val="18"/>
        </w:rPr>
        <w:t>Morral</w:t>
      </w:r>
      <w:proofErr w:type="spellEnd"/>
      <w:r>
        <w:rPr>
          <w:sz w:val="18"/>
          <w:szCs w:val="18"/>
        </w:rPr>
        <w:t>, J.</w:t>
      </w:r>
      <w:del w:id="221" w:author="Erin Urbank" w:date="2020-01-23T09:57:00Z">
        <w:r w:rsidDel="00095179">
          <w:rPr>
            <w:sz w:val="18"/>
            <w:szCs w:val="18"/>
          </w:rPr>
          <w:delText xml:space="preserve"> </w:delText>
        </w:r>
      </w:del>
      <w:r>
        <w:rPr>
          <w:sz w:val="18"/>
          <w:szCs w:val="18"/>
        </w:rPr>
        <w:t xml:space="preserve">F., and </w:t>
      </w:r>
      <w:proofErr w:type="spellStart"/>
      <w:r>
        <w:rPr>
          <w:sz w:val="18"/>
          <w:szCs w:val="18"/>
        </w:rPr>
        <w:t>Talarico</w:t>
      </w:r>
      <w:proofErr w:type="spellEnd"/>
      <w:r>
        <w:rPr>
          <w:sz w:val="18"/>
          <w:szCs w:val="18"/>
        </w:rPr>
        <w:t>, R.</w:t>
      </w:r>
      <w:del w:id="222" w:author="Erin Urbank" w:date="2020-01-23T09:57:00Z">
        <w:r w:rsidDel="00095179">
          <w:rPr>
            <w:sz w:val="18"/>
            <w:szCs w:val="18"/>
          </w:rPr>
          <w:delText xml:space="preserve"> </w:delText>
        </w:r>
      </w:del>
      <w:r>
        <w:rPr>
          <w:sz w:val="18"/>
          <w:szCs w:val="18"/>
        </w:rPr>
        <w:t>J., “Side Friction Demanded and Margin of Safety on Horizontal Curves,” Journal of the Transportation Research Board, 1994, pp. 145-152.</w:t>
      </w:r>
      <w:bookmarkEnd w:id="220"/>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223" w:name="_Ref30424042"/>
      <w:r>
        <w:rPr>
          <w:sz w:val="18"/>
          <w:szCs w:val="18"/>
        </w:rPr>
        <w:t>Henry, J.</w:t>
      </w:r>
      <w:del w:id="224" w:author="Erin Urbank" w:date="2020-01-23T09:57:00Z">
        <w:r w:rsidDel="00095179">
          <w:rPr>
            <w:sz w:val="18"/>
            <w:szCs w:val="18"/>
          </w:rPr>
          <w:delText xml:space="preserve"> </w:delText>
        </w:r>
      </w:del>
      <w:r>
        <w:rPr>
          <w:sz w:val="18"/>
          <w:szCs w:val="18"/>
        </w:rPr>
        <w:t>J. “Evaluation of Pavement Friction Characteristics, a Synthesis of Highway Practice.” 2000, NCHRP Synthesis 291, 7p.</w:t>
      </w:r>
      <w:bookmarkEnd w:id="223"/>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225" w:name="_Ref30424130"/>
      <w:r>
        <w:rPr>
          <w:sz w:val="18"/>
          <w:szCs w:val="18"/>
        </w:rPr>
        <w:t xml:space="preserve">Are </w:t>
      </w:r>
      <w:proofErr w:type="spellStart"/>
      <w:r>
        <w:rPr>
          <w:sz w:val="18"/>
          <w:szCs w:val="18"/>
        </w:rPr>
        <w:t>Mjaavatten</w:t>
      </w:r>
      <w:proofErr w:type="spellEnd"/>
      <w:r>
        <w:rPr>
          <w:sz w:val="18"/>
          <w:szCs w:val="18"/>
        </w:rPr>
        <w:t xml:space="preserve"> (2019). Curvature of a 2D or 3D curve (https://www.mathworks.com/matlabcentral/fileexchange/69452-curvature-of-a-2d-or-3d-curve), MATLAB Central File Exchange. Retrieved May 24, 2019.</w:t>
      </w:r>
      <w:bookmarkEnd w:id="225"/>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226" w:name="_Ref30424879"/>
      <w:r>
        <w:rPr>
          <w:sz w:val="18"/>
          <w:szCs w:val="18"/>
        </w:rPr>
        <w:t>William J. Hughes Technical Center, “Global Positioning System (GPS) Standard Positioning Service (SPS) Performance Analysis Report,” Federal Aviation Administration, 2017.</w:t>
      </w:r>
      <w:bookmarkEnd w:id="226"/>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227" w:name="_Ref30425022"/>
      <w:proofErr w:type="spellStart"/>
      <w:r>
        <w:rPr>
          <w:sz w:val="18"/>
          <w:szCs w:val="18"/>
        </w:rPr>
        <w:t>Levien</w:t>
      </w:r>
      <w:proofErr w:type="spellEnd"/>
      <w:r>
        <w:rPr>
          <w:sz w:val="18"/>
          <w:szCs w:val="18"/>
        </w:rPr>
        <w:t>, R.</w:t>
      </w:r>
      <w:del w:id="228" w:author="Erin Urbank" w:date="2020-01-23T09:57:00Z">
        <w:r w:rsidDel="00095179">
          <w:rPr>
            <w:sz w:val="18"/>
            <w:szCs w:val="18"/>
          </w:rPr>
          <w:delText xml:space="preserve"> </w:delText>
        </w:r>
      </w:del>
      <w:r>
        <w:rPr>
          <w:sz w:val="18"/>
          <w:szCs w:val="18"/>
        </w:rPr>
        <w:t>L., “From Spiral to Spline: Optimal Techniques in Interactive Curve Design,” n.d., 191.</w:t>
      </w:r>
      <w:bookmarkEnd w:id="227"/>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229" w:name="_Ref30425004"/>
      <w:proofErr w:type="spellStart"/>
      <w:r>
        <w:rPr>
          <w:sz w:val="18"/>
          <w:szCs w:val="18"/>
        </w:rPr>
        <w:t>Akima</w:t>
      </w:r>
      <w:proofErr w:type="spellEnd"/>
      <w:r>
        <w:rPr>
          <w:sz w:val="18"/>
          <w:szCs w:val="18"/>
        </w:rPr>
        <w:t xml:space="preserve">, H. “A New Method of Interpolation and Smooth Curve Fitting based on Local Procedures,” J. ACM 17, no. 4 (October 1970): 589–602. </w:t>
      </w:r>
      <w:hyperlink r:id="rId55" w:history="1">
        <w:r w:rsidRPr="003F79C3">
          <w:rPr>
            <w:rStyle w:val="Hyperlink"/>
            <w:sz w:val="18"/>
            <w:szCs w:val="18"/>
          </w:rPr>
          <w:t>https://doi.org/10.1145/321607.321609</w:t>
        </w:r>
      </w:hyperlink>
      <w:r>
        <w:rPr>
          <w:color w:val="0000FF"/>
          <w:sz w:val="18"/>
          <w:szCs w:val="18"/>
        </w:rPr>
        <w:t>.</w:t>
      </w:r>
      <w:bookmarkEnd w:id="229"/>
      <w:r>
        <w:rPr>
          <w:sz w:val="18"/>
          <w:szCs w:val="18"/>
        </w:rPr>
        <w:t xml:space="preserve">  </w:t>
      </w:r>
    </w:p>
    <w:p w14:paraId="2B26B14F" w14:textId="2B01426A" w:rsidR="00547DA7" w:rsidRDefault="00547DA7" w:rsidP="00547DA7">
      <w:pPr>
        <w:pStyle w:val="Default"/>
        <w:numPr>
          <w:ilvl w:val="0"/>
          <w:numId w:val="6"/>
        </w:numPr>
        <w:rPr>
          <w:sz w:val="18"/>
          <w:szCs w:val="18"/>
        </w:rPr>
      </w:pPr>
      <w:bookmarkStart w:id="230" w:name="_Ref30425952"/>
      <w:r>
        <w:rPr>
          <w:sz w:val="18"/>
          <w:szCs w:val="18"/>
        </w:rPr>
        <w:t>Heath, M</w:t>
      </w:r>
      <w:ins w:id="231" w:author="Erin Urbank" w:date="2020-01-23T09:58:00Z">
        <w:r w:rsidR="00095179">
          <w:rPr>
            <w:sz w:val="18"/>
            <w:szCs w:val="18"/>
          </w:rPr>
          <w:t>.</w:t>
        </w:r>
      </w:ins>
      <w:del w:id="232" w:author="Erin Urbank" w:date="2020-01-23T09:58:00Z">
        <w:r w:rsidDel="00095179">
          <w:rPr>
            <w:sz w:val="18"/>
            <w:szCs w:val="18"/>
          </w:rPr>
          <w:delText xml:space="preserve">ichael </w:delText>
        </w:r>
      </w:del>
      <w:r>
        <w:rPr>
          <w:sz w:val="18"/>
          <w:szCs w:val="18"/>
        </w:rPr>
        <w:t>T. Scientific Computing: An Introductory Survey, Revised Second Edition. SIAM, 2018.</w:t>
      </w:r>
      <w:bookmarkEnd w:id="230"/>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56"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57"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58"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 xml:space="preserve">Transportation’s University Transportation Centers Program, and this support is gratefully acknowledged. The contents reflect the views of the authors, who are responsible for the facts and the accuracy of the information presented </w:t>
      </w:r>
      <w:proofErr w:type="gramStart"/>
      <w:r w:rsidRPr="00547DA7">
        <w:t>herein, and</w:t>
      </w:r>
      <w:proofErr w:type="gramEnd"/>
      <w:r w:rsidRPr="00547DA7">
        <w:t xml:space="preserve">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Erin Urbank" w:date="2020-01-23T09:40:00Z" w:initials="EU">
    <w:p w14:paraId="134E41B0" w14:textId="1EB910E7" w:rsidR="00D474A5" w:rsidRDefault="00D474A5">
      <w:pPr>
        <w:pStyle w:val="CommentText"/>
      </w:pPr>
      <w:r>
        <w:rPr>
          <w:rStyle w:val="CommentReference"/>
        </w:rPr>
        <w:annotationRef/>
      </w:r>
      <w:r>
        <w:t>Sometimes you introduce and define acronyms (MDC, UNL, ADAS, HLDI, IIHS, V2I) and sometimes you don’t (AASHTO</w:t>
      </w:r>
      <w:r w:rsidR="00303381">
        <w:t xml:space="preserve"> in the abstract</w:t>
      </w:r>
      <w:r>
        <w:t xml:space="preserve">, GPS, LIDAR, CG). I’m not sure what rule you’re following to introduce the acronym vs. expect the reader to know it. </w:t>
      </w:r>
    </w:p>
  </w:comment>
  <w:comment w:id="26" w:author="Erin Urbank" w:date="2020-01-23T09:50:00Z" w:initials="EU">
    <w:p w14:paraId="05A7D761" w14:textId="09D89BD9" w:rsidR="00B64DC0" w:rsidRDefault="00B64DC0">
      <w:pPr>
        <w:pStyle w:val="CommentText"/>
      </w:pPr>
      <w:r>
        <w:rPr>
          <w:rStyle w:val="CommentReference"/>
        </w:rPr>
        <w:annotationRef/>
      </w:r>
      <w:r>
        <w:t xml:space="preserve">When you have more than one reference, you inconsistently put no space or one space between each reference. This example has no space, whereas the [7] [8] [9] group has spaces. Pick one and run with it, though I think the ones with spaces look kind of silly. </w:t>
      </w:r>
    </w:p>
  </w:comment>
  <w:comment w:id="28" w:author="Erin Urbank" w:date="2020-01-23T09:47:00Z" w:initials="EU">
    <w:p w14:paraId="243111F2" w14:textId="3DE7A77B" w:rsidR="00B64DC0" w:rsidRDefault="00B64DC0">
      <w:pPr>
        <w:pStyle w:val="CommentText"/>
      </w:pPr>
      <w:r>
        <w:rPr>
          <w:rStyle w:val="CommentReference"/>
        </w:rPr>
        <w:annotationRef/>
      </w:r>
      <w:r>
        <w:t xml:space="preserve">One what? “…extract the most optimal algorithm? Path? </w:t>
      </w:r>
    </w:p>
  </w:comment>
  <w:comment w:id="40" w:author="Erin Urbank" w:date="2020-01-23T10:11:00Z" w:initials="EU">
    <w:p w14:paraId="2A5FA851" w14:textId="737D50C1" w:rsidR="00303381" w:rsidRDefault="00303381">
      <w:pPr>
        <w:pStyle w:val="CommentText"/>
      </w:pPr>
      <w:r>
        <w:rPr>
          <w:rStyle w:val="CommentReference"/>
        </w:rPr>
        <w:annotationRef/>
      </w:r>
      <w:r>
        <w:t>Where is the rest of this sentence?</w:t>
      </w:r>
    </w:p>
  </w:comment>
  <w:comment w:id="75" w:author="Erin Urbank" w:date="2020-01-23T10:40:00Z" w:initials="EU">
    <w:p w14:paraId="6EF2685A" w14:textId="1CF3D470" w:rsidR="001B0AFF" w:rsidRDefault="001B0AFF">
      <w:pPr>
        <w:pStyle w:val="CommentText"/>
      </w:pPr>
      <w:r>
        <w:rPr>
          <w:rStyle w:val="CommentReference"/>
        </w:rPr>
        <w:annotationRef/>
      </w:r>
      <w:r>
        <w:t xml:space="preserve">You typed out “second” earlier. Any </w:t>
      </w:r>
      <w:proofErr w:type="gramStart"/>
      <w:r>
        <w:t>particular reason</w:t>
      </w:r>
      <w:proofErr w:type="gramEnd"/>
      <w:r>
        <w:t xml:space="preserve"> to do it two different ways?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4E41B0" w15:done="0"/>
  <w15:commentEx w15:paraId="05A7D761" w15:done="0"/>
  <w15:commentEx w15:paraId="243111F2" w15:done="0"/>
  <w15:commentEx w15:paraId="2A5FA851" w15:done="0"/>
  <w15:commentEx w15:paraId="6EF268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4E41B0" w16cid:durableId="21D3E891"/>
  <w16cid:commentId w16cid:paraId="05A7D761" w16cid:durableId="21D3EAD4"/>
  <w16cid:commentId w16cid:paraId="243111F2" w16cid:durableId="21D3EA21"/>
  <w16cid:commentId w16cid:paraId="2A5FA851" w16cid:durableId="21D3EFD9"/>
  <w16cid:commentId w16cid:paraId="6EF2685A" w16cid:durableId="21D3F6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F8D71" w14:textId="77777777" w:rsidR="0026010B" w:rsidRDefault="0026010B" w:rsidP="00A418D3">
      <w:r>
        <w:separator/>
      </w:r>
    </w:p>
  </w:endnote>
  <w:endnote w:type="continuationSeparator" w:id="0">
    <w:p w14:paraId="5F993856" w14:textId="77777777" w:rsidR="0026010B" w:rsidRDefault="0026010B"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C40BF5" w:rsidRPr="009F7DCB" w:rsidRDefault="00C40BF5" w:rsidP="009F7DCB">
    <w:r w:rsidRPr="009F7DCB">
      <w:fldChar w:fldCharType="begin"/>
    </w:r>
    <w:r w:rsidRPr="009F7DCB">
      <w:instrText xml:space="preserve">PAGE  </w:instrText>
    </w:r>
    <w:r w:rsidRPr="009F7DCB">
      <w:fldChar w:fldCharType="end"/>
    </w:r>
  </w:p>
  <w:p w14:paraId="5853FC6D" w14:textId="77777777" w:rsidR="00C40BF5" w:rsidRDefault="00C40BF5" w:rsidP="00C621E9"/>
  <w:p w14:paraId="2907D404" w14:textId="77777777" w:rsidR="00C40BF5" w:rsidRDefault="00C40B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Content>
      <w:p w14:paraId="151013F4" w14:textId="27ACDB95" w:rsidR="00C40BF5" w:rsidRPr="00BF0C74" w:rsidRDefault="00C40BF5" w:rsidP="004676DD">
        <w:r w:rsidRPr="00BF0C74">
          <w:t xml:space="preserve">Page </w:t>
        </w:r>
        <w:r>
          <w:fldChar w:fldCharType="begin"/>
        </w:r>
        <w:r>
          <w:instrText xml:space="preserve"> PAGE </w:instrText>
        </w:r>
        <w:r>
          <w:fldChar w:fldCharType="separate"/>
        </w:r>
        <w:r>
          <w:rPr>
            <w:noProof/>
          </w:rPr>
          <w:t>9</w:t>
        </w:r>
        <w:r>
          <w:rPr>
            <w:noProof/>
          </w:rPr>
          <w:fldChar w:fldCharType="end"/>
        </w:r>
        <w:r w:rsidRPr="00BF0C74">
          <w:t xml:space="preserve"> of </w:t>
        </w:r>
        <w:fldSimple w:instr=" NUMPAGES  ">
          <w:r>
            <w:rPr>
              <w:noProof/>
            </w:rPr>
            <w:t>11</w:t>
          </w:r>
        </w:fldSimple>
      </w:p>
    </w:sdtContent>
  </w:sdt>
  <w:p w14:paraId="24DA274C" w14:textId="191E12DA" w:rsidR="00C40BF5" w:rsidRDefault="00C40BF5" w:rsidP="00A418D3">
    <w:r>
      <w:fldChar w:fldCharType="begin"/>
    </w:r>
    <w:r>
      <w:instrText xml:space="preserve"> DATE \@ "M/d/yyyy" </w:instrText>
    </w:r>
    <w:r>
      <w:fldChar w:fldCharType="separate"/>
    </w:r>
    <w:ins w:id="0" w:author="Erin Urbank" w:date="2020-01-23T10:16:00Z">
      <w:r w:rsidR="00303381">
        <w:rPr>
          <w:noProof/>
        </w:rPr>
        <w:t>1/23/2020</w:t>
      </w:r>
    </w:ins>
    <w:del w:id="1" w:author="Erin Urbank" w:date="2020-01-23T09:05:00Z">
      <w:r w:rsidDel="00C40BF5">
        <w:rPr>
          <w:noProof/>
        </w:rPr>
        <w:delText>1/22/2020</w:delText>
      </w:r>
    </w:del>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7ABAB" w14:textId="77777777" w:rsidR="0026010B" w:rsidRDefault="0026010B" w:rsidP="00A418D3">
      <w:r>
        <w:separator/>
      </w:r>
    </w:p>
  </w:footnote>
  <w:footnote w:type="continuationSeparator" w:id="0">
    <w:p w14:paraId="289B5703" w14:textId="77777777" w:rsidR="0026010B" w:rsidRDefault="0026010B"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Urbank">
    <w15:presenceInfo w15:providerId="AD" w15:userId="S::eurbank2@unl.edu::7f4f8c02-d755-4194-8028-b83cfafd14ec"/>
  </w15:person>
  <w15:person w15:author="Cody Stolle">
    <w15:presenceInfo w15:providerId="None" w15:userId="Cody Sto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30174"/>
    <w:rsid w:val="00031728"/>
    <w:rsid w:val="00031B68"/>
    <w:rsid w:val="00056067"/>
    <w:rsid w:val="0005744B"/>
    <w:rsid w:val="00060DD2"/>
    <w:rsid w:val="00066663"/>
    <w:rsid w:val="0006755B"/>
    <w:rsid w:val="00072656"/>
    <w:rsid w:val="000808C6"/>
    <w:rsid w:val="000853DD"/>
    <w:rsid w:val="00094214"/>
    <w:rsid w:val="000948CC"/>
    <w:rsid w:val="00095179"/>
    <w:rsid w:val="000A1AA0"/>
    <w:rsid w:val="000A1CA4"/>
    <w:rsid w:val="000A65D3"/>
    <w:rsid w:val="000A7D3D"/>
    <w:rsid w:val="000B1307"/>
    <w:rsid w:val="000B1A34"/>
    <w:rsid w:val="000B5740"/>
    <w:rsid w:val="000B5B43"/>
    <w:rsid w:val="000B759B"/>
    <w:rsid w:val="000C6DEB"/>
    <w:rsid w:val="000C744F"/>
    <w:rsid w:val="000D2A1B"/>
    <w:rsid w:val="000D56B5"/>
    <w:rsid w:val="000E4E44"/>
    <w:rsid w:val="000F51C0"/>
    <w:rsid w:val="0010106B"/>
    <w:rsid w:val="00101168"/>
    <w:rsid w:val="001027A5"/>
    <w:rsid w:val="00104931"/>
    <w:rsid w:val="0010758D"/>
    <w:rsid w:val="00112558"/>
    <w:rsid w:val="001137C5"/>
    <w:rsid w:val="00134901"/>
    <w:rsid w:val="0014104B"/>
    <w:rsid w:val="00145F4C"/>
    <w:rsid w:val="00151E0C"/>
    <w:rsid w:val="00176CFC"/>
    <w:rsid w:val="00180AA2"/>
    <w:rsid w:val="00184623"/>
    <w:rsid w:val="00187F22"/>
    <w:rsid w:val="0019704F"/>
    <w:rsid w:val="001B0AF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6010B"/>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03381"/>
    <w:rsid w:val="00310513"/>
    <w:rsid w:val="00313224"/>
    <w:rsid w:val="00321C96"/>
    <w:rsid w:val="00327F61"/>
    <w:rsid w:val="00331866"/>
    <w:rsid w:val="00336470"/>
    <w:rsid w:val="00341AFC"/>
    <w:rsid w:val="0035590F"/>
    <w:rsid w:val="00361A3C"/>
    <w:rsid w:val="00366EC9"/>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3C65"/>
    <w:rsid w:val="003D709D"/>
    <w:rsid w:val="003E1067"/>
    <w:rsid w:val="003E601F"/>
    <w:rsid w:val="003F2AAF"/>
    <w:rsid w:val="00404F43"/>
    <w:rsid w:val="00406291"/>
    <w:rsid w:val="0040762F"/>
    <w:rsid w:val="00413EA7"/>
    <w:rsid w:val="0041682E"/>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606F"/>
    <w:rsid w:val="005A4977"/>
    <w:rsid w:val="005B31C1"/>
    <w:rsid w:val="005B6432"/>
    <w:rsid w:val="005B7676"/>
    <w:rsid w:val="005C3785"/>
    <w:rsid w:val="005D34ED"/>
    <w:rsid w:val="005E1A29"/>
    <w:rsid w:val="005E378F"/>
    <w:rsid w:val="005E4273"/>
    <w:rsid w:val="006009F0"/>
    <w:rsid w:val="0061220B"/>
    <w:rsid w:val="006155E9"/>
    <w:rsid w:val="00615646"/>
    <w:rsid w:val="00615BE0"/>
    <w:rsid w:val="00622391"/>
    <w:rsid w:val="00622BFF"/>
    <w:rsid w:val="006254B2"/>
    <w:rsid w:val="006376B3"/>
    <w:rsid w:val="00643687"/>
    <w:rsid w:val="006515E5"/>
    <w:rsid w:val="00664FCD"/>
    <w:rsid w:val="00677A47"/>
    <w:rsid w:val="006812CF"/>
    <w:rsid w:val="00682EE1"/>
    <w:rsid w:val="00684B6B"/>
    <w:rsid w:val="00687131"/>
    <w:rsid w:val="0069397B"/>
    <w:rsid w:val="00693ABA"/>
    <w:rsid w:val="006A1471"/>
    <w:rsid w:val="006A1984"/>
    <w:rsid w:val="006A3AC3"/>
    <w:rsid w:val="006A5D2E"/>
    <w:rsid w:val="006B1A70"/>
    <w:rsid w:val="006B4DC3"/>
    <w:rsid w:val="006B751B"/>
    <w:rsid w:val="006C0D2C"/>
    <w:rsid w:val="006C5FCD"/>
    <w:rsid w:val="006D2C3D"/>
    <w:rsid w:val="006D2C81"/>
    <w:rsid w:val="006D3C6E"/>
    <w:rsid w:val="006D7235"/>
    <w:rsid w:val="006E120E"/>
    <w:rsid w:val="006E5CB1"/>
    <w:rsid w:val="007029E1"/>
    <w:rsid w:val="0072764B"/>
    <w:rsid w:val="00733DD9"/>
    <w:rsid w:val="00736401"/>
    <w:rsid w:val="00747564"/>
    <w:rsid w:val="00753D77"/>
    <w:rsid w:val="00755DAB"/>
    <w:rsid w:val="00765313"/>
    <w:rsid w:val="007740AF"/>
    <w:rsid w:val="0077749E"/>
    <w:rsid w:val="007871A8"/>
    <w:rsid w:val="007959D7"/>
    <w:rsid w:val="00795DD7"/>
    <w:rsid w:val="00796FA0"/>
    <w:rsid w:val="007A3256"/>
    <w:rsid w:val="007A7560"/>
    <w:rsid w:val="007B3EFE"/>
    <w:rsid w:val="007B6E3D"/>
    <w:rsid w:val="007C0327"/>
    <w:rsid w:val="007C2166"/>
    <w:rsid w:val="007D22DD"/>
    <w:rsid w:val="007E3CEA"/>
    <w:rsid w:val="007E718F"/>
    <w:rsid w:val="007E7374"/>
    <w:rsid w:val="007E762B"/>
    <w:rsid w:val="007F5607"/>
    <w:rsid w:val="007F70DE"/>
    <w:rsid w:val="00800529"/>
    <w:rsid w:val="00804FAB"/>
    <w:rsid w:val="00812A8D"/>
    <w:rsid w:val="008137EB"/>
    <w:rsid w:val="00824BDB"/>
    <w:rsid w:val="00840A4A"/>
    <w:rsid w:val="00842151"/>
    <w:rsid w:val="00843C30"/>
    <w:rsid w:val="00853F8C"/>
    <w:rsid w:val="008554A6"/>
    <w:rsid w:val="00857C83"/>
    <w:rsid w:val="00866A7E"/>
    <w:rsid w:val="00867DF2"/>
    <w:rsid w:val="0088184E"/>
    <w:rsid w:val="00883A26"/>
    <w:rsid w:val="00884E84"/>
    <w:rsid w:val="00885286"/>
    <w:rsid w:val="00886E8E"/>
    <w:rsid w:val="00887EB9"/>
    <w:rsid w:val="00892FD4"/>
    <w:rsid w:val="008942A8"/>
    <w:rsid w:val="00897F08"/>
    <w:rsid w:val="008A10F3"/>
    <w:rsid w:val="008B2B9D"/>
    <w:rsid w:val="008B65D4"/>
    <w:rsid w:val="008C19F5"/>
    <w:rsid w:val="008D0016"/>
    <w:rsid w:val="008D142E"/>
    <w:rsid w:val="008D2D21"/>
    <w:rsid w:val="008D46C6"/>
    <w:rsid w:val="008E1A38"/>
    <w:rsid w:val="008E34D0"/>
    <w:rsid w:val="008E573A"/>
    <w:rsid w:val="008E711F"/>
    <w:rsid w:val="008E7C41"/>
    <w:rsid w:val="009002DE"/>
    <w:rsid w:val="009006DC"/>
    <w:rsid w:val="009035C5"/>
    <w:rsid w:val="00910060"/>
    <w:rsid w:val="00921856"/>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FE2"/>
    <w:rsid w:val="009C1D75"/>
    <w:rsid w:val="009C5CC3"/>
    <w:rsid w:val="009C6B03"/>
    <w:rsid w:val="009C7E58"/>
    <w:rsid w:val="009D4831"/>
    <w:rsid w:val="009D5F0A"/>
    <w:rsid w:val="009D7103"/>
    <w:rsid w:val="009E01B6"/>
    <w:rsid w:val="009E7CF2"/>
    <w:rsid w:val="009F779A"/>
    <w:rsid w:val="009F7DCB"/>
    <w:rsid w:val="00A02501"/>
    <w:rsid w:val="00A02C3D"/>
    <w:rsid w:val="00A1434C"/>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32C1"/>
    <w:rsid w:val="00AD4E14"/>
    <w:rsid w:val="00AD6441"/>
    <w:rsid w:val="00AD7F24"/>
    <w:rsid w:val="00AE1EE5"/>
    <w:rsid w:val="00AE5CFC"/>
    <w:rsid w:val="00AF536E"/>
    <w:rsid w:val="00AF608C"/>
    <w:rsid w:val="00AF6954"/>
    <w:rsid w:val="00B019CD"/>
    <w:rsid w:val="00B01FCD"/>
    <w:rsid w:val="00B0413D"/>
    <w:rsid w:val="00B10F00"/>
    <w:rsid w:val="00B227E7"/>
    <w:rsid w:val="00B22EC2"/>
    <w:rsid w:val="00B33F67"/>
    <w:rsid w:val="00B343DC"/>
    <w:rsid w:val="00B36D85"/>
    <w:rsid w:val="00B41D03"/>
    <w:rsid w:val="00B4560F"/>
    <w:rsid w:val="00B64DC0"/>
    <w:rsid w:val="00B7002F"/>
    <w:rsid w:val="00B73E6B"/>
    <w:rsid w:val="00B74A05"/>
    <w:rsid w:val="00B9467B"/>
    <w:rsid w:val="00BA5C6B"/>
    <w:rsid w:val="00BA67D3"/>
    <w:rsid w:val="00BB0F44"/>
    <w:rsid w:val="00BB10BC"/>
    <w:rsid w:val="00BB23D0"/>
    <w:rsid w:val="00BC62B6"/>
    <w:rsid w:val="00BE3714"/>
    <w:rsid w:val="00BE74D4"/>
    <w:rsid w:val="00BF0C74"/>
    <w:rsid w:val="00BF1113"/>
    <w:rsid w:val="00BF305D"/>
    <w:rsid w:val="00BF5794"/>
    <w:rsid w:val="00BF7087"/>
    <w:rsid w:val="00C018D9"/>
    <w:rsid w:val="00C01DF0"/>
    <w:rsid w:val="00C0692C"/>
    <w:rsid w:val="00C06DB0"/>
    <w:rsid w:val="00C124C3"/>
    <w:rsid w:val="00C205BD"/>
    <w:rsid w:val="00C227CA"/>
    <w:rsid w:val="00C25019"/>
    <w:rsid w:val="00C25ADE"/>
    <w:rsid w:val="00C34922"/>
    <w:rsid w:val="00C37277"/>
    <w:rsid w:val="00C40BF5"/>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1462A"/>
    <w:rsid w:val="00D220FF"/>
    <w:rsid w:val="00D24567"/>
    <w:rsid w:val="00D25890"/>
    <w:rsid w:val="00D31655"/>
    <w:rsid w:val="00D317E2"/>
    <w:rsid w:val="00D31B92"/>
    <w:rsid w:val="00D31BE0"/>
    <w:rsid w:val="00D31CA6"/>
    <w:rsid w:val="00D32421"/>
    <w:rsid w:val="00D328BE"/>
    <w:rsid w:val="00D331E9"/>
    <w:rsid w:val="00D3332D"/>
    <w:rsid w:val="00D400A8"/>
    <w:rsid w:val="00D474A5"/>
    <w:rsid w:val="00D4770B"/>
    <w:rsid w:val="00D53402"/>
    <w:rsid w:val="00D60647"/>
    <w:rsid w:val="00D71F6D"/>
    <w:rsid w:val="00D76E7B"/>
    <w:rsid w:val="00D7754F"/>
    <w:rsid w:val="00D8364C"/>
    <w:rsid w:val="00D85AF8"/>
    <w:rsid w:val="00D87D0D"/>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7314"/>
    <w:rsid w:val="00E90967"/>
    <w:rsid w:val="00E9116E"/>
    <w:rsid w:val="00E92199"/>
    <w:rsid w:val="00EA18D3"/>
    <w:rsid w:val="00EA6719"/>
    <w:rsid w:val="00EB29A5"/>
    <w:rsid w:val="00EE1BCF"/>
    <w:rsid w:val="00EE4921"/>
    <w:rsid w:val="00EE7E6C"/>
    <w:rsid w:val="00EF00BA"/>
    <w:rsid w:val="00EF4D47"/>
    <w:rsid w:val="00F0220B"/>
    <w:rsid w:val="00F04F83"/>
    <w:rsid w:val="00F159AD"/>
    <w:rsid w:val="00F17988"/>
    <w:rsid w:val="00F17A44"/>
    <w:rsid w:val="00F26681"/>
    <w:rsid w:val="00F345B4"/>
    <w:rsid w:val="00F34784"/>
    <w:rsid w:val="00F4768D"/>
    <w:rsid w:val="00F502DB"/>
    <w:rsid w:val="00F60F3F"/>
    <w:rsid w:val="00F628C1"/>
    <w:rsid w:val="00F641DA"/>
    <w:rsid w:val="00F6554A"/>
    <w:rsid w:val="00F76AEA"/>
    <w:rsid w:val="00F827AF"/>
    <w:rsid w:val="00F85EBC"/>
    <w:rsid w:val="00F910BE"/>
    <w:rsid w:val="00F93A6B"/>
    <w:rsid w:val="00FA2863"/>
    <w:rsid w:val="00FB53F1"/>
    <w:rsid w:val="00FB599C"/>
    <w:rsid w:val="00FC230D"/>
    <w:rsid w:val="00FC2B03"/>
    <w:rsid w:val="00FC30DF"/>
    <w:rsid w:val="00FD3482"/>
    <w:rsid w:val="00FE24DE"/>
    <w:rsid w:val="00FE434A"/>
    <w:rsid w:val="00FE5C8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hyperlink" Target="https://www.repairerdrivennews.com/2018/02/02/iihs-hldi-estimates-24-of-fleet-had-backup-cameras-17-had-parking-sensors-in-2016/" TargetMode="External"/><Relationship Id="rId47" Type="http://schemas.openxmlformats.org/officeDocument/2006/relationships/hyperlink" Target="https://doi.org/10.1109/IVS.2014.6856581" TargetMode="External"/><Relationship Id="rId50" Type="http://schemas.openxmlformats.org/officeDocument/2006/relationships/hyperlink" Target="https://doi.org/10.1109/IROS.2009.5354700" TargetMode="External"/><Relationship Id="rId55" Type="http://schemas.openxmlformats.org/officeDocument/2006/relationships/hyperlink" Target="https://doi.org/10.1145/321607.32160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emf"/><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hyperlink" Target="https://doi.org/10.1177/02783649030227008" TargetMode="External"/><Relationship Id="rId53" Type="http://schemas.openxmlformats.org/officeDocument/2006/relationships/hyperlink" Target="https://doi.org/10.4271/2019-01-0871" TargetMode="External"/><Relationship Id="rId58" Type="http://schemas.openxmlformats.org/officeDocument/2006/relationships/hyperlink" Target="mailto:mikesweigard@huskers.unl.edu"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hyperlink" Target="https://doi.org/10.1017/cbo9780511546877" TargetMode="External"/><Relationship Id="rId48" Type="http://schemas.openxmlformats.org/officeDocument/2006/relationships/hyperlink" Target="https://doi.org/10.1109/IROS.1989.637936" TargetMode="External"/><Relationship Id="rId56" Type="http://schemas.openxmlformats.org/officeDocument/2006/relationships/hyperlink" Target="mailto:cstolle2@unl.edu" TargetMode="External"/><Relationship Id="rId8" Type="http://schemas.openxmlformats.org/officeDocument/2006/relationships/footer" Target="footer1.xml"/><Relationship Id="rId51" Type="http://schemas.openxmlformats.org/officeDocument/2006/relationships/hyperlink" Target="https://doi.org/10.1109/ROBOT.2010.5509799"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hyperlink" Target="https://doi.org/10.2307/2372560"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oi.org/10.1007/978-1-84882-89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hyperlink" Target="https://doi.org/10.4271/2019-01-0871" TargetMode="External"/><Relationship Id="rId57" Type="http://schemas.openxmlformats.org/officeDocument/2006/relationships/hyperlink" Target="mailto:rjacome@huskers.unl.edu" TargetMode="External"/><Relationship Id="rId10" Type="http://schemas.openxmlformats.org/officeDocument/2006/relationships/comments" Target="comments.xml"/><Relationship Id="rId31" Type="http://schemas.openxmlformats.org/officeDocument/2006/relationships/image" Target="media/image19.emf"/><Relationship Id="rId44" Type="http://schemas.openxmlformats.org/officeDocument/2006/relationships/hyperlink" Target="https://doi.org/10.1007/978-3-658-21954-3" TargetMode="External"/><Relationship Id="rId52" Type="http://schemas.openxmlformats.org/officeDocument/2006/relationships/hyperlink" Target="https://doi.org/10.1177/0278364911423042"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93109-5F09-4CF9-82B5-AFB9F2748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26</TotalTime>
  <Pages>11</Pages>
  <Words>5969</Words>
  <Characters>34029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Erin Urbank</cp:lastModifiedBy>
  <cp:revision>2</cp:revision>
  <cp:lastPrinted>2020-01-21T19:08:00Z</cp:lastPrinted>
  <dcterms:created xsi:type="dcterms:W3CDTF">2020-01-23T19:37:00Z</dcterms:created>
  <dcterms:modified xsi:type="dcterms:W3CDTF">2020-01-23T19:37:00Z</dcterms:modified>
</cp:coreProperties>
</file>