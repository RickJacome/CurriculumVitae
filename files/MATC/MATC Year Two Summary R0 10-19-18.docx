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B643C5" w14:textId="77777777" w:rsidR="00C754A7" w:rsidRPr="007F2497" w:rsidDel="00056726" w:rsidRDefault="00C754A7" w:rsidP="00C754A7">
      <w:pPr>
        <w:rPr>
          <w:del w:id="0" w:author="msweigard" w:date="2018-05-25T10:18:00Z"/>
        </w:rPr>
      </w:pPr>
      <w:del w:id="1" w:author="msweigard" w:date="2018-05-25T10:18:00Z">
        <w:r w:rsidRPr="007F2497" w:rsidDel="00056726">
          <w:delText>Report Template Revisions</w:delText>
        </w:r>
      </w:del>
    </w:p>
    <w:tbl>
      <w:tblPr>
        <w:tblStyle w:val="TableGrid"/>
        <w:tblW w:w="0" w:type="auto"/>
        <w:tblLook w:val="04A0" w:firstRow="1" w:lastRow="0" w:firstColumn="1" w:lastColumn="0" w:noHBand="0" w:noVBand="1"/>
      </w:tblPr>
      <w:tblGrid>
        <w:gridCol w:w="1028"/>
        <w:gridCol w:w="7105"/>
        <w:gridCol w:w="1217"/>
      </w:tblGrid>
      <w:tr w:rsidR="00C754A7" w:rsidRPr="007F2497" w:rsidDel="00056726" w14:paraId="2D4F96D7" w14:textId="77777777" w:rsidTr="00FD0909">
        <w:trPr>
          <w:trHeight w:val="737"/>
          <w:del w:id="2" w:author="msweigard" w:date="2018-05-25T10:18:00Z"/>
        </w:trPr>
        <w:tc>
          <w:tcPr>
            <w:tcW w:w="1028" w:type="dxa"/>
          </w:tcPr>
          <w:p w14:paraId="2F528B40" w14:textId="77777777" w:rsidR="00C754A7" w:rsidRPr="007F2497" w:rsidDel="00056726" w:rsidRDefault="0074282E" w:rsidP="00F057BE">
            <w:pPr>
              <w:rPr>
                <w:del w:id="3" w:author="msweigard" w:date="2018-05-25T10:18:00Z"/>
                <w:rFonts w:ascii="Arial" w:hAnsi="Arial" w:cs="Arial"/>
                <w:sz w:val="18"/>
                <w:szCs w:val="18"/>
              </w:rPr>
            </w:pPr>
            <w:r w:rsidRPr="007F2497">
              <w:rPr>
                <w:rFonts w:ascii="Arial" w:hAnsi="Arial" w:cs="Arial"/>
                <w:sz w:val="18"/>
                <w:szCs w:val="18"/>
              </w:rPr>
              <w:t>a</w:t>
            </w:r>
            <w:del w:id="4" w:author="msweigard" w:date="2018-05-25T10:18:00Z">
              <w:r w:rsidR="00C754A7" w:rsidRPr="007F2497" w:rsidDel="00056726">
                <w:rPr>
                  <w:rFonts w:ascii="Arial" w:hAnsi="Arial" w:cs="Arial"/>
                  <w:sz w:val="18"/>
                  <w:szCs w:val="18"/>
                </w:rPr>
                <w:delText>Date of Revision</w:delText>
              </w:r>
            </w:del>
          </w:p>
        </w:tc>
        <w:tc>
          <w:tcPr>
            <w:tcW w:w="7331" w:type="dxa"/>
          </w:tcPr>
          <w:p w14:paraId="0CB4CFF3" w14:textId="77777777" w:rsidR="00C754A7" w:rsidRPr="007F2497" w:rsidDel="00056726" w:rsidRDefault="00C754A7" w:rsidP="00F057BE">
            <w:pPr>
              <w:rPr>
                <w:del w:id="5" w:author="msweigard" w:date="2018-05-25T10:18:00Z"/>
                <w:rFonts w:ascii="Arial" w:hAnsi="Arial" w:cs="Arial"/>
                <w:sz w:val="18"/>
                <w:szCs w:val="18"/>
              </w:rPr>
            </w:pPr>
            <w:del w:id="6" w:author="msweigard" w:date="2018-05-25T10:18:00Z">
              <w:r w:rsidRPr="007F2497" w:rsidDel="00056726">
                <w:rPr>
                  <w:rFonts w:ascii="Arial" w:hAnsi="Arial" w:cs="Arial"/>
                  <w:sz w:val="18"/>
                  <w:szCs w:val="18"/>
                </w:rPr>
                <w:delText>Changes Made</w:delText>
              </w:r>
            </w:del>
          </w:p>
        </w:tc>
        <w:tc>
          <w:tcPr>
            <w:tcW w:w="1217" w:type="dxa"/>
          </w:tcPr>
          <w:p w14:paraId="0F9A4B83" w14:textId="77777777" w:rsidR="00C754A7" w:rsidRPr="007F2497" w:rsidDel="00056726" w:rsidRDefault="00C754A7" w:rsidP="00F057BE">
            <w:pPr>
              <w:rPr>
                <w:del w:id="7" w:author="msweigard" w:date="2018-05-25T10:18:00Z"/>
                <w:rFonts w:ascii="Arial" w:hAnsi="Arial" w:cs="Arial"/>
                <w:sz w:val="18"/>
                <w:szCs w:val="18"/>
              </w:rPr>
            </w:pPr>
            <w:del w:id="8" w:author="msweigard" w:date="2018-05-25T10:18:00Z">
              <w:r w:rsidRPr="007F2497" w:rsidDel="00056726">
                <w:rPr>
                  <w:rFonts w:ascii="Arial" w:hAnsi="Arial" w:cs="Arial"/>
                  <w:sz w:val="18"/>
                  <w:szCs w:val="18"/>
                </w:rPr>
                <w:delText>Approved By</w:delText>
              </w:r>
            </w:del>
          </w:p>
        </w:tc>
      </w:tr>
      <w:tr w:rsidR="00C754A7" w:rsidRPr="007F2497" w:rsidDel="00056726" w14:paraId="03BB13A0" w14:textId="77777777" w:rsidTr="00FD0909">
        <w:trPr>
          <w:trHeight w:val="710"/>
          <w:del w:id="9" w:author="msweigard" w:date="2018-05-25T10:18:00Z"/>
        </w:trPr>
        <w:tc>
          <w:tcPr>
            <w:tcW w:w="1028" w:type="dxa"/>
          </w:tcPr>
          <w:p w14:paraId="615A7D10" w14:textId="77777777" w:rsidR="00C754A7" w:rsidRPr="007F2497" w:rsidDel="00056726" w:rsidRDefault="00C754A7" w:rsidP="00F057BE">
            <w:pPr>
              <w:rPr>
                <w:del w:id="10" w:author="msweigard" w:date="2018-05-25T10:18:00Z"/>
                <w:rFonts w:ascii="Arial" w:hAnsi="Arial" w:cs="Arial"/>
                <w:sz w:val="18"/>
                <w:szCs w:val="18"/>
              </w:rPr>
            </w:pPr>
            <w:del w:id="11" w:author="msweigard" w:date="2018-05-25T10:18:00Z">
              <w:r w:rsidRPr="007F2497" w:rsidDel="00056726">
                <w:rPr>
                  <w:rFonts w:ascii="Arial" w:hAnsi="Arial" w:cs="Arial"/>
                  <w:sz w:val="18"/>
                  <w:szCs w:val="18"/>
                </w:rPr>
                <w:delText>5/18/2016</w:delText>
              </w:r>
            </w:del>
          </w:p>
        </w:tc>
        <w:tc>
          <w:tcPr>
            <w:tcW w:w="7331" w:type="dxa"/>
          </w:tcPr>
          <w:p w14:paraId="677CA92D" w14:textId="77777777" w:rsidR="00C754A7" w:rsidRPr="007F2497" w:rsidDel="00056726" w:rsidRDefault="00C754A7" w:rsidP="00F057BE">
            <w:pPr>
              <w:rPr>
                <w:del w:id="12" w:author="msweigard" w:date="2018-05-25T10:18:00Z"/>
                <w:rFonts w:ascii="Arial" w:hAnsi="Arial" w:cs="Arial"/>
                <w:sz w:val="18"/>
                <w:szCs w:val="18"/>
              </w:rPr>
            </w:pPr>
            <w:del w:id="13" w:author="msweigard" w:date="2018-05-25T10:18:00Z">
              <w:r w:rsidRPr="007F2497" w:rsidDel="00056726">
                <w:rPr>
                  <w:rFonts w:ascii="Arial" w:hAnsi="Arial" w:cs="Arial"/>
                  <w:sz w:val="18"/>
                  <w:szCs w:val="18"/>
                </w:rPr>
                <w:delText>Aligned page numbers on Landscape pages</w:delText>
              </w:r>
            </w:del>
          </w:p>
          <w:p w14:paraId="3472FF70" w14:textId="77777777" w:rsidR="00C754A7" w:rsidRPr="007F2497" w:rsidDel="00056726" w:rsidRDefault="00C754A7" w:rsidP="00F057BE">
            <w:pPr>
              <w:rPr>
                <w:del w:id="14" w:author="msweigard" w:date="2018-05-25T10:18:00Z"/>
                <w:rFonts w:ascii="Arial" w:hAnsi="Arial" w:cs="Arial"/>
                <w:sz w:val="18"/>
                <w:szCs w:val="18"/>
              </w:rPr>
            </w:pPr>
          </w:p>
          <w:p w14:paraId="3ABE283B" w14:textId="77777777" w:rsidR="00C754A7" w:rsidRPr="007F2497" w:rsidDel="00056726" w:rsidRDefault="00C754A7" w:rsidP="00F057BE">
            <w:pPr>
              <w:rPr>
                <w:del w:id="15" w:author="msweigard" w:date="2018-05-25T10:18:00Z"/>
                <w:rFonts w:ascii="Arial" w:hAnsi="Arial" w:cs="Arial"/>
                <w:sz w:val="18"/>
                <w:szCs w:val="18"/>
              </w:rPr>
            </w:pPr>
            <w:del w:id="16" w:author="msweigard" w:date="2018-05-25T10:18:00Z">
              <w:r w:rsidRPr="007F2497" w:rsidDel="00056726">
                <w:rPr>
                  <w:rFonts w:ascii="Arial" w:hAnsi="Arial" w:cs="Arial"/>
                  <w:sz w:val="18"/>
                  <w:szCs w:val="18"/>
                </w:rPr>
                <w:delText>Changed wording in Accelerometers section of full scale to proper tense</w:delText>
              </w:r>
            </w:del>
          </w:p>
        </w:tc>
        <w:tc>
          <w:tcPr>
            <w:tcW w:w="1217" w:type="dxa"/>
          </w:tcPr>
          <w:p w14:paraId="2C1A3048" w14:textId="77777777" w:rsidR="00C754A7" w:rsidRPr="007F2497" w:rsidDel="00056726" w:rsidRDefault="00C754A7" w:rsidP="00F057BE">
            <w:pPr>
              <w:rPr>
                <w:del w:id="17" w:author="msweigard" w:date="2018-05-25T10:18:00Z"/>
                <w:rFonts w:ascii="Arial" w:hAnsi="Arial" w:cs="Arial"/>
                <w:sz w:val="18"/>
                <w:szCs w:val="18"/>
              </w:rPr>
            </w:pPr>
            <w:del w:id="18" w:author="msweigard" w:date="2018-05-25T10:18:00Z">
              <w:r w:rsidRPr="007F2497" w:rsidDel="00056726">
                <w:rPr>
                  <w:rFonts w:ascii="Arial" w:hAnsi="Arial" w:cs="Arial"/>
                  <w:sz w:val="18"/>
                  <w:szCs w:val="18"/>
                </w:rPr>
                <w:delText>K. Lechtenberg</w:delText>
              </w:r>
            </w:del>
          </w:p>
        </w:tc>
      </w:tr>
      <w:tr w:rsidR="000D263D" w:rsidRPr="007F2497" w:rsidDel="00056726" w14:paraId="45079EE5" w14:textId="77777777" w:rsidTr="00FD0909">
        <w:trPr>
          <w:trHeight w:val="710"/>
          <w:del w:id="19" w:author="msweigard" w:date="2018-05-25T10:18:00Z"/>
        </w:trPr>
        <w:tc>
          <w:tcPr>
            <w:tcW w:w="1028" w:type="dxa"/>
          </w:tcPr>
          <w:p w14:paraId="3AEC8FF5" w14:textId="77777777" w:rsidR="000D263D" w:rsidRPr="007F2497" w:rsidDel="00056726" w:rsidRDefault="00F057BE" w:rsidP="002C3240">
            <w:pPr>
              <w:rPr>
                <w:del w:id="20" w:author="msweigard" w:date="2018-05-25T10:18:00Z"/>
                <w:rFonts w:ascii="Arial" w:hAnsi="Arial" w:cs="Arial"/>
                <w:sz w:val="18"/>
                <w:szCs w:val="18"/>
              </w:rPr>
            </w:pPr>
            <w:del w:id="21" w:author="msweigard" w:date="2018-05-25T10:18:00Z">
              <w:r w:rsidRPr="007F2497" w:rsidDel="00056726">
                <w:rPr>
                  <w:rFonts w:ascii="Arial" w:hAnsi="Arial" w:cs="Arial"/>
                  <w:sz w:val="18"/>
                  <w:szCs w:val="18"/>
                </w:rPr>
                <w:delText>5/23</w:delText>
              </w:r>
              <w:r w:rsidR="00FD0909" w:rsidRPr="007F2497" w:rsidDel="00056726">
                <w:rPr>
                  <w:rFonts w:ascii="Arial" w:hAnsi="Arial" w:cs="Arial"/>
                  <w:sz w:val="18"/>
                  <w:szCs w:val="18"/>
                </w:rPr>
                <w:delText>/</w:delText>
              </w:r>
              <w:r w:rsidRPr="007F2497" w:rsidDel="00056726">
                <w:rPr>
                  <w:rFonts w:ascii="Arial" w:hAnsi="Arial" w:cs="Arial"/>
                  <w:sz w:val="18"/>
                  <w:szCs w:val="18"/>
                </w:rPr>
                <w:delText>20</w:delText>
              </w:r>
              <w:r w:rsidR="00FD0909" w:rsidRPr="007F2497" w:rsidDel="00056726">
                <w:rPr>
                  <w:rFonts w:ascii="Arial" w:hAnsi="Arial" w:cs="Arial"/>
                  <w:sz w:val="18"/>
                  <w:szCs w:val="18"/>
                </w:rPr>
                <w:delText>17</w:delText>
              </w:r>
            </w:del>
          </w:p>
        </w:tc>
        <w:tc>
          <w:tcPr>
            <w:tcW w:w="7331" w:type="dxa"/>
          </w:tcPr>
          <w:p w14:paraId="205B71A3" w14:textId="77777777" w:rsidR="002C3240" w:rsidRPr="007F2497" w:rsidDel="00056726" w:rsidRDefault="002C3240" w:rsidP="00C45029">
            <w:pPr>
              <w:spacing w:after="120"/>
              <w:rPr>
                <w:del w:id="22" w:author="msweigard" w:date="2018-05-25T10:18:00Z"/>
                <w:rFonts w:ascii="Arial" w:hAnsi="Arial" w:cs="Arial"/>
                <w:sz w:val="18"/>
                <w:szCs w:val="18"/>
              </w:rPr>
            </w:pPr>
            <w:del w:id="23" w:author="msweigard" w:date="2018-05-25T10:18:00Z">
              <w:r w:rsidRPr="007F2497" w:rsidDel="00056726">
                <w:rPr>
                  <w:rFonts w:ascii="Arial" w:hAnsi="Arial" w:cs="Arial"/>
                  <w:sz w:val="18"/>
                  <w:szCs w:val="18"/>
                </w:rPr>
                <w:delText>Properties – deleted author and title</w:delText>
              </w:r>
            </w:del>
          </w:p>
          <w:p w14:paraId="6F234690" w14:textId="77777777" w:rsidR="00F770FC" w:rsidRPr="007F2497" w:rsidDel="00056726" w:rsidRDefault="00F770FC" w:rsidP="00C45029">
            <w:pPr>
              <w:spacing w:after="120"/>
              <w:rPr>
                <w:del w:id="24" w:author="msweigard" w:date="2018-05-25T10:18:00Z"/>
                <w:rFonts w:ascii="Arial" w:hAnsi="Arial" w:cs="Arial"/>
                <w:sz w:val="18"/>
                <w:szCs w:val="18"/>
              </w:rPr>
            </w:pPr>
            <w:del w:id="25" w:author="msweigard" w:date="2018-05-25T10:18:00Z">
              <w:r w:rsidRPr="007F2497" w:rsidDel="00056726">
                <w:rPr>
                  <w:rFonts w:ascii="Arial" w:hAnsi="Arial" w:cs="Arial"/>
                  <w:sz w:val="18"/>
                  <w:szCs w:val="18"/>
                </w:rPr>
                <w:delText>Title page – Added “Supplement #” after TPF number. Needs to be written out, not abbreviated.</w:delText>
              </w:r>
              <w:r w:rsidR="00C45029" w:rsidRPr="007F2497" w:rsidDel="00056726">
                <w:rPr>
                  <w:rFonts w:ascii="Arial" w:hAnsi="Arial" w:cs="Arial"/>
                  <w:sz w:val="18"/>
                  <w:szCs w:val="18"/>
                </w:rPr>
                <w:delText xml:space="preserve"> Added note on when to remove A2LA symbol.</w:delText>
              </w:r>
            </w:del>
          </w:p>
          <w:p w14:paraId="3757060A" w14:textId="77777777" w:rsidR="00FD0909" w:rsidRPr="007F2497" w:rsidDel="00056726" w:rsidRDefault="00FD0909" w:rsidP="00FD0909">
            <w:pPr>
              <w:spacing w:after="120"/>
              <w:rPr>
                <w:del w:id="26" w:author="msweigard" w:date="2018-05-25T10:18:00Z"/>
                <w:rFonts w:ascii="Arial" w:hAnsi="Arial" w:cs="Arial"/>
                <w:sz w:val="18"/>
                <w:szCs w:val="18"/>
              </w:rPr>
            </w:pPr>
            <w:del w:id="27" w:author="msweigard" w:date="2018-05-25T10:18:00Z">
              <w:r w:rsidRPr="007F2497" w:rsidDel="00056726">
                <w:rPr>
                  <w:rFonts w:ascii="Arial" w:hAnsi="Arial" w:cs="Arial"/>
                  <w:sz w:val="18"/>
                  <w:szCs w:val="18"/>
                </w:rPr>
                <w:delText>Page ii – added Disclosure statement</w:delText>
              </w:r>
            </w:del>
          </w:p>
          <w:p w14:paraId="208F6DB3" w14:textId="77777777" w:rsidR="000D263D" w:rsidRPr="007F2497" w:rsidDel="00056726" w:rsidRDefault="000D263D" w:rsidP="00C45029">
            <w:pPr>
              <w:spacing w:after="120"/>
              <w:rPr>
                <w:del w:id="28" w:author="msweigard" w:date="2018-05-25T10:18:00Z"/>
                <w:rFonts w:ascii="Arial" w:hAnsi="Arial" w:cs="Arial"/>
                <w:sz w:val="18"/>
                <w:szCs w:val="18"/>
              </w:rPr>
            </w:pPr>
            <w:del w:id="29" w:author="msweigard" w:date="2018-05-25T10:18:00Z">
              <w:r w:rsidRPr="007F2497" w:rsidDel="00056726">
                <w:rPr>
                  <w:rFonts w:ascii="Arial" w:hAnsi="Arial" w:cs="Arial"/>
                  <w:sz w:val="18"/>
                  <w:szCs w:val="18"/>
                </w:rPr>
                <w:delText xml:space="preserve">Page </w:delText>
              </w:r>
              <w:r w:rsidR="00291CCF" w:rsidRPr="007F2497" w:rsidDel="00056726">
                <w:rPr>
                  <w:rFonts w:ascii="Arial" w:hAnsi="Arial" w:cs="Arial"/>
                  <w:sz w:val="18"/>
                  <w:szCs w:val="18"/>
                </w:rPr>
                <w:delText>i</w:delText>
              </w:r>
              <w:r w:rsidRPr="007F2497" w:rsidDel="00056726">
                <w:rPr>
                  <w:rFonts w:ascii="Arial" w:hAnsi="Arial" w:cs="Arial"/>
                  <w:sz w:val="18"/>
                  <w:szCs w:val="18"/>
                </w:rPr>
                <w:delText xml:space="preserve">v – </w:delText>
              </w:r>
              <w:r w:rsidR="00C45029" w:rsidRPr="007F2497" w:rsidDel="00056726">
                <w:rPr>
                  <w:rFonts w:ascii="Arial" w:hAnsi="Arial" w:cs="Arial"/>
                  <w:sz w:val="18"/>
                  <w:szCs w:val="18"/>
                </w:rPr>
                <w:delText xml:space="preserve">Added </w:delText>
              </w:r>
              <w:r w:rsidRPr="007F2497" w:rsidDel="00056726">
                <w:rPr>
                  <w:rFonts w:ascii="Arial" w:hAnsi="Arial" w:cs="Arial"/>
                  <w:sz w:val="18"/>
                  <w:szCs w:val="18"/>
                </w:rPr>
                <w:delText>Michelle Moser</w:delText>
              </w:r>
              <w:r w:rsidR="00092F2E" w:rsidRPr="007F2497" w:rsidDel="00056726">
                <w:rPr>
                  <w:rFonts w:ascii="Arial" w:hAnsi="Arial" w:cs="Arial"/>
                  <w:sz w:val="18"/>
                  <w:szCs w:val="18"/>
                </w:rPr>
                <w:delText>, Dave Bizuga title changed</w:delText>
              </w:r>
            </w:del>
          </w:p>
          <w:p w14:paraId="39702B1E" w14:textId="77777777" w:rsidR="00092F2E" w:rsidRPr="007F2497" w:rsidDel="00056726" w:rsidRDefault="00092F2E" w:rsidP="00C45029">
            <w:pPr>
              <w:spacing w:after="120"/>
              <w:rPr>
                <w:del w:id="30" w:author="msweigard" w:date="2018-05-25T10:18:00Z"/>
                <w:rFonts w:ascii="Arial" w:hAnsi="Arial" w:cs="Arial"/>
                <w:sz w:val="18"/>
                <w:szCs w:val="18"/>
              </w:rPr>
            </w:pPr>
            <w:del w:id="31" w:author="msweigard" w:date="2018-05-25T10:18:00Z">
              <w:r w:rsidRPr="007F2497" w:rsidDel="00056726">
                <w:rPr>
                  <w:rFonts w:ascii="Arial" w:hAnsi="Arial" w:cs="Arial"/>
                  <w:sz w:val="18"/>
                  <w:szCs w:val="18"/>
                </w:rPr>
                <w:delText xml:space="preserve">Page 6 – </w:delText>
              </w:r>
              <w:r w:rsidR="002C3240" w:rsidRPr="007F2497" w:rsidDel="00056726">
                <w:rPr>
                  <w:rFonts w:ascii="Arial" w:hAnsi="Arial" w:cs="Arial"/>
                  <w:sz w:val="18"/>
                  <w:szCs w:val="18"/>
                </w:rPr>
                <w:delText xml:space="preserve">Section 3.3.2 - </w:delText>
              </w:r>
              <w:r w:rsidR="00C45029" w:rsidRPr="007F2497" w:rsidDel="00056726">
                <w:rPr>
                  <w:rFonts w:ascii="Arial" w:hAnsi="Arial" w:cs="Arial"/>
                  <w:sz w:val="18"/>
                  <w:szCs w:val="18"/>
                </w:rPr>
                <w:delText xml:space="preserve">Added </w:delText>
              </w:r>
              <w:r w:rsidRPr="007F2497" w:rsidDel="00056726">
                <w:rPr>
                  <w:rFonts w:ascii="Arial" w:hAnsi="Arial" w:cs="Arial"/>
                  <w:sz w:val="18"/>
                  <w:szCs w:val="18"/>
                </w:rPr>
                <w:delText>“(c.g.)” after “center of gravity”</w:delText>
              </w:r>
            </w:del>
          </w:p>
          <w:p w14:paraId="1F32F57E" w14:textId="77777777" w:rsidR="00092F2E" w:rsidRPr="007F2497" w:rsidDel="00056726" w:rsidRDefault="00092F2E" w:rsidP="00C45029">
            <w:pPr>
              <w:spacing w:after="120"/>
              <w:rPr>
                <w:del w:id="32" w:author="msweigard" w:date="2018-05-25T10:18:00Z"/>
                <w:rFonts w:ascii="Arial" w:hAnsi="Arial" w:cs="Arial"/>
                <w:sz w:val="18"/>
                <w:szCs w:val="18"/>
              </w:rPr>
            </w:pPr>
            <w:del w:id="33" w:author="msweigard" w:date="2018-05-25T10:18:00Z">
              <w:r w:rsidRPr="007F2497" w:rsidDel="00056726">
                <w:rPr>
                  <w:rFonts w:ascii="Arial" w:hAnsi="Arial" w:cs="Arial"/>
                  <w:sz w:val="18"/>
                  <w:szCs w:val="18"/>
                </w:rPr>
                <w:delText>Page 18 –</w:delText>
              </w:r>
              <w:r w:rsidR="002C3240" w:rsidRPr="007F2497" w:rsidDel="00056726">
                <w:rPr>
                  <w:rFonts w:ascii="Arial" w:hAnsi="Arial" w:cs="Arial"/>
                  <w:sz w:val="18"/>
                  <w:szCs w:val="18"/>
                </w:rPr>
                <w:delText xml:space="preserve"> Chapter 6-</w:delText>
              </w:r>
              <w:r w:rsidRPr="007F2497" w:rsidDel="00056726">
                <w:rPr>
                  <w:rFonts w:ascii="Arial" w:hAnsi="Arial" w:cs="Arial"/>
                  <w:sz w:val="18"/>
                  <w:szCs w:val="18"/>
                </w:rPr>
                <w:delText xml:space="preserve"> </w:delText>
              </w:r>
              <w:r w:rsidR="00C45029" w:rsidRPr="007F2497" w:rsidDel="00056726">
                <w:rPr>
                  <w:rFonts w:ascii="Arial" w:hAnsi="Arial" w:cs="Arial"/>
                  <w:sz w:val="18"/>
                  <w:szCs w:val="18"/>
                </w:rPr>
                <w:delText xml:space="preserve">Added </w:delText>
              </w:r>
              <w:r w:rsidRPr="007F2497" w:rsidDel="00056726">
                <w:rPr>
                  <w:rFonts w:ascii="Arial" w:hAnsi="Arial" w:cs="Arial"/>
                  <w:sz w:val="18"/>
                  <w:szCs w:val="18"/>
                </w:rPr>
                <w:delText>a paragraph that demonstrates the correct way to describe the MGS anchoring system when included in report (includes reference numbers)</w:delText>
              </w:r>
            </w:del>
          </w:p>
          <w:p w14:paraId="0100A337" w14:textId="77777777" w:rsidR="00092F2E" w:rsidRPr="007F2497" w:rsidDel="00056726" w:rsidRDefault="00092F2E" w:rsidP="00C45029">
            <w:pPr>
              <w:spacing w:after="120"/>
              <w:rPr>
                <w:del w:id="34" w:author="msweigard" w:date="2018-05-25T10:18:00Z"/>
                <w:rFonts w:ascii="Arial" w:hAnsi="Arial" w:cs="Arial"/>
                <w:sz w:val="18"/>
                <w:szCs w:val="18"/>
              </w:rPr>
            </w:pPr>
            <w:del w:id="35" w:author="msweigard" w:date="2018-05-25T10:18:00Z">
              <w:r w:rsidRPr="007F2497" w:rsidDel="00056726">
                <w:rPr>
                  <w:rFonts w:ascii="Arial" w:hAnsi="Arial" w:cs="Arial"/>
                  <w:sz w:val="18"/>
                  <w:szCs w:val="18"/>
                </w:rPr>
                <w:delText xml:space="preserve">Page 22 – </w:delText>
              </w:r>
              <w:r w:rsidR="002C3240" w:rsidRPr="007F2497" w:rsidDel="00056726">
                <w:rPr>
                  <w:rFonts w:ascii="Arial" w:hAnsi="Arial" w:cs="Arial"/>
                  <w:sz w:val="18"/>
                  <w:szCs w:val="18"/>
                </w:rPr>
                <w:delText>Section 7.2 -</w:delText>
              </w:r>
              <w:r w:rsidRPr="007F2497" w:rsidDel="00056726">
                <w:rPr>
                  <w:rFonts w:ascii="Arial" w:hAnsi="Arial" w:cs="Arial"/>
                  <w:sz w:val="18"/>
                  <w:szCs w:val="18"/>
                </w:rPr>
                <w:delText xml:space="preserve">Removed text from last paragraph. </w:delText>
              </w:r>
              <w:r w:rsidR="002C3240" w:rsidRPr="007F2497" w:rsidDel="00056726">
                <w:rPr>
                  <w:rFonts w:ascii="Arial" w:hAnsi="Arial" w:cs="Arial"/>
                  <w:sz w:val="18"/>
                  <w:szCs w:val="18"/>
                </w:rPr>
                <w:delText xml:space="preserve">Section 7.3 - </w:delText>
              </w:r>
              <w:r w:rsidRPr="007F2497" w:rsidDel="00056726">
                <w:rPr>
                  <w:rFonts w:ascii="Arial" w:hAnsi="Arial" w:cs="Arial"/>
                  <w:sz w:val="18"/>
                  <w:szCs w:val="18"/>
                </w:rPr>
                <w:delText>Removed text and added a period to the end of the paragraph.</w:delText>
              </w:r>
            </w:del>
          </w:p>
          <w:p w14:paraId="1082308D" w14:textId="77777777" w:rsidR="005D3F53" w:rsidRPr="007F2497" w:rsidDel="00056726" w:rsidRDefault="005D3F53" w:rsidP="00C45029">
            <w:pPr>
              <w:spacing w:after="120"/>
              <w:rPr>
                <w:del w:id="36" w:author="msweigard" w:date="2018-05-25T10:18:00Z"/>
                <w:rFonts w:ascii="Arial" w:hAnsi="Arial" w:cs="Arial"/>
                <w:sz w:val="18"/>
                <w:szCs w:val="18"/>
              </w:rPr>
            </w:pPr>
            <w:del w:id="37" w:author="msweigard" w:date="2018-05-25T10:18:00Z">
              <w:r w:rsidRPr="007F2497" w:rsidDel="00056726">
                <w:rPr>
                  <w:rFonts w:ascii="Arial" w:hAnsi="Arial" w:cs="Arial"/>
                  <w:sz w:val="18"/>
                  <w:szCs w:val="18"/>
                </w:rPr>
                <w:delText xml:space="preserve">Page 23 – </w:delText>
              </w:r>
              <w:r w:rsidR="002C3240" w:rsidRPr="007F2497" w:rsidDel="00056726">
                <w:rPr>
                  <w:rFonts w:ascii="Arial" w:hAnsi="Arial" w:cs="Arial"/>
                  <w:sz w:val="18"/>
                  <w:szCs w:val="18"/>
                </w:rPr>
                <w:delText>Table 3</w:delText>
              </w:r>
              <w:r w:rsidRPr="007F2497" w:rsidDel="00056726">
                <w:rPr>
                  <w:rFonts w:ascii="Arial" w:hAnsi="Arial" w:cs="Arial"/>
                  <w:sz w:val="18"/>
                  <w:szCs w:val="18"/>
                </w:rPr>
                <w:delText xml:space="preserve"> - Changed </w:delText>
              </w:r>
              <w:r w:rsidR="002C3240" w:rsidRPr="007F2497" w:rsidDel="00056726">
                <w:rPr>
                  <w:rFonts w:ascii="Arial" w:hAnsi="Arial" w:cs="Arial"/>
                  <w:sz w:val="18"/>
                  <w:szCs w:val="18"/>
                </w:rPr>
                <w:delText xml:space="preserve">section A5.3 to section A5.2.2 </w:delText>
              </w:r>
              <w:r w:rsidRPr="007F2497" w:rsidDel="00056726">
                <w:rPr>
                  <w:rFonts w:ascii="Arial" w:hAnsi="Arial" w:cs="Arial"/>
                  <w:sz w:val="18"/>
                  <w:szCs w:val="18"/>
                </w:rPr>
                <w:delText>to reflect updated MASH</w:delText>
              </w:r>
            </w:del>
          </w:p>
          <w:p w14:paraId="6D8D5435" w14:textId="77777777" w:rsidR="00092F2E" w:rsidRPr="007F2497" w:rsidDel="00056726" w:rsidRDefault="00092F2E" w:rsidP="00C45029">
            <w:pPr>
              <w:spacing w:after="120"/>
              <w:rPr>
                <w:del w:id="38" w:author="msweigard" w:date="2018-05-25T10:18:00Z"/>
                <w:rFonts w:ascii="Arial" w:hAnsi="Arial" w:cs="Arial"/>
                <w:sz w:val="18"/>
                <w:szCs w:val="18"/>
              </w:rPr>
            </w:pPr>
            <w:del w:id="39" w:author="msweigard" w:date="2018-05-25T10:18:00Z">
              <w:r w:rsidRPr="007F2497" w:rsidDel="00056726">
                <w:rPr>
                  <w:rFonts w:ascii="Arial" w:hAnsi="Arial" w:cs="Arial"/>
                  <w:sz w:val="18"/>
                  <w:szCs w:val="18"/>
                </w:rPr>
                <w:delText xml:space="preserve">Page 27 – </w:delText>
              </w:r>
              <w:r w:rsidR="002C3240" w:rsidRPr="007F2497" w:rsidDel="00056726">
                <w:rPr>
                  <w:rFonts w:ascii="Arial" w:hAnsi="Arial" w:cs="Arial"/>
                  <w:sz w:val="18"/>
                  <w:szCs w:val="18"/>
                </w:rPr>
                <w:delText xml:space="preserve">Section 8.3 - </w:delText>
              </w:r>
              <w:r w:rsidRPr="007F2497" w:rsidDel="00056726">
                <w:rPr>
                  <w:rFonts w:ascii="Arial" w:hAnsi="Arial" w:cs="Arial"/>
                  <w:sz w:val="18"/>
                  <w:szCs w:val="18"/>
                </w:rPr>
                <w:delText>“center of gravity” changed to “c.g.” in first and second paragraphs</w:delText>
              </w:r>
              <w:r w:rsidR="002C3240" w:rsidRPr="007F2497" w:rsidDel="00056726">
                <w:rPr>
                  <w:rFonts w:ascii="Arial" w:hAnsi="Arial" w:cs="Arial"/>
                  <w:sz w:val="18"/>
                  <w:szCs w:val="18"/>
                </w:rPr>
                <w:delText xml:space="preserve"> on page</w:delText>
              </w:r>
              <w:r w:rsidRPr="007F2497" w:rsidDel="00056726">
                <w:rPr>
                  <w:rFonts w:ascii="Arial" w:hAnsi="Arial" w:cs="Arial"/>
                  <w:sz w:val="18"/>
                  <w:szCs w:val="18"/>
                </w:rPr>
                <w:delText xml:space="preserve">. Color coded the first paragraph to make it clearer which sections should be kept vs. deleted. Changed wording in </w:delText>
              </w:r>
              <w:r w:rsidR="002C3240" w:rsidRPr="007F2497" w:rsidDel="00056726">
                <w:rPr>
                  <w:rFonts w:ascii="Arial" w:hAnsi="Arial" w:cs="Arial"/>
                  <w:sz w:val="18"/>
                  <w:szCs w:val="18"/>
                </w:rPr>
                <w:delText>last</w:delText>
              </w:r>
              <w:r w:rsidRPr="007F2497" w:rsidDel="00056726">
                <w:rPr>
                  <w:rFonts w:ascii="Arial" w:hAnsi="Arial" w:cs="Arial"/>
                  <w:sz w:val="18"/>
                  <w:szCs w:val="18"/>
                </w:rPr>
                <w:delText xml:space="preserve"> paragraph.</w:delText>
              </w:r>
            </w:del>
          </w:p>
          <w:p w14:paraId="61E4696E" w14:textId="77777777" w:rsidR="00092F2E" w:rsidRPr="007F2497" w:rsidDel="00056726" w:rsidRDefault="00092F2E" w:rsidP="00C45029">
            <w:pPr>
              <w:spacing w:after="120"/>
              <w:rPr>
                <w:del w:id="40" w:author="msweigard" w:date="2018-05-25T10:18:00Z"/>
                <w:rFonts w:ascii="Arial" w:hAnsi="Arial" w:cs="Arial"/>
                <w:sz w:val="18"/>
                <w:szCs w:val="18"/>
              </w:rPr>
            </w:pPr>
            <w:del w:id="41" w:author="msweigard" w:date="2018-05-25T10:18:00Z">
              <w:r w:rsidRPr="007F2497" w:rsidDel="00056726">
                <w:rPr>
                  <w:rFonts w:ascii="Arial" w:hAnsi="Arial" w:cs="Arial"/>
                  <w:sz w:val="18"/>
                  <w:szCs w:val="18"/>
                </w:rPr>
                <w:delText xml:space="preserve">Page 29 – </w:delText>
              </w:r>
              <w:r w:rsidR="002C3240" w:rsidRPr="007F2497" w:rsidDel="00056726">
                <w:rPr>
                  <w:rFonts w:ascii="Arial" w:hAnsi="Arial" w:cs="Arial"/>
                  <w:sz w:val="18"/>
                  <w:szCs w:val="18"/>
                </w:rPr>
                <w:delText>Section 8.4 - Added period to “c.g”</w:delText>
              </w:r>
              <w:r w:rsidR="00F770FC" w:rsidRPr="007F2497" w:rsidDel="00056726">
                <w:rPr>
                  <w:rFonts w:ascii="Arial" w:hAnsi="Arial" w:cs="Arial"/>
                  <w:sz w:val="18"/>
                  <w:szCs w:val="18"/>
                </w:rPr>
                <w:delText xml:space="preserve">. </w:delText>
              </w:r>
              <w:r w:rsidR="002C3240" w:rsidRPr="007F2497" w:rsidDel="00056726">
                <w:rPr>
                  <w:rFonts w:ascii="Arial" w:hAnsi="Arial" w:cs="Arial"/>
                  <w:sz w:val="18"/>
                  <w:szCs w:val="18"/>
                </w:rPr>
                <w:delText xml:space="preserve">Section 8.5.1 - </w:delText>
              </w:r>
              <w:r w:rsidR="00F770FC" w:rsidRPr="007F2497" w:rsidDel="00056726">
                <w:rPr>
                  <w:rFonts w:ascii="Arial" w:hAnsi="Arial" w:cs="Arial"/>
                  <w:sz w:val="18"/>
                  <w:szCs w:val="18"/>
                </w:rPr>
                <w:delText xml:space="preserve">Changed </w:delText>
              </w:r>
              <w:r w:rsidRPr="007F2497" w:rsidDel="00056726">
                <w:rPr>
                  <w:rFonts w:ascii="Arial" w:hAnsi="Arial" w:cs="Arial"/>
                  <w:sz w:val="18"/>
                  <w:szCs w:val="18"/>
                </w:rPr>
                <w:delText>“center of gravity” to “c.g.”</w:delText>
              </w:r>
              <w:r w:rsidR="001C4E61" w:rsidRPr="007F2497" w:rsidDel="00056726">
                <w:rPr>
                  <w:rFonts w:ascii="Arial" w:hAnsi="Arial" w:cs="Arial"/>
                  <w:sz w:val="18"/>
                  <w:szCs w:val="18"/>
                </w:rPr>
                <w:delText xml:space="preserve"> and highlighted “s” in vehicles. W</w:delText>
              </w:r>
              <w:r w:rsidRPr="007F2497" w:rsidDel="00056726">
                <w:rPr>
                  <w:rFonts w:ascii="Arial" w:hAnsi="Arial" w:cs="Arial"/>
                  <w:sz w:val="18"/>
                  <w:szCs w:val="18"/>
                </w:rPr>
                <w:delText>rote out the DTS acronym in the second paragraph. Removed the written out name and just used the acronym in paragraph three.</w:delText>
              </w:r>
            </w:del>
          </w:p>
          <w:p w14:paraId="12AD800C" w14:textId="77777777" w:rsidR="00F770FC" w:rsidRPr="007F2497" w:rsidDel="00056726" w:rsidRDefault="00F770FC" w:rsidP="00C45029">
            <w:pPr>
              <w:spacing w:after="120"/>
              <w:rPr>
                <w:del w:id="42" w:author="msweigard" w:date="2018-05-25T10:18:00Z"/>
                <w:rFonts w:ascii="Arial" w:hAnsi="Arial" w:cs="Arial"/>
                <w:sz w:val="18"/>
                <w:szCs w:val="18"/>
              </w:rPr>
            </w:pPr>
            <w:del w:id="43" w:author="msweigard" w:date="2018-05-25T10:18:00Z">
              <w:r w:rsidRPr="007F2497" w:rsidDel="00056726">
                <w:rPr>
                  <w:rFonts w:ascii="Arial" w:hAnsi="Arial" w:cs="Arial"/>
                  <w:sz w:val="18"/>
                  <w:szCs w:val="18"/>
                </w:rPr>
                <w:delText>Page 30 –</w:delText>
              </w:r>
              <w:r w:rsidR="002C3240" w:rsidRPr="007F2497" w:rsidDel="00056726">
                <w:rPr>
                  <w:rFonts w:ascii="Arial" w:hAnsi="Arial" w:cs="Arial"/>
                  <w:sz w:val="18"/>
                  <w:szCs w:val="18"/>
                </w:rPr>
                <w:delText xml:space="preserve"> Section 8.5.2 - </w:delText>
              </w:r>
              <w:r w:rsidRPr="007F2497" w:rsidDel="00056726">
                <w:rPr>
                  <w:rFonts w:ascii="Arial" w:hAnsi="Arial" w:cs="Arial"/>
                  <w:sz w:val="18"/>
                  <w:szCs w:val="18"/>
                </w:rPr>
                <w:delText>Changed “center of gravity” to “c.g.” in second paragraph</w:delText>
              </w:r>
              <w:r w:rsidR="002C3240" w:rsidRPr="007F2497" w:rsidDel="00056726">
                <w:rPr>
                  <w:rFonts w:ascii="Arial" w:hAnsi="Arial" w:cs="Arial"/>
                  <w:sz w:val="18"/>
                  <w:szCs w:val="18"/>
                </w:rPr>
                <w:delText>.</w:delText>
              </w:r>
            </w:del>
          </w:p>
          <w:p w14:paraId="25161318" w14:textId="77777777" w:rsidR="00092F2E" w:rsidRPr="007F2497" w:rsidDel="00056726" w:rsidRDefault="00092F2E" w:rsidP="00C45029">
            <w:pPr>
              <w:spacing w:after="120"/>
              <w:rPr>
                <w:del w:id="44" w:author="msweigard" w:date="2018-05-25T10:18:00Z"/>
                <w:rFonts w:ascii="Arial" w:hAnsi="Arial" w:cs="Arial"/>
                <w:sz w:val="18"/>
                <w:szCs w:val="18"/>
              </w:rPr>
            </w:pPr>
            <w:del w:id="45" w:author="msweigard" w:date="2018-05-25T10:18:00Z">
              <w:r w:rsidRPr="007F2497" w:rsidDel="00056726">
                <w:rPr>
                  <w:rFonts w:ascii="Arial" w:hAnsi="Arial" w:cs="Arial"/>
                  <w:sz w:val="18"/>
                  <w:szCs w:val="18"/>
                </w:rPr>
                <w:delText>Page 32 –</w:delText>
              </w:r>
              <w:r w:rsidR="002C3240" w:rsidRPr="007F2497" w:rsidDel="00056726">
                <w:rPr>
                  <w:rFonts w:ascii="Arial" w:hAnsi="Arial" w:cs="Arial"/>
                  <w:sz w:val="18"/>
                  <w:szCs w:val="18"/>
                </w:rPr>
                <w:delText xml:space="preserve"> Section 8.5.5 -</w:delText>
              </w:r>
              <w:r w:rsidRPr="007F2497" w:rsidDel="00056726">
                <w:rPr>
                  <w:rFonts w:ascii="Arial" w:hAnsi="Arial" w:cs="Arial"/>
                  <w:sz w:val="18"/>
                  <w:szCs w:val="18"/>
                </w:rPr>
                <w:delText xml:space="preserve"> Corrected Nikon camera model to D3200.</w:delText>
              </w:r>
            </w:del>
          </w:p>
          <w:p w14:paraId="5AE7452D" w14:textId="77777777" w:rsidR="00092F2E" w:rsidRPr="007F2497" w:rsidDel="00056726" w:rsidRDefault="00092F2E" w:rsidP="00C45029">
            <w:pPr>
              <w:spacing w:after="120"/>
              <w:rPr>
                <w:del w:id="46" w:author="msweigard" w:date="2018-05-25T10:18:00Z"/>
                <w:rFonts w:ascii="Arial" w:hAnsi="Arial" w:cs="Arial"/>
                <w:sz w:val="18"/>
                <w:szCs w:val="18"/>
              </w:rPr>
            </w:pPr>
            <w:del w:id="47" w:author="msweigard" w:date="2018-05-25T10:18:00Z">
              <w:r w:rsidRPr="007F2497" w:rsidDel="00056726">
                <w:rPr>
                  <w:rFonts w:ascii="Arial" w:hAnsi="Arial" w:cs="Arial"/>
                  <w:sz w:val="18"/>
                  <w:szCs w:val="18"/>
                </w:rPr>
                <w:delText>Page 33 –</w:delText>
              </w:r>
              <w:r w:rsidR="002C3240" w:rsidRPr="007F2497" w:rsidDel="00056726">
                <w:rPr>
                  <w:rFonts w:ascii="Arial" w:hAnsi="Arial" w:cs="Arial"/>
                  <w:sz w:val="18"/>
                  <w:szCs w:val="18"/>
                </w:rPr>
                <w:delText xml:space="preserve"> Figure 13 -</w:delText>
              </w:r>
              <w:r w:rsidRPr="007F2497" w:rsidDel="00056726">
                <w:rPr>
                  <w:rFonts w:ascii="Arial" w:hAnsi="Arial" w:cs="Arial"/>
                  <w:sz w:val="18"/>
                  <w:szCs w:val="18"/>
                </w:rPr>
                <w:delText xml:space="preserve"> Removed gray sha</w:delText>
              </w:r>
              <w:r w:rsidR="002C3240" w:rsidRPr="007F2497" w:rsidDel="00056726">
                <w:rPr>
                  <w:rFonts w:ascii="Arial" w:hAnsi="Arial" w:cs="Arial"/>
                  <w:sz w:val="18"/>
                  <w:szCs w:val="18"/>
                </w:rPr>
                <w:delText>ding</w:delText>
              </w:r>
              <w:r w:rsidRPr="007F2497" w:rsidDel="00056726">
                <w:rPr>
                  <w:rFonts w:ascii="Arial" w:hAnsi="Arial" w:cs="Arial"/>
                  <w:sz w:val="18"/>
                  <w:szCs w:val="18"/>
                </w:rPr>
                <w:delText>. Made the image larger and the text of the table smaller. Changed the image to the Picture style.</w:delText>
              </w:r>
            </w:del>
          </w:p>
          <w:p w14:paraId="7555B7CB" w14:textId="77777777" w:rsidR="00092F2E" w:rsidRPr="007F2497" w:rsidDel="00056726" w:rsidRDefault="001C4E61" w:rsidP="00C45029">
            <w:pPr>
              <w:spacing w:after="120"/>
              <w:rPr>
                <w:del w:id="48" w:author="msweigard" w:date="2018-05-25T10:18:00Z"/>
                <w:rFonts w:ascii="Arial" w:hAnsi="Arial" w:cs="Arial"/>
                <w:sz w:val="18"/>
                <w:szCs w:val="18"/>
              </w:rPr>
            </w:pPr>
            <w:del w:id="49" w:author="msweigard" w:date="2018-05-25T10:18:00Z">
              <w:r w:rsidRPr="007F2497" w:rsidDel="00056726">
                <w:rPr>
                  <w:rFonts w:ascii="Arial" w:hAnsi="Arial" w:cs="Arial"/>
                  <w:sz w:val="18"/>
                  <w:szCs w:val="18"/>
                </w:rPr>
                <w:delText xml:space="preserve">Pages 34-35 </w:delText>
              </w:r>
              <w:r w:rsidR="00092F2E" w:rsidRPr="007F2497" w:rsidDel="00056726">
                <w:rPr>
                  <w:rFonts w:ascii="Arial" w:hAnsi="Arial" w:cs="Arial"/>
                  <w:sz w:val="18"/>
                  <w:szCs w:val="18"/>
                </w:rPr>
                <w:delText>–</w:delText>
              </w:r>
              <w:r w:rsidR="002C3240" w:rsidRPr="007F2497" w:rsidDel="00056726">
                <w:rPr>
                  <w:rFonts w:ascii="Arial" w:hAnsi="Arial" w:cs="Arial"/>
                  <w:sz w:val="18"/>
                  <w:szCs w:val="18"/>
                </w:rPr>
                <w:delText xml:space="preserve"> Section 9.1 - </w:delText>
              </w:r>
              <w:r w:rsidR="00092F2E" w:rsidRPr="007F2497" w:rsidDel="00056726">
                <w:rPr>
                  <w:rFonts w:ascii="Arial" w:hAnsi="Arial" w:cs="Arial"/>
                  <w:sz w:val="18"/>
                  <w:szCs w:val="18"/>
                </w:rPr>
                <w:delText xml:space="preserve"> </w:delText>
              </w:r>
              <w:r w:rsidR="002C3240" w:rsidRPr="007F2497" w:rsidDel="00056726">
                <w:rPr>
                  <w:rFonts w:ascii="Arial" w:hAnsi="Arial" w:cs="Arial"/>
                  <w:sz w:val="18"/>
                  <w:szCs w:val="18"/>
                </w:rPr>
                <w:delText>Added delete if not applicable by heading. Section 9.2 - Corrected pm to p.m</w:delText>
              </w:r>
              <w:r w:rsidR="00092F2E" w:rsidRPr="007F2497" w:rsidDel="00056726">
                <w:rPr>
                  <w:rFonts w:ascii="Arial" w:hAnsi="Arial" w:cs="Arial"/>
                  <w:sz w:val="18"/>
                  <w:szCs w:val="18"/>
                </w:rPr>
                <w:delText xml:space="preserve">. </w:delText>
              </w:r>
              <w:r w:rsidR="002C3240" w:rsidRPr="007F2497" w:rsidDel="00056726">
                <w:rPr>
                  <w:rFonts w:ascii="Arial" w:hAnsi="Arial" w:cs="Arial"/>
                  <w:sz w:val="18"/>
                  <w:szCs w:val="18"/>
                </w:rPr>
                <w:delText xml:space="preserve">Table 4 - </w:delText>
              </w:r>
              <w:r w:rsidR="00092F2E" w:rsidRPr="007F2497" w:rsidDel="00056726">
                <w:rPr>
                  <w:rFonts w:ascii="Arial" w:hAnsi="Arial" w:cs="Arial"/>
                  <w:sz w:val="18"/>
                  <w:szCs w:val="18"/>
                </w:rPr>
                <w:delText>Deleted extra space in front of “Statute Miles”.</w:delText>
              </w:r>
              <w:r w:rsidRPr="007F2497" w:rsidDel="00056726">
                <w:rPr>
                  <w:rFonts w:ascii="Arial" w:hAnsi="Arial" w:cs="Arial"/>
                  <w:sz w:val="18"/>
                  <w:szCs w:val="18"/>
                </w:rPr>
                <w:delText xml:space="preserve"> Combined </w:delText>
              </w:r>
              <w:r w:rsidR="002C3240" w:rsidRPr="007F2497" w:rsidDel="00056726">
                <w:rPr>
                  <w:rFonts w:ascii="Arial" w:hAnsi="Arial" w:cs="Arial"/>
                  <w:sz w:val="18"/>
                  <w:szCs w:val="18"/>
                </w:rPr>
                <w:delText xml:space="preserve">original </w:delText>
              </w:r>
              <w:r w:rsidRPr="007F2497" w:rsidDel="00056726">
                <w:rPr>
                  <w:rFonts w:ascii="Arial" w:hAnsi="Arial" w:cs="Arial"/>
                  <w:sz w:val="18"/>
                  <w:szCs w:val="18"/>
                </w:rPr>
                <w:delText>sections</w:delText>
              </w:r>
              <w:r w:rsidR="002C3240" w:rsidRPr="007F2497" w:rsidDel="00056726">
                <w:rPr>
                  <w:rFonts w:ascii="Arial" w:hAnsi="Arial" w:cs="Arial"/>
                  <w:sz w:val="18"/>
                  <w:szCs w:val="18"/>
                </w:rPr>
                <w:delText xml:space="preserve"> 9.</w:delText>
              </w:r>
              <w:r w:rsidR="00CB18EC" w:rsidRPr="007F2497" w:rsidDel="00056726">
                <w:rPr>
                  <w:rFonts w:ascii="Arial" w:hAnsi="Arial" w:cs="Arial"/>
                  <w:sz w:val="18"/>
                  <w:szCs w:val="18"/>
                </w:rPr>
                <w:delText>3</w:delText>
              </w:r>
              <w:r w:rsidR="002C3240" w:rsidRPr="007F2497" w:rsidDel="00056726">
                <w:rPr>
                  <w:rFonts w:ascii="Arial" w:hAnsi="Arial" w:cs="Arial"/>
                  <w:sz w:val="18"/>
                  <w:szCs w:val="18"/>
                </w:rPr>
                <w:delText xml:space="preserve"> and 9.4 to create new 9.3.</w:delText>
              </w:r>
            </w:del>
          </w:p>
          <w:p w14:paraId="7478EEE3" w14:textId="77777777" w:rsidR="00092F2E" w:rsidRPr="007F2497" w:rsidDel="00056726" w:rsidRDefault="00092F2E" w:rsidP="00C45029">
            <w:pPr>
              <w:spacing w:after="120"/>
              <w:rPr>
                <w:del w:id="50" w:author="msweigard" w:date="2018-05-25T10:18:00Z"/>
                <w:rFonts w:ascii="Arial" w:hAnsi="Arial" w:cs="Arial"/>
                <w:sz w:val="18"/>
                <w:szCs w:val="18"/>
              </w:rPr>
            </w:pPr>
            <w:del w:id="51" w:author="msweigard" w:date="2018-05-25T10:18:00Z">
              <w:r w:rsidRPr="007F2497" w:rsidDel="00056726">
                <w:rPr>
                  <w:rFonts w:ascii="Arial" w:hAnsi="Arial" w:cs="Arial"/>
                  <w:sz w:val="18"/>
                  <w:szCs w:val="18"/>
                </w:rPr>
                <w:delText>Page 37 –</w:delText>
              </w:r>
              <w:r w:rsidR="002C3240" w:rsidRPr="007F2497" w:rsidDel="00056726">
                <w:rPr>
                  <w:rFonts w:ascii="Arial" w:hAnsi="Arial" w:cs="Arial"/>
                  <w:sz w:val="18"/>
                  <w:szCs w:val="18"/>
                </w:rPr>
                <w:delText xml:space="preserve"> Section 9.5 - </w:delText>
              </w:r>
              <w:r w:rsidRPr="007F2497" w:rsidDel="00056726">
                <w:rPr>
                  <w:rFonts w:ascii="Arial" w:hAnsi="Arial" w:cs="Arial"/>
                  <w:sz w:val="18"/>
                  <w:szCs w:val="18"/>
                </w:rPr>
                <w:delText>Changed wording of first paragraph</w:delText>
              </w:r>
              <w:r w:rsidR="002C3240" w:rsidRPr="007F2497" w:rsidDel="00056726">
                <w:rPr>
                  <w:rFonts w:ascii="Arial" w:hAnsi="Arial" w:cs="Arial"/>
                  <w:sz w:val="18"/>
                  <w:szCs w:val="18"/>
                </w:rPr>
                <w:delText>.</w:delText>
              </w:r>
              <w:r w:rsidR="005D3F53" w:rsidRPr="007F2497" w:rsidDel="00056726">
                <w:rPr>
                  <w:rFonts w:ascii="Arial" w:hAnsi="Arial" w:cs="Arial"/>
                  <w:sz w:val="18"/>
                  <w:szCs w:val="18"/>
                </w:rPr>
                <w:delText xml:space="preserve"> Table 6 – added A- and B-Pillar rows.</w:delText>
              </w:r>
            </w:del>
          </w:p>
          <w:p w14:paraId="5E717C50" w14:textId="77777777" w:rsidR="00092F2E" w:rsidRPr="007F2497" w:rsidDel="00056726" w:rsidRDefault="00092F2E" w:rsidP="00C45029">
            <w:pPr>
              <w:spacing w:after="120"/>
              <w:rPr>
                <w:del w:id="52" w:author="msweigard" w:date="2018-05-25T10:18:00Z"/>
                <w:rFonts w:ascii="Arial" w:hAnsi="Arial" w:cs="Arial"/>
                <w:sz w:val="18"/>
                <w:szCs w:val="18"/>
              </w:rPr>
            </w:pPr>
            <w:del w:id="53" w:author="msweigard" w:date="2018-05-25T10:18:00Z">
              <w:r w:rsidRPr="007F2497" w:rsidDel="00056726">
                <w:rPr>
                  <w:rFonts w:ascii="Arial" w:hAnsi="Arial" w:cs="Arial"/>
                  <w:sz w:val="18"/>
                  <w:szCs w:val="18"/>
                </w:rPr>
                <w:delText xml:space="preserve">Page 38 – </w:delText>
              </w:r>
              <w:r w:rsidR="002C3240" w:rsidRPr="007F2497" w:rsidDel="00056726">
                <w:rPr>
                  <w:rFonts w:ascii="Arial" w:hAnsi="Arial" w:cs="Arial"/>
                  <w:sz w:val="18"/>
                  <w:szCs w:val="18"/>
                </w:rPr>
                <w:delText xml:space="preserve">Section 9.5 - </w:delText>
              </w:r>
              <w:r w:rsidRPr="007F2497" w:rsidDel="00056726">
                <w:rPr>
                  <w:rFonts w:ascii="Arial" w:hAnsi="Arial" w:cs="Arial"/>
                  <w:sz w:val="18"/>
                  <w:szCs w:val="18"/>
                </w:rPr>
                <w:delText>Changed “The majority of the damage” to “The majority of damage”</w:delText>
              </w:r>
              <w:r w:rsidR="00FD0909" w:rsidRPr="007F2497" w:rsidDel="00056726">
                <w:rPr>
                  <w:rFonts w:ascii="Arial" w:hAnsi="Arial" w:cs="Arial"/>
                  <w:sz w:val="18"/>
                  <w:szCs w:val="18"/>
                </w:rPr>
                <w:delText xml:space="preserve"> and changed “grill” to “grille”</w:delText>
              </w:r>
            </w:del>
          </w:p>
          <w:p w14:paraId="42BB0106" w14:textId="77777777" w:rsidR="00092F2E" w:rsidRPr="007F2497" w:rsidDel="00056726" w:rsidRDefault="00092F2E" w:rsidP="00C45029">
            <w:pPr>
              <w:spacing w:after="120"/>
              <w:rPr>
                <w:del w:id="54" w:author="msweigard" w:date="2018-05-25T10:18:00Z"/>
                <w:rFonts w:ascii="Arial" w:hAnsi="Arial" w:cs="Arial"/>
                <w:sz w:val="18"/>
                <w:szCs w:val="18"/>
              </w:rPr>
            </w:pPr>
            <w:del w:id="55" w:author="msweigard" w:date="2018-05-25T10:18:00Z">
              <w:r w:rsidRPr="007F2497" w:rsidDel="00056726">
                <w:rPr>
                  <w:rFonts w:ascii="Arial" w:hAnsi="Arial" w:cs="Arial"/>
                  <w:sz w:val="18"/>
                  <w:szCs w:val="18"/>
                </w:rPr>
                <w:delText xml:space="preserve">Page 39 – </w:delText>
              </w:r>
              <w:r w:rsidR="002C3240" w:rsidRPr="007F2497" w:rsidDel="00056726">
                <w:rPr>
                  <w:rFonts w:ascii="Arial" w:hAnsi="Arial" w:cs="Arial"/>
                  <w:sz w:val="18"/>
                  <w:szCs w:val="18"/>
                </w:rPr>
                <w:delText xml:space="preserve">Section 9.6 - </w:delText>
              </w:r>
              <w:r w:rsidRPr="007F2497" w:rsidDel="00056726">
                <w:rPr>
                  <w:rFonts w:ascii="Arial" w:hAnsi="Arial" w:cs="Arial"/>
                  <w:sz w:val="18"/>
                  <w:szCs w:val="18"/>
                </w:rPr>
                <w:delText xml:space="preserve">Changed wording of </w:delText>
              </w:r>
              <w:r w:rsidR="002C3240" w:rsidRPr="007F2497" w:rsidDel="00056726">
                <w:rPr>
                  <w:rFonts w:ascii="Arial" w:hAnsi="Arial" w:cs="Arial"/>
                  <w:sz w:val="18"/>
                  <w:szCs w:val="18"/>
                </w:rPr>
                <w:delText>first</w:delText>
              </w:r>
              <w:r w:rsidRPr="007F2497" w:rsidDel="00056726">
                <w:rPr>
                  <w:rFonts w:ascii="Arial" w:hAnsi="Arial" w:cs="Arial"/>
                  <w:sz w:val="18"/>
                  <w:szCs w:val="18"/>
                </w:rPr>
                <w:delText xml:space="preserve"> paragraph.</w:delText>
              </w:r>
              <w:r w:rsidR="002C3240" w:rsidRPr="007F2497" w:rsidDel="00056726">
                <w:rPr>
                  <w:rFonts w:ascii="Arial" w:hAnsi="Arial" w:cs="Arial"/>
                  <w:sz w:val="18"/>
                  <w:szCs w:val="18"/>
                </w:rPr>
                <w:delText xml:space="preserve"> Table 7 -</w:delText>
              </w:r>
              <w:r w:rsidRPr="007F2497" w:rsidDel="00056726">
                <w:rPr>
                  <w:rFonts w:ascii="Arial" w:hAnsi="Arial" w:cs="Arial"/>
                  <w:sz w:val="18"/>
                  <w:szCs w:val="18"/>
                </w:rPr>
                <w:delText xml:space="preserve"> Changed greater than or equal to signs to plus or minus symbols. Added </w:delText>
              </w:r>
              <w:r w:rsidR="00291CCF" w:rsidRPr="007F2497" w:rsidDel="00056726">
                <w:rPr>
                  <w:rFonts w:ascii="Arial" w:hAnsi="Arial" w:cs="Arial"/>
                  <w:sz w:val="18"/>
                  <w:szCs w:val="18"/>
                </w:rPr>
                <w:delText>“</w:delText>
              </w:r>
              <w:r w:rsidRPr="007F2497" w:rsidDel="00056726">
                <w:rPr>
                  <w:rFonts w:ascii="Arial" w:hAnsi="Arial" w:cs="Arial"/>
                  <w:sz w:val="18"/>
                  <w:szCs w:val="18"/>
                </w:rPr>
                <w:delText>(p</w:delText>
              </w:r>
              <w:r w:rsidR="00C45029" w:rsidRPr="007F2497" w:rsidDel="00056726">
                <w:rPr>
                  <w:rFonts w:ascii="Arial" w:hAnsi="Arial" w:cs="Arial"/>
                  <w:sz w:val="18"/>
                  <w:szCs w:val="18"/>
                </w:rPr>
                <w:delText>rimary)</w:delText>
              </w:r>
              <w:r w:rsidR="00291CCF" w:rsidRPr="007F2497" w:rsidDel="00056726">
                <w:rPr>
                  <w:rFonts w:ascii="Arial" w:hAnsi="Arial" w:cs="Arial"/>
                  <w:sz w:val="18"/>
                  <w:szCs w:val="18"/>
                </w:rPr>
                <w:delText>”</w:delText>
              </w:r>
              <w:r w:rsidR="00C45029" w:rsidRPr="007F2497" w:rsidDel="00056726">
                <w:rPr>
                  <w:rFonts w:ascii="Arial" w:hAnsi="Arial" w:cs="Arial"/>
                  <w:sz w:val="18"/>
                  <w:szCs w:val="18"/>
                </w:rPr>
                <w:delText xml:space="preserve"> designation to SLICE-1, </w:delText>
              </w:r>
              <w:r w:rsidRPr="007F2497" w:rsidDel="00056726">
                <w:rPr>
                  <w:rFonts w:ascii="Arial" w:hAnsi="Arial" w:cs="Arial"/>
                  <w:sz w:val="18"/>
                  <w:szCs w:val="18"/>
                </w:rPr>
                <w:delText>SLICE-2</w:delText>
              </w:r>
              <w:r w:rsidR="00C45029" w:rsidRPr="007F2497" w:rsidDel="00056726">
                <w:rPr>
                  <w:rFonts w:ascii="Arial" w:hAnsi="Arial" w:cs="Arial"/>
                  <w:sz w:val="18"/>
                  <w:szCs w:val="18"/>
                </w:rPr>
                <w:delText xml:space="preserve"> or DTS</w:delText>
              </w:r>
              <w:r w:rsidRPr="007F2497" w:rsidDel="00056726">
                <w:rPr>
                  <w:rFonts w:ascii="Arial" w:hAnsi="Arial" w:cs="Arial"/>
                  <w:sz w:val="18"/>
                  <w:szCs w:val="18"/>
                </w:rPr>
                <w:delText>, depending on specific test.</w:delText>
              </w:r>
            </w:del>
          </w:p>
          <w:p w14:paraId="1B23159A" w14:textId="77777777" w:rsidR="00092F2E" w:rsidRPr="007F2497" w:rsidDel="00056726" w:rsidRDefault="00092F2E" w:rsidP="00C45029">
            <w:pPr>
              <w:spacing w:after="120"/>
              <w:rPr>
                <w:del w:id="56" w:author="msweigard" w:date="2018-05-25T10:18:00Z"/>
                <w:rFonts w:ascii="Arial" w:hAnsi="Arial" w:cs="Arial"/>
                <w:sz w:val="18"/>
                <w:szCs w:val="18"/>
              </w:rPr>
            </w:pPr>
            <w:del w:id="57" w:author="msweigard" w:date="2018-05-25T10:18:00Z">
              <w:r w:rsidRPr="007F2497" w:rsidDel="00056726">
                <w:rPr>
                  <w:rFonts w:ascii="Arial" w:hAnsi="Arial" w:cs="Arial"/>
                  <w:sz w:val="18"/>
                  <w:szCs w:val="18"/>
                </w:rPr>
                <w:delText xml:space="preserve">Page 40 – </w:delText>
              </w:r>
              <w:r w:rsidR="002C3240" w:rsidRPr="007F2497" w:rsidDel="00056726">
                <w:rPr>
                  <w:rFonts w:ascii="Arial" w:hAnsi="Arial" w:cs="Arial"/>
                  <w:sz w:val="18"/>
                  <w:szCs w:val="18"/>
                </w:rPr>
                <w:delText>Section 9.8 - Removed text</w:delText>
              </w:r>
              <w:r w:rsidRPr="007F2497" w:rsidDel="00056726">
                <w:rPr>
                  <w:rFonts w:ascii="Arial" w:hAnsi="Arial" w:cs="Arial"/>
                  <w:sz w:val="18"/>
                  <w:szCs w:val="18"/>
                </w:rPr>
                <w:delText>.</w:delText>
              </w:r>
            </w:del>
          </w:p>
          <w:p w14:paraId="2C00874B" w14:textId="77777777" w:rsidR="00092F2E" w:rsidRPr="007F2497" w:rsidDel="00056726" w:rsidRDefault="00092F2E" w:rsidP="00C45029">
            <w:pPr>
              <w:spacing w:after="120"/>
              <w:rPr>
                <w:del w:id="58" w:author="msweigard" w:date="2018-05-25T10:18:00Z"/>
                <w:rFonts w:ascii="Arial" w:hAnsi="Arial" w:cs="Arial"/>
                <w:sz w:val="18"/>
                <w:szCs w:val="18"/>
              </w:rPr>
            </w:pPr>
            <w:del w:id="59" w:author="msweigard" w:date="2018-05-25T10:18:00Z">
              <w:r w:rsidRPr="007F2497" w:rsidDel="00056726">
                <w:rPr>
                  <w:rFonts w:ascii="Arial" w:hAnsi="Arial" w:cs="Arial"/>
                  <w:sz w:val="18"/>
                  <w:szCs w:val="18"/>
                </w:rPr>
                <w:delText xml:space="preserve">Page 41 – </w:delText>
              </w:r>
              <w:r w:rsidR="002C3240" w:rsidRPr="007F2497" w:rsidDel="00056726">
                <w:rPr>
                  <w:rFonts w:ascii="Arial" w:hAnsi="Arial" w:cs="Arial"/>
                  <w:sz w:val="18"/>
                  <w:szCs w:val="18"/>
                </w:rPr>
                <w:delText xml:space="preserve">Figure 14 - </w:delText>
              </w:r>
              <w:r w:rsidRPr="007F2497" w:rsidDel="00056726">
                <w:rPr>
                  <w:rFonts w:ascii="Arial" w:hAnsi="Arial" w:cs="Arial"/>
                  <w:sz w:val="18"/>
                  <w:szCs w:val="18"/>
                </w:rPr>
                <w:delText xml:space="preserve">Removed extra space between “Date” and leader line. Changed greater than or equal to signs in the table to plus or minus symbols. Added </w:delText>
              </w:r>
              <w:r w:rsidR="00291CCF" w:rsidRPr="007F2497" w:rsidDel="00056726">
                <w:rPr>
                  <w:rFonts w:ascii="Arial" w:hAnsi="Arial" w:cs="Arial"/>
                  <w:sz w:val="18"/>
                  <w:szCs w:val="18"/>
                </w:rPr>
                <w:delText>“</w:delText>
              </w:r>
              <w:r w:rsidRPr="007F2497" w:rsidDel="00056726">
                <w:rPr>
                  <w:rFonts w:ascii="Arial" w:hAnsi="Arial" w:cs="Arial"/>
                  <w:sz w:val="18"/>
                  <w:szCs w:val="18"/>
                </w:rPr>
                <w:delText>(</w:delText>
              </w:r>
              <w:r w:rsidR="00291CCF" w:rsidRPr="007F2497" w:rsidDel="00056726">
                <w:rPr>
                  <w:rFonts w:ascii="Arial" w:hAnsi="Arial" w:cs="Arial"/>
                  <w:sz w:val="18"/>
                  <w:szCs w:val="18"/>
                </w:rPr>
                <w:delText>p</w:delText>
              </w:r>
              <w:r w:rsidRPr="007F2497" w:rsidDel="00056726">
                <w:rPr>
                  <w:rFonts w:ascii="Arial" w:hAnsi="Arial" w:cs="Arial"/>
                  <w:sz w:val="18"/>
                  <w:szCs w:val="18"/>
                </w:rPr>
                <w:delText>rimary)</w:delText>
              </w:r>
              <w:r w:rsidR="00291CCF" w:rsidRPr="007F2497" w:rsidDel="00056726">
                <w:rPr>
                  <w:rFonts w:ascii="Arial" w:hAnsi="Arial" w:cs="Arial"/>
                  <w:sz w:val="18"/>
                  <w:szCs w:val="18"/>
                </w:rPr>
                <w:delText>”</w:delText>
              </w:r>
              <w:r w:rsidRPr="007F2497" w:rsidDel="00056726">
                <w:rPr>
                  <w:rFonts w:ascii="Arial" w:hAnsi="Arial" w:cs="Arial"/>
                  <w:sz w:val="18"/>
                  <w:szCs w:val="18"/>
                </w:rPr>
                <w:delText xml:space="preserve"> designation to </w:delText>
              </w:r>
              <w:r w:rsidR="00C45029" w:rsidRPr="007F2497" w:rsidDel="00056726">
                <w:rPr>
                  <w:rFonts w:ascii="Arial" w:hAnsi="Arial" w:cs="Arial"/>
                  <w:sz w:val="18"/>
                  <w:szCs w:val="18"/>
                </w:rPr>
                <w:delText xml:space="preserve">SLICE-1, SLICE-2 or DTS </w:delText>
              </w:r>
              <w:r w:rsidRPr="007F2497" w:rsidDel="00056726">
                <w:rPr>
                  <w:rFonts w:ascii="Arial" w:hAnsi="Arial" w:cs="Arial"/>
                  <w:sz w:val="18"/>
                  <w:szCs w:val="18"/>
                </w:rPr>
                <w:delText>in table, depending on specific test.</w:delText>
              </w:r>
            </w:del>
          </w:p>
          <w:p w14:paraId="2B5313A0" w14:textId="77777777" w:rsidR="00092F2E" w:rsidRPr="007F2497" w:rsidDel="00056726" w:rsidRDefault="00092F2E" w:rsidP="00C45029">
            <w:pPr>
              <w:spacing w:after="120"/>
              <w:rPr>
                <w:del w:id="60" w:author="msweigard" w:date="2018-05-25T10:18:00Z"/>
                <w:rFonts w:ascii="Arial" w:hAnsi="Arial" w:cs="Arial"/>
                <w:sz w:val="18"/>
                <w:szCs w:val="18"/>
              </w:rPr>
            </w:pPr>
            <w:del w:id="61" w:author="msweigard" w:date="2018-05-25T10:18:00Z">
              <w:r w:rsidRPr="007F2497" w:rsidDel="00056726">
                <w:rPr>
                  <w:rFonts w:ascii="Arial" w:hAnsi="Arial" w:cs="Arial"/>
                  <w:sz w:val="18"/>
                  <w:szCs w:val="18"/>
                </w:rPr>
                <w:delText>Page 53 –</w:delText>
              </w:r>
              <w:r w:rsidR="000B4D0D" w:rsidRPr="007F2497" w:rsidDel="00056726">
                <w:rPr>
                  <w:rFonts w:ascii="Arial" w:hAnsi="Arial" w:cs="Arial"/>
                  <w:sz w:val="18"/>
                  <w:szCs w:val="18"/>
                </w:rPr>
                <w:delText xml:space="preserve"> Table 8 -</w:delText>
              </w:r>
              <w:r w:rsidRPr="007F2497" w:rsidDel="00056726">
                <w:rPr>
                  <w:rFonts w:ascii="Arial" w:hAnsi="Arial" w:cs="Arial"/>
                  <w:sz w:val="18"/>
                  <w:szCs w:val="18"/>
                </w:rPr>
                <w:delText xml:space="preserve"> Added </w:delText>
              </w:r>
              <w:r w:rsidR="008813B4" w:rsidRPr="007F2497" w:rsidDel="00056726">
                <w:rPr>
                  <w:rFonts w:ascii="Arial" w:hAnsi="Arial" w:cs="Arial"/>
                  <w:sz w:val="18"/>
                  <w:szCs w:val="18"/>
                </w:rPr>
                <w:delText>MASH Test Designation and Final Evaluation</w:delText>
              </w:r>
              <w:r w:rsidRPr="007F2497" w:rsidDel="00056726">
                <w:rPr>
                  <w:rFonts w:ascii="Arial" w:hAnsi="Arial" w:cs="Arial"/>
                  <w:sz w:val="18"/>
                  <w:szCs w:val="18"/>
                </w:rPr>
                <w:delText xml:space="preserve"> rows </w:delText>
              </w:r>
              <w:r w:rsidR="000B4D0D" w:rsidRPr="007F2497" w:rsidDel="00056726">
                <w:rPr>
                  <w:rFonts w:ascii="Arial" w:hAnsi="Arial" w:cs="Arial"/>
                  <w:sz w:val="18"/>
                  <w:szCs w:val="18"/>
                </w:rPr>
                <w:delText>and changed section 5.3 to section 5.2.2 to reflect updated MASH.</w:delText>
              </w:r>
            </w:del>
          </w:p>
          <w:p w14:paraId="2D24B0A0" w14:textId="77777777" w:rsidR="00092F2E" w:rsidRPr="007F2497" w:rsidDel="00056726" w:rsidRDefault="00092F2E" w:rsidP="00C45029">
            <w:pPr>
              <w:spacing w:after="120"/>
              <w:rPr>
                <w:del w:id="62" w:author="msweigard" w:date="2018-05-25T10:18:00Z"/>
                <w:rFonts w:ascii="Arial" w:hAnsi="Arial" w:cs="Arial"/>
                <w:sz w:val="18"/>
                <w:szCs w:val="18"/>
              </w:rPr>
            </w:pPr>
            <w:del w:id="63" w:author="msweigard" w:date="2018-05-25T10:18:00Z">
              <w:r w:rsidRPr="007F2497" w:rsidDel="00056726">
                <w:rPr>
                  <w:rFonts w:ascii="Arial" w:hAnsi="Arial" w:cs="Arial"/>
                  <w:sz w:val="18"/>
                  <w:szCs w:val="18"/>
                </w:rPr>
                <w:delText xml:space="preserve">Page 54 – </w:delText>
              </w:r>
              <w:r w:rsidR="002C3240" w:rsidRPr="007F2497" w:rsidDel="00056726">
                <w:rPr>
                  <w:rFonts w:ascii="Arial" w:hAnsi="Arial" w:cs="Arial"/>
                  <w:sz w:val="18"/>
                  <w:szCs w:val="18"/>
                </w:rPr>
                <w:delText xml:space="preserve">References - </w:delText>
              </w:r>
              <w:r w:rsidRPr="007F2497" w:rsidDel="00056726">
                <w:rPr>
                  <w:rFonts w:ascii="Arial" w:hAnsi="Arial" w:cs="Arial"/>
                  <w:sz w:val="18"/>
                  <w:szCs w:val="18"/>
                </w:rPr>
                <w:delText>Added “Delete if not used” notes to some references. Added references for paragraph added on page 18.</w:delText>
              </w:r>
              <w:r w:rsidR="002438EA" w:rsidRPr="007F2497" w:rsidDel="00056726">
                <w:rPr>
                  <w:rFonts w:ascii="Arial" w:hAnsi="Arial" w:cs="Arial"/>
                  <w:sz w:val="18"/>
                  <w:szCs w:val="18"/>
                </w:rPr>
                <w:delText xml:space="preserve"> Added example references at top of list.</w:delText>
              </w:r>
              <w:r w:rsidR="00C45029" w:rsidRPr="007F2497" w:rsidDel="00056726">
                <w:rPr>
                  <w:rFonts w:ascii="Arial" w:hAnsi="Arial" w:cs="Arial"/>
                  <w:sz w:val="18"/>
                  <w:szCs w:val="18"/>
                </w:rPr>
                <w:delText xml:space="preserve"> Changed period to comma on reference 7.</w:delText>
              </w:r>
            </w:del>
          </w:p>
        </w:tc>
        <w:tc>
          <w:tcPr>
            <w:tcW w:w="1217" w:type="dxa"/>
          </w:tcPr>
          <w:p w14:paraId="7398B93F" w14:textId="77777777" w:rsidR="000D263D" w:rsidRPr="007F2497" w:rsidDel="00056726" w:rsidRDefault="007D28F7" w:rsidP="00512430">
            <w:pPr>
              <w:rPr>
                <w:del w:id="64" w:author="msweigard" w:date="2018-05-25T10:18:00Z"/>
                <w:rFonts w:ascii="Arial" w:hAnsi="Arial" w:cs="Arial"/>
                <w:sz w:val="18"/>
                <w:szCs w:val="18"/>
              </w:rPr>
            </w:pPr>
            <w:del w:id="65" w:author="msweigard" w:date="2018-05-25T10:18:00Z">
              <w:r w:rsidRPr="007F2497" w:rsidDel="00056726">
                <w:rPr>
                  <w:rFonts w:ascii="Arial" w:hAnsi="Arial" w:cs="Arial"/>
                  <w:sz w:val="18"/>
                  <w:szCs w:val="18"/>
                </w:rPr>
                <w:delText>E. Urbank</w:delText>
              </w:r>
              <w:r w:rsidR="00F057BE" w:rsidRPr="007F2497" w:rsidDel="00056726">
                <w:rPr>
                  <w:rFonts w:ascii="Arial" w:hAnsi="Arial" w:cs="Arial"/>
                  <w:sz w:val="18"/>
                  <w:szCs w:val="18"/>
                </w:rPr>
                <w:delText>/K. Lech</w:delText>
              </w:r>
              <w:r w:rsidR="00512430" w:rsidRPr="007F2497" w:rsidDel="00056726">
                <w:rPr>
                  <w:rFonts w:ascii="Arial" w:hAnsi="Arial" w:cs="Arial"/>
                  <w:sz w:val="18"/>
                  <w:szCs w:val="18"/>
                </w:rPr>
                <w:delText>t</w:delText>
              </w:r>
              <w:r w:rsidR="00F057BE" w:rsidRPr="007F2497" w:rsidDel="00056726">
                <w:rPr>
                  <w:rFonts w:ascii="Arial" w:hAnsi="Arial" w:cs="Arial"/>
                  <w:sz w:val="18"/>
                  <w:szCs w:val="18"/>
                </w:rPr>
                <w:delText>enberg</w:delText>
              </w:r>
            </w:del>
          </w:p>
        </w:tc>
      </w:tr>
      <w:tr w:rsidR="00313054" w:rsidRPr="007F2497" w:rsidDel="00056726" w14:paraId="06AADE9F" w14:textId="77777777" w:rsidTr="00FD0909">
        <w:trPr>
          <w:trHeight w:val="710"/>
          <w:del w:id="66" w:author="msweigard" w:date="2018-05-25T10:18:00Z"/>
        </w:trPr>
        <w:tc>
          <w:tcPr>
            <w:tcW w:w="1028" w:type="dxa"/>
          </w:tcPr>
          <w:p w14:paraId="50679E84" w14:textId="77777777" w:rsidR="00313054" w:rsidRPr="007F2497" w:rsidDel="00056726" w:rsidRDefault="00230929" w:rsidP="00512430">
            <w:pPr>
              <w:rPr>
                <w:del w:id="67" w:author="msweigard" w:date="2018-05-25T10:18:00Z"/>
                <w:rFonts w:ascii="Arial" w:hAnsi="Arial" w:cs="Arial"/>
                <w:sz w:val="18"/>
                <w:szCs w:val="18"/>
              </w:rPr>
            </w:pPr>
            <w:del w:id="68" w:author="msweigard" w:date="2018-05-25T10:18:00Z">
              <w:r w:rsidRPr="007F2497" w:rsidDel="00056726">
                <w:rPr>
                  <w:rFonts w:ascii="Arial" w:hAnsi="Arial" w:cs="Arial"/>
                  <w:sz w:val="18"/>
                  <w:szCs w:val="18"/>
                </w:rPr>
                <w:delText>8/</w:delText>
              </w:r>
              <w:r w:rsidR="00512430" w:rsidRPr="007F2497" w:rsidDel="00056726">
                <w:rPr>
                  <w:rFonts w:ascii="Arial" w:hAnsi="Arial" w:cs="Arial"/>
                  <w:sz w:val="18"/>
                  <w:szCs w:val="18"/>
                </w:rPr>
                <w:delText>10</w:delText>
              </w:r>
              <w:r w:rsidR="00313054" w:rsidRPr="007F2497" w:rsidDel="00056726">
                <w:rPr>
                  <w:rFonts w:ascii="Arial" w:hAnsi="Arial" w:cs="Arial"/>
                  <w:sz w:val="18"/>
                  <w:szCs w:val="18"/>
                </w:rPr>
                <w:delText>/17</w:delText>
              </w:r>
            </w:del>
          </w:p>
        </w:tc>
        <w:tc>
          <w:tcPr>
            <w:tcW w:w="7331" w:type="dxa"/>
          </w:tcPr>
          <w:p w14:paraId="32391A4D" w14:textId="77777777" w:rsidR="00E03433" w:rsidRPr="007F2497" w:rsidDel="00056726" w:rsidRDefault="001F0ECF" w:rsidP="00F07CE6">
            <w:pPr>
              <w:spacing w:after="120"/>
              <w:rPr>
                <w:del w:id="69" w:author="msweigard" w:date="2018-05-25T10:18:00Z"/>
                <w:rFonts w:ascii="Arial" w:hAnsi="Arial" w:cs="Arial"/>
                <w:sz w:val="18"/>
                <w:szCs w:val="18"/>
              </w:rPr>
            </w:pPr>
            <w:del w:id="70" w:author="msweigard" w:date="2018-05-25T10:18:00Z">
              <w:r w:rsidRPr="007F2497" w:rsidDel="00056726">
                <w:rPr>
                  <w:rFonts w:ascii="Arial" w:hAnsi="Arial" w:cs="Arial"/>
                  <w:sz w:val="18"/>
                  <w:szCs w:val="18"/>
                </w:rPr>
                <w:delText>Throughout – added 2016 to all MASH references</w:delText>
              </w:r>
              <w:r w:rsidR="00E03433" w:rsidRPr="007F2497" w:rsidDel="00056726">
                <w:rPr>
                  <w:rFonts w:ascii="Arial" w:hAnsi="Arial" w:cs="Arial"/>
                  <w:sz w:val="18"/>
                  <w:szCs w:val="18"/>
                </w:rPr>
                <w:delText>, removed “Regional” from Pooled Fund name</w:delText>
              </w:r>
            </w:del>
          </w:p>
          <w:p w14:paraId="53B2C879" w14:textId="77777777" w:rsidR="00E03433" w:rsidRPr="007F2497" w:rsidDel="00056726" w:rsidRDefault="00E03433" w:rsidP="00F07CE6">
            <w:pPr>
              <w:spacing w:after="120"/>
              <w:rPr>
                <w:del w:id="71" w:author="msweigard" w:date="2018-05-25T10:18:00Z"/>
                <w:rFonts w:ascii="Arial" w:hAnsi="Arial" w:cs="Arial"/>
                <w:sz w:val="18"/>
                <w:szCs w:val="18"/>
              </w:rPr>
            </w:pPr>
            <w:del w:id="72" w:author="msweigard" w:date="2018-05-25T10:18:00Z">
              <w:r w:rsidRPr="007F2497" w:rsidDel="00056726">
                <w:rPr>
                  <w:rFonts w:ascii="Arial" w:hAnsi="Arial" w:cs="Arial"/>
                  <w:sz w:val="18"/>
                  <w:szCs w:val="18"/>
                </w:rPr>
                <w:delText>Title page – added test site address</w:delText>
              </w:r>
            </w:del>
          </w:p>
          <w:p w14:paraId="0CC1B542" w14:textId="77777777" w:rsidR="00E03433" w:rsidRPr="007F2497" w:rsidDel="00056726" w:rsidRDefault="00E03433" w:rsidP="00F07CE6">
            <w:pPr>
              <w:spacing w:after="120"/>
              <w:rPr>
                <w:del w:id="73" w:author="msweigard" w:date="2018-05-25T10:18:00Z"/>
                <w:rFonts w:ascii="Arial" w:hAnsi="Arial" w:cs="Arial"/>
                <w:sz w:val="18"/>
                <w:szCs w:val="18"/>
              </w:rPr>
            </w:pPr>
            <w:del w:id="74" w:author="msweigard" w:date="2018-05-25T10:18:00Z">
              <w:r w:rsidRPr="007F2497" w:rsidDel="00056726">
                <w:rPr>
                  <w:rFonts w:ascii="Arial" w:hAnsi="Arial" w:cs="Arial"/>
                  <w:sz w:val="18"/>
                  <w:szCs w:val="18"/>
                </w:rPr>
                <w:delText>Page ii – corrected font size of non-compliance statement</w:delText>
              </w:r>
              <w:r w:rsidR="004A671F" w:rsidRPr="007F2497" w:rsidDel="00056726">
                <w:rPr>
                  <w:rFonts w:ascii="Arial" w:hAnsi="Arial" w:cs="Arial"/>
                  <w:sz w:val="18"/>
                  <w:szCs w:val="18"/>
                </w:rPr>
                <w:delText xml:space="preserve"> to 12pt</w:delText>
              </w:r>
            </w:del>
          </w:p>
          <w:p w14:paraId="7E535CA5" w14:textId="77777777" w:rsidR="00F07CE6" w:rsidRPr="007F2497" w:rsidDel="00056726" w:rsidRDefault="00F07CE6" w:rsidP="00F07CE6">
            <w:pPr>
              <w:spacing w:after="120"/>
              <w:rPr>
                <w:del w:id="75" w:author="msweigard" w:date="2018-05-25T10:18:00Z"/>
                <w:rFonts w:ascii="Arial" w:hAnsi="Arial" w:cs="Arial"/>
                <w:sz w:val="18"/>
                <w:szCs w:val="18"/>
              </w:rPr>
            </w:pPr>
            <w:del w:id="76" w:author="msweigard" w:date="2018-05-25T10:18:00Z">
              <w:r w:rsidRPr="007F2497" w:rsidDel="00056726">
                <w:rPr>
                  <w:rFonts w:ascii="Arial" w:hAnsi="Arial" w:cs="Arial"/>
                  <w:sz w:val="18"/>
                  <w:szCs w:val="18"/>
                </w:rPr>
                <w:delText>Page iii – Fixed Bob, Karla</w:delText>
              </w:r>
              <w:r w:rsidR="00E03433" w:rsidRPr="007F2497" w:rsidDel="00056726">
                <w:rPr>
                  <w:rFonts w:ascii="Arial" w:hAnsi="Arial" w:cs="Arial"/>
                  <w:sz w:val="18"/>
                  <w:szCs w:val="18"/>
                </w:rPr>
                <w:delText>,</w:delText>
              </w:r>
              <w:r w:rsidRPr="007F2497" w:rsidDel="00056726">
                <w:rPr>
                  <w:rFonts w:ascii="Arial" w:hAnsi="Arial" w:cs="Arial"/>
                  <w:sz w:val="18"/>
                  <w:szCs w:val="18"/>
                </w:rPr>
                <w:delText xml:space="preserve"> and Scott’s titles</w:delText>
              </w:r>
            </w:del>
          </w:p>
          <w:p w14:paraId="5F162492" w14:textId="77777777" w:rsidR="00E03433" w:rsidRPr="007F2497" w:rsidDel="00056726" w:rsidRDefault="00E03433" w:rsidP="00F07CE6">
            <w:pPr>
              <w:spacing w:after="120"/>
              <w:rPr>
                <w:del w:id="77" w:author="msweigard" w:date="2018-05-25T10:18:00Z"/>
                <w:rFonts w:ascii="Arial" w:hAnsi="Arial" w:cs="Arial"/>
                <w:sz w:val="18"/>
                <w:szCs w:val="18"/>
              </w:rPr>
            </w:pPr>
            <w:del w:id="78" w:author="msweigard" w:date="2018-05-25T10:18:00Z">
              <w:r w:rsidRPr="007F2497" w:rsidDel="00056726">
                <w:rPr>
                  <w:rFonts w:ascii="Arial" w:hAnsi="Arial" w:cs="Arial"/>
                  <w:sz w:val="18"/>
                  <w:szCs w:val="18"/>
                </w:rPr>
                <w:delText>Page iv</w:delText>
              </w:r>
              <w:r w:rsidR="00D67528" w:rsidRPr="007F2497" w:rsidDel="00056726">
                <w:rPr>
                  <w:rFonts w:ascii="Arial" w:hAnsi="Arial" w:cs="Arial"/>
                  <w:sz w:val="18"/>
                  <w:szCs w:val="18"/>
                </w:rPr>
                <w:delText xml:space="preserve">-v </w:delText>
              </w:r>
              <w:r w:rsidRPr="007F2497" w:rsidDel="00056726">
                <w:rPr>
                  <w:rFonts w:ascii="Arial" w:hAnsi="Arial" w:cs="Arial"/>
                  <w:sz w:val="18"/>
                  <w:szCs w:val="18"/>
                </w:rPr>
                <w:delText>– Added Justine</w:delText>
              </w:r>
              <w:r w:rsidR="00D67528" w:rsidRPr="007F2497" w:rsidDel="00056726">
                <w:rPr>
                  <w:rFonts w:ascii="Arial" w:hAnsi="Arial" w:cs="Arial"/>
                  <w:sz w:val="18"/>
                  <w:szCs w:val="18"/>
                </w:rPr>
                <w:delText xml:space="preserve">, </w:delText>
              </w:r>
              <w:r w:rsidRPr="007F2497" w:rsidDel="00056726">
                <w:rPr>
                  <w:rFonts w:ascii="Arial" w:hAnsi="Arial" w:cs="Arial"/>
                  <w:sz w:val="18"/>
                  <w:szCs w:val="18"/>
                </w:rPr>
                <w:delText>Erin</w:delText>
              </w:r>
              <w:r w:rsidR="00D67528" w:rsidRPr="007F2497" w:rsidDel="00056726">
                <w:rPr>
                  <w:rFonts w:ascii="Arial" w:hAnsi="Arial" w:cs="Arial"/>
                  <w:sz w:val="18"/>
                  <w:szCs w:val="18"/>
                </w:rPr>
                <w:delText>,</w:delText>
              </w:r>
              <w:r w:rsidRPr="007F2497" w:rsidDel="00056726">
                <w:rPr>
                  <w:rFonts w:ascii="Arial" w:hAnsi="Arial" w:cs="Arial"/>
                  <w:sz w:val="18"/>
                  <w:szCs w:val="18"/>
                </w:rPr>
                <w:delText xml:space="preserve"> </w:delText>
              </w:r>
              <w:r w:rsidR="00D67528" w:rsidRPr="007F2497" w:rsidDel="00056726">
                <w:rPr>
                  <w:rFonts w:ascii="Arial" w:hAnsi="Arial" w:cs="Arial"/>
                  <w:sz w:val="18"/>
                  <w:szCs w:val="18"/>
                </w:rPr>
                <w:delText xml:space="preserve">California, Florida, Utah, Virginia to </w:delText>
              </w:r>
              <w:r w:rsidRPr="007F2497" w:rsidDel="00056726">
                <w:rPr>
                  <w:rFonts w:ascii="Arial" w:hAnsi="Arial" w:cs="Arial"/>
                  <w:sz w:val="18"/>
                  <w:szCs w:val="18"/>
                </w:rPr>
                <w:delText>acknowledgements</w:delText>
              </w:r>
              <w:r w:rsidR="00D67528" w:rsidRPr="007F2497" w:rsidDel="00056726">
                <w:rPr>
                  <w:rFonts w:ascii="Arial" w:hAnsi="Arial" w:cs="Arial"/>
                  <w:sz w:val="18"/>
                  <w:szCs w:val="18"/>
                </w:rPr>
                <w:delText xml:space="preserve"> </w:delText>
              </w:r>
            </w:del>
          </w:p>
          <w:p w14:paraId="6F85CDFA" w14:textId="77777777" w:rsidR="00E03433" w:rsidRPr="007F2497" w:rsidDel="00056726" w:rsidRDefault="00E03433" w:rsidP="00E90DA1">
            <w:pPr>
              <w:spacing w:after="120"/>
              <w:rPr>
                <w:del w:id="79" w:author="msweigard" w:date="2018-05-25T10:18:00Z"/>
                <w:rFonts w:ascii="Arial" w:hAnsi="Arial" w:cs="Arial"/>
                <w:sz w:val="18"/>
                <w:szCs w:val="18"/>
              </w:rPr>
            </w:pPr>
            <w:del w:id="80" w:author="msweigard" w:date="2018-05-25T10:18:00Z">
              <w:r w:rsidRPr="007F2497" w:rsidDel="00056726">
                <w:rPr>
                  <w:rFonts w:ascii="Arial" w:hAnsi="Arial" w:cs="Arial"/>
                  <w:sz w:val="18"/>
                  <w:szCs w:val="18"/>
                </w:rPr>
                <w:delText>Page vi – added SI units table – should be removed if report contains dual units</w:delText>
              </w:r>
            </w:del>
          </w:p>
          <w:p w14:paraId="7B3BE0F5" w14:textId="77777777" w:rsidR="00E90DA1" w:rsidRPr="007F2497" w:rsidDel="00056726" w:rsidRDefault="00E90DA1" w:rsidP="00E90DA1">
            <w:pPr>
              <w:spacing w:after="120"/>
              <w:rPr>
                <w:del w:id="81" w:author="msweigard" w:date="2018-05-25T10:18:00Z"/>
                <w:rFonts w:ascii="Arial" w:hAnsi="Arial" w:cs="Arial"/>
                <w:sz w:val="18"/>
                <w:szCs w:val="18"/>
              </w:rPr>
            </w:pPr>
            <w:del w:id="82" w:author="msweigard" w:date="2018-05-25T10:18:00Z">
              <w:r w:rsidRPr="007F2497" w:rsidDel="00056726">
                <w:rPr>
                  <w:rFonts w:ascii="Arial" w:hAnsi="Arial" w:cs="Arial"/>
                  <w:sz w:val="18"/>
                  <w:szCs w:val="18"/>
                </w:rPr>
                <w:delText>Page 3 – Section 3.2 – Added long form of 2016 MASH and introduced acronym</w:delText>
              </w:r>
            </w:del>
          </w:p>
          <w:p w14:paraId="433221FF" w14:textId="77777777" w:rsidR="00787359" w:rsidRPr="007F2497" w:rsidDel="00056726" w:rsidRDefault="00787359" w:rsidP="00E90DA1">
            <w:pPr>
              <w:spacing w:after="120"/>
              <w:rPr>
                <w:del w:id="83" w:author="msweigard" w:date="2018-05-25T10:18:00Z"/>
                <w:rFonts w:ascii="Arial" w:hAnsi="Arial" w:cs="Arial"/>
                <w:sz w:val="18"/>
                <w:szCs w:val="18"/>
              </w:rPr>
            </w:pPr>
            <w:del w:id="84" w:author="msweigard" w:date="2018-05-25T10:18:00Z">
              <w:r w:rsidRPr="007F2497" w:rsidDel="00056726">
                <w:rPr>
                  <w:rFonts w:ascii="Arial" w:hAnsi="Arial" w:cs="Arial"/>
                  <w:sz w:val="18"/>
                  <w:szCs w:val="18"/>
                </w:rPr>
                <w:delText>Page 6 – Section 3.1.1 – Slight text change describing reverse-cable, tow system</w:delText>
              </w:r>
            </w:del>
          </w:p>
          <w:p w14:paraId="754F0B60" w14:textId="77777777" w:rsidR="00E90DA1" w:rsidRPr="007F2497" w:rsidDel="00056726" w:rsidRDefault="00E90DA1" w:rsidP="00E90DA1">
            <w:pPr>
              <w:spacing w:after="120"/>
              <w:rPr>
                <w:del w:id="85" w:author="msweigard" w:date="2018-05-25T10:18:00Z"/>
                <w:rFonts w:ascii="Arial" w:hAnsi="Arial" w:cs="Arial"/>
                <w:sz w:val="18"/>
                <w:szCs w:val="18"/>
              </w:rPr>
            </w:pPr>
            <w:del w:id="86" w:author="msweigard" w:date="2018-05-25T10:18:00Z">
              <w:r w:rsidRPr="007F2497" w:rsidDel="00056726">
                <w:rPr>
                  <w:rFonts w:ascii="Arial" w:hAnsi="Arial" w:cs="Arial"/>
                  <w:sz w:val="18"/>
                  <w:szCs w:val="18"/>
                </w:rPr>
                <w:delText>Page 7 – Section 3.3.5 – Removed Nikon camera model number</w:delText>
              </w:r>
            </w:del>
          </w:p>
          <w:p w14:paraId="7474569C" w14:textId="77777777" w:rsidR="00E90DA1" w:rsidRPr="007F2497" w:rsidDel="00056726" w:rsidRDefault="00E90DA1" w:rsidP="00E90DA1">
            <w:pPr>
              <w:spacing w:after="120"/>
              <w:rPr>
                <w:del w:id="87" w:author="msweigard" w:date="2018-05-25T10:18:00Z"/>
                <w:rFonts w:ascii="Arial" w:hAnsi="Arial" w:cs="Arial"/>
                <w:sz w:val="18"/>
                <w:szCs w:val="18"/>
              </w:rPr>
            </w:pPr>
            <w:del w:id="88" w:author="msweigard" w:date="2018-05-25T10:18:00Z">
              <w:r w:rsidRPr="007F2497" w:rsidDel="00056726">
                <w:rPr>
                  <w:rFonts w:ascii="Arial" w:hAnsi="Arial" w:cs="Arial"/>
                  <w:sz w:val="18"/>
                  <w:szCs w:val="18"/>
                </w:rPr>
                <w:delText>Page 8 – Section 3.5 – Highlighted “each” in phrase “each test” to ensure wording is corrected based on one test vs. multiple</w:delText>
              </w:r>
            </w:del>
          </w:p>
          <w:p w14:paraId="2E2B9EE0" w14:textId="77777777" w:rsidR="005B0052" w:rsidRPr="007F2497" w:rsidDel="00056726" w:rsidRDefault="005B0052" w:rsidP="00E90DA1">
            <w:pPr>
              <w:spacing w:after="120"/>
              <w:rPr>
                <w:del w:id="89" w:author="msweigard" w:date="2018-05-25T10:18:00Z"/>
                <w:rFonts w:ascii="Arial" w:hAnsi="Arial" w:cs="Arial"/>
                <w:sz w:val="18"/>
                <w:szCs w:val="18"/>
              </w:rPr>
            </w:pPr>
            <w:del w:id="90" w:author="msweigard" w:date="2018-05-25T10:18:00Z">
              <w:r w:rsidRPr="007F2497" w:rsidDel="00056726">
                <w:rPr>
                  <w:rFonts w:ascii="Arial" w:hAnsi="Arial" w:cs="Arial"/>
                  <w:sz w:val="18"/>
                  <w:szCs w:val="18"/>
                </w:rPr>
                <w:delText>Page 14 – Section 5.2 – Changed “percent” to “%”</w:delText>
              </w:r>
            </w:del>
          </w:p>
          <w:p w14:paraId="5A7AC91F" w14:textId="77777777" w:rsidR="00F07CE6" w:rsidRPr="007F2497" w:rsidDel="00056726" w:rsidRDefault="00F07CE6" w:rsidP="00E90DA1">
            <w:pPr>
              <w:spacing w:after="120"/>
              <w:rPr>
                <w:del w:id="91" w:author="msweigard" w:date="2018-05-25T10:18:00Z"/>
                <w:rFonts w:ascii="Arial" w:hAnsi="Arial" w:cs="Arial"/>
                <w:sz w:val="18"/>
                <w:szCs w:val="18"/>
              </w:rPr>
            </w:pPr>
            <w:del w:id="92" w:author="msweigard" w:date="2018-05-25T10:18:00Z">
              <w:r w:rsidRPr="007F2497" w:rsidDel="00056726">
                <w:rPr>
                  <w:rFonts w:ascii="Arial" w:hAnsi="Arial" w:cs="Arial"/>
                  <w:sz w:val="18"/>
                  <w:szCs w:val="18"/>
                </w:rPr>
                <w:delText>Page 21 – Section 7.1 – Added note that MASH is same between versions for these tests</w:delText>
              </w:r>
            </w:del>
          </w:p>
          <w:p w14:paraId="33828A9F" w14:textId="77777777" w:rsidR="00787359" w:rsidRPr="007F2497" w:rsidDel="00056726" w:rsidRDefault="00787359" w:rsidP="00E90DA1">
            <w:pPr>
              <w:spacing w:after="120"/>
              <w:rPr>
                <w:del w:id="93" w:author="msweigard" w:date="2018-05-25T10:18:00Z"/>
                <w:rFonts w:ascii="Arial" w:hAnsi="Arial" w:cs="Arial"/>
                <w:sz w:val="18"/>
                <w:szCs w:val="18"/>
              </w:rPr>
            </w:pPr>
            <w:del w:id="94" w:author="msweigard" w:date="2018-05-25T10:18:00Z">
              <w:r w:rsidRPr="007F2497" w:rsidDel="00056726">
                <w:rPr>
                  <w:rFonts w:ascii="Arial" w:hAnsi="Arial" w:cs="Arial"/>
                  <w:sz w:val="18"/>
                  <w:szCs w:val="18"/>
                </w:rPr>
                <w:delText>Page 24 – Section 8.2 –  Slight text change describing reverse-cable, tow system</w:delText>
              </w:r>
            </w:del>
          </w:p>
          <w:p w14:paraId="320CBFDE" w14:textId="77777777" w:rsidR="00787359" w:rsidRPr="007F2497" w:rsidDel="00056726" w:rsidRDefault="00787359" w:rsidP="00E90DA1">
            <w:pPr>
              <w:spacing w:after="120"/>
              <w:rPr>
                <w:del w:id="95" w:author="msweigard" w:date="2018-05-25T10:18:00Z"/>
                <w:rFonts w:ascii="Arial" w:hAnsi="Arial" w:cs="Arial"/>
                <w:sz w:val="18"/>
                <w:szCs w:val="18"/>
              </w:rPr>
            </w:pPr>
            <w:del w:id="96" w:author="msweigard" w:date="2018-05-25T10:18:00Z">
              <w:r w:rsidRPr="007F2497" w:rsidDel="00056726">
                <w:rPr>
                  <w:rFonts w:ascii="Arial" w:hAnsi="Arial" w:cs="Arial"/>
                  <w:sz w:val="18"/>
                  <w:szCs w:val="18"/>
                </w:rPr>
                <w:delText xml:space="preserve">Page 27 – Section 8.3 – Added hyphens: “black-“ and “remote-controlled” </w:delText>
              </w:r>
            </w:del>
          </w:p>
          <w:p w14:paraId="2E2973C7" w14:textId="77777777" w:rsidR="001F0ECF" w:rsidRPr="007F2497" w:rsidDel="00056726" w:rsidRDefault="001F0ECF" w:rsidP="00E90DA1">
            <w:pPr>
              <w:spacing w:after="120"/>
              <w:rPr>
                <w:del w:id="97" w:author="msweigard" w:date="2018-05-25T10:18:00Z"/>
                <w:rFonts w:ascii="Arial" w:hAnsi="Arial" w:cs="Arial"/>
                <w:sz w:val="18"/>
                <w:szCs w:val="18"/>
              </w:rPr>
            </w:pPr>
            <w:del w:id="98" w:author="msweigard" w:date="2018-05-25T10:18:00Z">
              <w:r w:rsidRPr="007F2497" w:rsidDel="00056726">
                <w:rPr>
                  <w:rFonts w:ascii="Arial" w:hAnsi="Arial" w:cs="Arial"/>
                  <w:sz w:val="18"/>
                  <w:szCs w:val="18"/>
                </w:rPr>
                <w:delText>Page 29 – Section 8.5.1 – added sentence stating which accelerometer was designated as primary unit</w:delText>
              </w:r>
              <w:r w:rsidR="00787359" w:rsidRPr="007F2497" w:rsidDel="00056726">
                <w:rPr>
                  <w:rFonts w:ascii="Arial" w:hAnsi="Arial" w:cs="Arial"/>
                  <w:sz w:val="18"/>
                  <w:szCs w:val="18"/>
                </w:rPr>
                <w:delText>, and added hyphen to “custom-built” as well as a comma</w:delText>
              </w:r>
            </w:del>
          </w:p>
          <w:p w14:paraId="074B61C1" w14:textId="77777777" w:rsidR="00E90DA1" w:rsidRPr="007F2497" w:rsidDel="00056726" w:rsidRDefault="00E90DA1" w:rsidP="00E90DA1">
            <w:pPr>
              <w:spacing w:after="120"/>
              <w:rPr>
                <w:del w:id="99" w:author="msweigard" w:date="2018-05-25T10:18:00Z"/>
                <w:rFonts w:ascii="Arial" w:hAnsi="Arial" w:cs="Arial"/>
                <w:sz w:val="18"/>
                <w:szCs w:val="18"/>
              </w:rPr>
            </w:pPr>
            <w:del w:id="100" w:author="msweigard" w:date="2018-05-25T10:18:00Z">
              <w:r w:rsidRPr="007F2497" w:rsidDel="00056726">
                <w:rPr>
                  <w:rFonts w:ascii="Arial" w:hAnsi="Arial" w:cs="Arial"/>
                  <w:sz w:val="18"/>
                  <w:szCs w:val="18"/>
                </w:rPr>
                <w:delText>Page 32 – Section 8.5.5 - Removed Nikon camera model number, highlighted “all tests” so language is altered according to number of tests in report.</w:delText>
              </w:r>
            </w:del>
          </w:p>
          <w:p w14:paraId="71F1CF06" w14:textId="77777777" w:rsidR="00E03433" w:rsidRPr="007F2497" w:rsidDel="00056726" w:rsidRDefault="00E03433" w:rsidP="00E90DA1">
            <w:pPr>
              <w:spacing w:after="120"/>
              <w:rPr>
                <w:del w:id="101" w:author="msweigard" w:date="2018-05-25T10:18:00Z"/>
                <w:rFonts w:ascii="Arial" w:hAnsi="Arial" w:cs="Arial"/>
                <w:sz w:val="18"/>
                <w:szCs w:val="18"/>
              </w:rPr>
            </w:pPr>
            <w:del w:id="102" w:author="msweigard" w:date="2018-05-25T10:18:00Z">
              <w:r w:rsidRPr="007F2497" w:rsidDel="00056726">
                <w:rPr>
                  <w:rFonts w:ascii="Arial" w:hAnsi="Arial" w:cs="Arial"/>
                  <w:sz w:val="18"/>
                  <w:szCs w:val="18"/>
                </w:rPr>
                <w:delText>Page 35 – Section 9.3 – The phrase “after brakes were applied” added to statement of when/where vehicle came to rest.</w:delText>
              </w:r>
            </w:del>
          </w:p>
          <w:p w14:paraId="64A015EF" w14:textId="77777777" w:rsidR="00160A13" w:rsidRPr="007F2497" w:rsidDel="00056726" w:rsidRDefault="00160A13" w:rsidP="00E90DA1">
            <w:pPr>
              <w:spacing w:after="120"/>
              <w:rPr>
                <w:del w:id="103" w:author="msweigard" w:date="2018-05-25T10:18:00Z"/>
                <w:rFonts w:ascii="Arial" w:hAnsi="Arial" w:cs="Arial"/>
                <w:sz w:val="18"/>
                <w:szCs w:val="18"/>
              </w:rPr>
            </w:pPr>
            <w:del w:id="104" w:author="msweigard" w:date="2018-05-25T10:18:00Z">
              <w:r w:rsidRPr="007F2497" w:rsidDel="00056726">
                <w:rPr>
                  <w:rFonts w:ascii="Arial" w:hAnsi="Arial" w:cs="Arial"/>
                  <w:sz w:val="18"/>
                  <w:szCs w:val="18"/>
                </w:rPr>
                <w:delText>Page 41 – Section 9.8 – added period after “deg” on summary page.</w:delText>
              </w:r>
            </w:del>
          </w:p>
          <w:p w14:paraId="6C765C4C" w14:textId="77777777" w:rsidR="00F07CE6" w:rsidRPr="007F2497" w:rsidDel="00056726" w:rsidRDefault="00F07CE6" w:rsidP="00E90DA1">
            <w:pPr>
              <w:spacing w:after="120"/>
              <w:rPr>
                <w:del w:id="105" w:author="msweigard" w:date="2018-05-25T10:18:00Z"/>
                <w:rFonts w:ascii="Arial" w:hAnsi="Arial" w:cs="Arial"/>
                <w:sz w:val="18"/>
                <w:szCs w:val="18"/>
              </w:rPr>
            </w:pPr>
            <w:del w:id="106" w:author="msweigard" w:date="2018-05-25T10:18:00Z">
              <w:r w:rsidRPr="007F2497" w:rsidDel="00056726">
                <w:rPr>
                  <w:rFonts w:ascii="Arial" w:hAnsi="Arial" w:cs="Arial"/>
                  <w:sz w:val="18"/>
                  <w:szCs w:val="18"/>
                </w:rPr>
                <w:delText>Page 53 – Table 8 – added “No.” after MASH 2016 Test Designation</w:delText>
              </w:r>
            </w:del>
          </w:p>
          <w:p w14:paraId="13BFADB9" w14:textId="77777777" w:rsidR="00160A13" w:rsidRPr="007F2497" w:rsidDel="00056726" w:rsidRDefault="00160A13" w:rsidP="00F07CE6">
            <w:pPr>
              <w:spacing w:after="120"/>
              <w:rPr>
                <w:del w:id="107" w:author="msweigard" w:date="2018-05-25T10:18:00Z"/>
                <w:rFonts w:ascii="Arial" w:hAnsi="Arial" w:cs="Arial"/>
                <w:sz w:val="18"/>
                <w:szCs w:val="18"/>
              </w:rPr>
            </w:pPr>
            <w:del w:id="108" w:author="msweigard" w:date="2018-05-25T10:18:00Z">
              <w:r w:rsidRPr="007F2497" w:rsidDel="00056726">
                <w:rPr>
                  <w:rFonts w:ascii="Arial" w:hAnsi="Arial" w:cs="Arial"/>
                  <w:sz w:val="18"/>
                  <w:szCs w:val="18"/>
                </w:rPr>
                <w:delText>References – page 54 – added website reference example</w:delText>
              </w:r>
            </w:del>
          </w:p>
          <w:p w14:paraId="3B784B14" w14:textId="77777777" w:rsidR="00F07CE6" w:rsidRPr="007F2497" w:rsidDel="00056726" w:rsidRDefault="00F07CE6" w:rsidP="00F07CE6">
            <w:pPr>
              <w:spacing w:after="120"/>
              <w:rPr>
                <w:del w:id="109" w:author="msweigard" w:date="2018-05-25T10:18:00Z"/>
                <w:rFonts w:ascii="Arial" w:hAnsi="Arial" w:cs="Arial"/>
                <w:sz w:val="18"/>
                <w:szCs w:val="18"/>
              </w:rPr>
            </w:pPr>
            <w:del w:id="110" w:author="msweigard" w:date="2018-05-25T10:18:00Z">
              <w:r w:rsidRPr="007F2497" w:rsidDel="00056726">
                <w:rPr>
                  <w:rFonts w:ascii="Arial" w:hAnsi="Arial" w:cs="Arial"/>
                  <w:sz w:val="18"/>
                  <w:szCs w:val="18"/>
                </w:rPr>
                <w:delText xml:space="preserve">Appendix F – removed landscape page numbers from portrait pages </w:delText>
              </w:r>
            </w:del>
          </w:p>
          <w:p w14:paraId="10E512F0" w14:textId="77777777" w:rsidR="00E90DA1" w:rsidRPr="007F2497" w:rsidDel="00056726" w:rsidRDefault="00E03433" w:rsidP="00F20714">
            <w:pPr>
              <w:spacing w:after="120"/>
              <w:rPr>
                <w:del w:id="111" w:author="msweigard" w:date="2018-05-25T10:18:00Z"/>
                <w:rFonts w:ascii="Arial" w:hAnsi="Arial" w:cs="Arial"/>
                <w:sz w:val="18"/>
                <w:szCs w:val="18"/>
              </w:rPr>
            </w:pPr>
            <w:del w:id="112" w:author="msweigard" w:date="2018-05-25T10:18:00Z">
              <w:r w:rsidRPr="007F2497" w:rsidDel="00056726">
                <w:rPr>
                  <w:rFonts w:ascii="Arial" w:hAnsi="Arial" w:cs="Arial"/>
                  <w:sz w:val="18"/>
                  <w:szCs w:val="18"/>
                </w:rPr>
                <w:delText>Appendix G – page 77</w:delText>
              </w:r>
              <w:r w:rsidR="00F20714" w:rsidRPr="007F2497" w:rsidDel="00056726">
                <w:rPr>
                  <w:rFonts w:ascii="Arial" w:hAnsi="Arial" w:cs="Arial"/>
                  <w:sz w:val="18"/>
                  <w:szCs w:val="18"/>
                </w:rPr>
                <w:delText>, 79</w:delText>
              </w:r>
              <w:r w:rsidRPr="007F2497" w:rsidDel="00056726">
                <w:rPr>
                  <w:rFonts w:ascii="Arial" w:hAnsi="Arial" w:cs="Arial"/>
                  <w:sz w:val="18"/>
                  <w:szCs w:val="18"/>
                </w:rPr>
                <w:delText xml:space="preserve"> – switched out example graph so it ha</w:delText>
              </w:r>
              <w:r w:rsidR="00A90250" w:rsidRPr="007F2497" w:rsidDel="00056726">
                <w:rPr>
                  <w:rFonts w:ascii="Arial" w:hAnsi="Arial" w:cs="Arial"/>
                  <w:sz w:val="18"/>
                  <w:szCs w:val="18"/>
                </w:rPr>
                <w:delText>s</w:delText>
              </w:r>
              <w:r w:rsidRPr="007F2497" w:rsidDel="00056726">
                <w:rPr>
                  <w:rFonts w:ascii="Arial" w:hAnsi="Arial" w:cs="Arial"/>
                  <w:sz w:val="18"/>
                  <w:szCs w:val="18"/>
                </w:rPr>
                <w:delText xml:space="preserve"> white background instead of gray</w:delText>
              </w:r>
              <w:r w:rsidR="00F20714" w:rsidRPr="007F2497" w:rsidDel="00056726">
                <w:rPr>
                  <w:rFonts w:ascii="Arial" w:hAnsi="Arial" w:cs="Arial"/>
                  <w:sz w:val="18"/>
                  <w:szCs w:val="18"/>
                </w:rPr>
                <w:delText>, switched out Euler angle graph to include line labels</w:delText>
              </w:r>
            </w:del>
          </w:p>
        </w:tc>
        <w:tc>
          <w:tcPr>
            <w:tcW w:w="1217" w:type="dxa"/>
          </w:tcPr>
          <w:p w14:paraId="3F143E68" w14:textId="77777777" w:rsidR="00313054" w:rsidRPr="007F2497" w:rsidDel="00056726" w:rsidRDefault="00212426" w:rsidP="00F057BE">
            <w:pPr>
              <w:rPr>
                <w:del w:id="113" w:author="msweigard" w:date="2018-05-25T10:18:00Z"/>
                <w:rFonts w:ascii="Arial" w:hAnsi="Arial" w:cs="Arial"/>
                <w:sz w:val="18"/>
                <w:szCs w:val="18"/>
              </w:rPr>
            </w:pPr>
            <w:del w:id="114" w:author="msweigard" w:date="2018-05-25T10:18:00Z">
              <w:r w:rsidRPr="007F2497" w:rsidDel="00056726">
                <w:rPr>
                  <w:rFonts w:ascii="Arial" w:hAnsi="Arial" w:cs="Arial"/>
                  <w:sz w:val="18"/>
                  <w:szCs w:val="18"/>
                </w:rPr>
                <w:delText>E. Urbank</w:delText>
              </w:r>
            </w:del>
          </w:p>
        </w:tc>
      </w:tr>
      <w:tr w:rsidR="00D01DF0" w:rsidRPr="007F2497" w:rsidDel="00056726" w14:paraId="6FCEC55A" w14:textId="77777777" w:rsidTr="00282D50">
        <w:trPr>
          <w:trHeight w:val="1178"/>
          <w:del w:id="115" w:author="msweigard" w:date="2018-05-25T10:18:00Z"/>
        </w:trPr>
        <w:tc>
          <w:tcPr>
            <w:tcW w:w="1028" w:type="dxa"/>
          </w:tcPr>
          <w:p w14:paraId="642B2E22" w14:textId="77777777" w:rsidR="00D01DF0" w:rsidRPr="007F2497" w:rsidDel="00056726" w:rsidRDefault="00D01DF0" w:rsidP="00512430">
            <w:pPr>
              <w:rPr>
                <w:del w:id="116" w:author="msweigard" w:date="2018-05-25T10:18:00Z"/>
                <w:rFonts w:ascii="Arial" w:hAnsi="Arial" w:cs="Arial"/>
                <w:sz w:val="18"/>
                <w:szCs w:val="18"/>
              </w:rPr>
            </w:pPr>
            <w:del w:id="117" w:author="msweigard" w:date="2018-05-25T10:18:00Z">
              <w:r w:rsidRPr="007F2497" w:rsidDel="00056726">
                <w:rPr>
                  <w:rFonts w:ascii="Arial" w:hAnsi="Arial" w:cs="Arial"/>
                  <w:sz w:val="18"/>
                  <w:szCs w:val="18"/>
                </w:rPr>
                <w:delText>8/14/17</w:delText>
              </w:r>
            </w:del>
          </w:p>
        </w:tc>
        <w:tc>
          <w:tcPr>
            <w:tcW w:w="7331" w:type="dxa"/>
          </w:tcPr>
          <w:p w14:paraId="6795CD47" w14:textId="77777777" w:rsidR="00D01DF0" w:rsidRPr="007F2497" w:rsidDel="00056726" w:rsidRDefault="00D01DF0" w:rsidP="00F07CE6">
            <w:pPr>
              <w:spacing w:after="120"/>
              <w:rPr>
                <w:del w:id="118" w:author="msweigard" w:date="2018-05-25T10:18:00Z"/>
                <w:rFonts w:ascii="Arial" w:hAnsi="Arial" w:cs="Arial"/>
                <w:sz w:val="18"/>
                <w:szCs w:val="18"/>
              </w:rPr>
            </w:pPr>
            <w:del w:id="119" w:author="msweigard" w:date="2018-05-25T10:18:00Z">
              <w:r w:rsidRPr="007F2497" w:rsidDel="00056726">
                <w:rPr>
                  <w:rFonts w:ascii="Arial" w:hAnsi="Arial" w:cs="Arial"/>
                  <w:sz w:val="18"/>
                  <w:szCs w:val="18"/>
                </w:rPr>
                <w:delText>Title page – reformatted MwRSF addresses</w:delText>
              </w:r>
            </w:del>
          </w:p>
          <w:p w14:paraId="78F11174" w14:textId="77777777" w:rsidR="00D01DF0" w:rsidRPr="007F2497" w:rsidDel="00056726" w:rsidRDefault="00D01DF0" w:rsidP="00F07CE6">
            <w:pPr>
              <w:spacing w:after="120"/>
              <w:rPr>
                <w:del w:id="120" w:author="msweigard" w:date="2018-05-25T10:18:00Z"/>
                <w:rFonts w:ascii="Arial" w:hAnsi="Arial" w:cs="Arial"/>
                <w:sz w:val="18"/>
                <w:szCs w:val="18"/>
              </w:rPr>
            </w:pPr>
            <w:del w:id="121" w:author="msweigard" w:date="2018-05-25T10:18:00Z">
              <w:r w:rsidRPr="007F2497" w:rsidDel="00056726">
                <w:rPr>
                  <w:rFonts w:ascii="Arial" w:hAnsi="Arial" w:cs="Arial"/>
                  <w:sz w:val="18"/>
                  <w:szCs w:val="18"/>
                </w:rPr>
                <w:delText>Tech. documentation page – Reformatted page, including individual cell sizes (please copy and paste new page in order to retain small, detailed changes)</w:delText>
              </w:r>
            </w:del>
          </w:p>
          <w:p w14:paraId="53378839" w14:textId="77777777" w:rsidR="00D01DF0" w:rsidRPr="007F2497" w:rsidDel="00056726" w:rsidRDefault="00176D72" w:rsidP="00F07CE6">
            <w:pPr>
              <w:spacing w:after="120"/>
              <w:rPr>
                <w:del w:id="122" w:author="msweigard" w:date="2018-05-25T10:18:00Z"/>
                <w:rFonts w:ascii="Arial" w:hAnsi="Arial" w:cs="Arial"/>
                <w:sz w:val="18"/>
                <w:szCs w:val="18"/>
              </w:rPr>
            </w:pPr>
            <w:del w:id="123" w:author="msweigard" w:date="2018-05-25T10:18:00Z">
              <w:r w:rsidRPr="007F2497" w:rsidDel="00056726">
                <w:rPr>
                  <w:rFonts w:ascii="Arial" w:hAnsi="Arial" w:cs="Arial"/>
                  <w:sz w:val="18"/>
                  <w:szCs w:val="18"/>
                </w:rPr>
                <w:delText>Page iii – added Mojdeh and Sagheer to acknowledgements</w:delText>
              </w:r>
            </w:del>
          </w:p>
        </w:tc>
        <w:tc>
          <w:tcPr>
            <w:tcW w:w="1217" w:type="dxa"/>
          </w:tcPr>
          <w:p w14:paraId="1471E0EE" w14:textId="77777777" w:rsidR="00D01DF0" w:rsidRPr="007F2497" w:rsidDel="00056726" w:rsidRDefault="00D7267B" w:rsidP="00F057BE">
            <w:pPr>
              <w:rPr>
                <w:del w:id="124" w:author="msweigard" w:date="2018-05-25T10:18:00Z"/>
                <w:rFonts w:ascii="Arial" w:hAnsi="Arial" w:cs="Arial"/>
                <w:sz w:val="18"/>
                <w:szCs w:val="18"/>
              </w:rPr>
            </w:pPr>
            <w:del w:id="125" w:author="msweigard" w:date="2018-05-25T10:18:00Z">
              <w:r w:rsidRPr="007F2497" w:rsidDel="00056726">
                <w:rPr>
                  <w:rFonts w:ascii="Arial" w:hAnsi="Arial" w:cs="Arial"/>
                  <w:sz w:val="18"/>
                  <w:szCs w:val="18"/>
                </w:rPr>
                <w:delText>E. Urbank</w:delText>
              </w:r>
            </w:del>
          </w:p>
        </w:tc>
      </w:tr>
      <w:tr w:rsidR="00B909E0" w:rsidRPr="007F2497" w:rsidDel="00056726" w14:paraId="530115EC" w14:textId="77777777" w:rsidTr="00FD0909">
        <w:trPr>
          <w:trHeight w:val="710"/>
          <w:del w:id="126" w:author="msweigard" w:date="2018-05-25T10:18:00Z"/>
        </w:trPr>
        <w:tc>
          <w:tcPr>
            <w:tcW w:w="1028" w:type="dxa"/>
          </w:tcPr>
          <w:p w14:paraId="6A76050E" w14:textId="77777777" w:rsidR="00B909E0" w:rsidRPr="007F2497" w:rsidDel="00056726" w:rsidRDefault="00624318" w:rsidP="00512430">
            <w:pPr>
              <w:rPr>
                <w:del w:id="127" w:author="msweigard" w:date="2018-05-25T10:18:00Z"/>
                <w:rFonts w:ascii="Arial" w:hAnsi="Arial" w:cs="Arial"/>
                <w:sz w:val="18"/>
                <w:szCs w:val="18"/>
              </w:rPr>
            </w:pPr>
            <w:del w:id="128" w:author="msweigard" w:date="2018-05-25T10:18:00Z">
              <w:r w:rsidRPr="007F2497" w:rsidDel="00056726">
                <w:rPr>
                  <w:rFonts w:ascii="Arial" w:hAnsi="Arial" w:cs="Arial"/>
                  <w:sz w:val="18"/>
                  <w:szCs w:val="18"/>
                </w:rPr>
                <w:delText>10/</w:delText>
              </w:r>
              <w:r w:rsidR="00CD5AE8" w:rsidRPr="007F2497" w:rsidDel="00056726">
                <w:rPr>
                  <w:rFonts w:ascii="Arial" w:hAnsi="Arial" w:cs="Arial"/>
                  <w:sz w:val="18"/>
                  <w:szCs w:val="18"/>
                </w:rPr>
                <w:delText>23</w:delText>
              </w:r>
              <w:r w:rsidR="00D7267B" w:rsidRPr="007F2497" w:rsidDel="00056726">
                <w:rPr>
                  <w:rFonts w:ascii="Arial" w:hAnsi="Arial" w:cs="Arial"/>
                  <w:sz w:val="18"/>
                  <w:szCs w:val="18"/>
                </w:rPr>
                <w:delText>/17</w:delText>
              </w:r>
            </w:del>
          </w:p>
        </w:tc>
        <w:tc>
          <w:tcPr>
            <w:tcW w:w="7331" w:type="dxa"/>
          </w:tcPr>
          <w:p w14:paraId="4CACD190" w14:textId="77777777" w:rsidR="00B909E0" w:rsidRPr="007F2497" w:rsidDel="00056726" w:rsidRDefault="00B909E0" w:rsidP="00F07CE6">
            <w:pPr>
              <w:spacing w:after="120"/>
              <w:rPr>
                <w:del w:id="129" w:author="msweigard" w:date="2018-05-25T10:18:00Z"/>
                <w:rFonts w:ascii="Arial" w:hAnsi="Arial" w:cs="Arial"/>
                <w:sz w:val="18"/>
                <w:szCs w:val="18"/>
              </w:rPr>
            </w:pPr>
            <w:del w:id="130" w:author="msweigard" w:date="2018-05-25T10:18:00Z">
              <w:r w:rsidRPr="007F2497" w:rsidDel="00056726">
                <w:rPr>
                  <w:rFonts w:ascii="Arial" w:hAnsi="Arial" w:cs="Arial"/>
                  <w:sz w:val="18"/>
                  <w:szCs w:val="18"/>
                </w:rPr>
                <w:delText>Acknowledgements – corrected all font sizes to 12 pt., added job titles to California contacts, add</w:delText>
              </w:r>
              <w:r w:rsidR="00050F8C" w:rsidRPr="007F2497" w:rsidDel="00056726">
                <w:rPr>
                  <w:rFonts w:ascii="Arial" w:hAnsi="Arial" w:cs="Arial"/>
                  <w:sz w:val="18"/>
                  <w:szCs w:val="18"/>
                </w:rPr>
                <w:delText>ed</w:delText>
              </w:r>
              <w:r w:rsidRPr="007F2497" w:rsidDel="00056726">
                <w:rPr>
                  <w:rFonts w:ascii="Arial" w:hAnsi="Arial" w:cs="Arial"/>
                  <w:sz w:val="18"/>
                  <w:szCs w:val="18"/>
                </w:rPr>
                <w:delText xml:space="preserve"> Andrew Zickler to Virginia, replace John Perry FHWA with David Mraz</w:delText>
              </w:r>
              <w:r w:rsidR="00B13C42" w:rsidRPr="007F2497" w:rsidDel="00056726">
                <w:rPr>
                  <w:rFonts w:ascii="Arial" w:hAnsi="Arial" w:cs="Arial"/>
                  <w:sz w:val="18"/>
                  <w:szCs w:val="18"/>
                </w:rPr>
                <w:delText>, edited MwRSF field employee job titles, added Mark and Richard</w:delText>
              </w:r>
              <w:r w:rsidR="006313D8" w:rsidRPr="007F2497" w:rsidDel="00056726">
                <w:rPr>
                  <w:rFonts w:ascii="Arial" w:hAnsi="Arial" w:cs="Arial"/>
                  <w:sz w:val="18"/>
                  <w:szCs w:val="18"/>
                </w:rPr>
                <w:delText>, edited Sagheer and Mojdeh’s names</w:delText>
              </w:r>
              <w:r w:rsidR="00BC62D4" w:rsidRPr="007F2497" w:rsidDel="00056726">
                <w:rPr>
                  <w:rFonts w:ascii="Arial" w:hAnsi="Arial" w:cs="Arial"/>
                  <w:sz w:val="18"/>
                  <w:szCs w:val="18"/>
                </w:rPr>
                <w:delText>, added Kentucky and South Carolina</w:delText>
              </w:r>
              <w:r w:rsidR="00050F8C" w:rsidRPr="007F2497" w:rsidDel="00056726">
                <w:rPr>
                  <w:rFonts w:ascii="Arial" w:hAnsi="Arial" w:cs="Arial"/>
                  <w:sz w:val="18"/>
                  <w:szCs w:val="18"/>
                </w:rPr>
                <w:delText xml:space="preserve">, </w:delText>
              </w:r>
              <w:r w:rsidR="00D7267B" w:rsidRPr="007F2497" w:rsidDel="00056726">
                <w:rPr>
                  <w:rFonts w:ascii="Arial" w:hAnsi="Arial" w:cs="Arial"/>
                  <w:sz w:val="18"/>
                  <w:szCs w:val="18"/>
                </w:rPr>
                <w:delText xml:space="preserve">and </w:delText>
              </w:r>
              <w:r w:rsidR="00050F8C" w:rsidRPr="007F2497" w:rsidDel="00056726">
                <w:rPr>
                  <w:rFonts w:ascii="Arial" w:hAnsi="Arial" w:cs="Arial"/>
                  <w:sz w:val="18"/>
                  <w:szCs w:val="18"/>
                </w:rPr>
                <w:delText>added CA, FL, UT, VA, SC, KY</w:delText>
              </w:r>
              <w:r w:rsidR="00CD5AE8" w:rsidRPr="007F2497" w:rsidDel="00056726">
                <w:rPr>
                  <w:rFonts w:ascii="Arial" w:hAnsi="Arial" w:cs="Arial"/>
                  <w:sz w:val="18"/>
                  <w:szCs w:val="18"/>
                </w:rPr>
                <w:delText>, and NC</w:delText>
              </w:r>
              <w:r w:rsidR="00050F8C" w:rsidRPr="007F2497" w:rsidDel="00056726">
                <w:rPr>
                  <w:rFonts w:ascii="Arial" w:hAnsi="Arial" w:cs="Arial"/>
                  <w:sz w:val="18"/>
                  <w:szCs w:val="18"/>
                </w:rPr>
                <w:delText xml:space="preserve"> to sponsorship acknowledgement paragraph</w:delText>
              </w:r>
              <w:r w:rsidR="00CD5AE8" w:rsidRPr="007F2497" w:rsidDel="00056726">
                <w:rPr>
                  <w:rFonts w:ascii="Arial" w:hAnsi="Arial" w:cs="Arial"/>
                  <w:sz w:val="18"/>
                  <w:szCs w:val="18"/>
                </w:rPr>
                <w:delText xml:space="preserve">. Added North Carolina. </w:delText>
              </w:r>
            </w:del>
          </w:p>
          <w:p w14:paraId="1CF0553C" w14:textId="77777777" w:rsidR="00783384" w:rsidRPr="007F2497" w:rsidDel="00056726" w:rsidRDefault="00783384" w:rsidP="00F07CE6">
            <w:pPr>
              <w:spacing w:after="120"/>
              <w:rPr>
                <w:del w:id="131" w:author="msweigard" w:date="2018-05-25T10:18:00Z"/>
                <w:rFonts w:ascii="Arial" w:hAnsi="Arial" w:cs="Arial"/>
                <w:sz w:val="18"/>
                <w:szCs w:val="18"/>
              </w:rPr>
            </w:pPr>
            <w:del w:id="132" w:author="msweigard" w:date="2018-05-25T10:18:00Z">
              <w:r w:rsidRPr="007F2497" w:rsidDel="00056726">
                <w:rPr>
                  <w:rFonts w:ascii="Arial" w:hAnsi="Arial" w:cs="Arial"/>
                  <w:sz w:val="18"/>
                  <w:szCs w:val="18"/>
                </w:rPr>
                <w:delText>SI Unit Conversion table – changed style of table title and updated Table of Contents so title appears in TOC</w:delText>
              </w:r>
            </w:del>
          </w:p>
          <w:p w14:paraId="4B02A30E" w14:textId="77777777" w:rsidR="00050F8C" w:rsidRPr="007F2497" w:rsidDel="00056726" w:rsidRDefault="00050F8C" w:rsidP="00F07CE6">
            <w:pPr>
              <w:spacing w:after="120"/>
              <w:rPr>
                <w:del w:id="133" w:author="msweigard" w:date="2018-05-25T10:18:00Z"/>
                <w:rFonts w:ascii="Arial" w:hAnsi="Arial" w:cs="Arial"/>
                <w:sz w:val="18"/>
                <w:szCs w:val="18"/>
              </w:rPr>
            </w:pPr>
            <w:del w:id="134" w:author="msweigard" w:date="2018-05-25T10:18:00Z">
              <w:r w:rsidRPr="007F2497" w:rsidDel="00056726">
                <w:rPr>
                  <w:rFonts w:ascii="Arial" w:hAnsi="Arial" w:cs="Arial"/>
                  <w:sz w:val="18"/>
                  <w:szCs w:val="18"/>
                </w:rPr>
                <w:delText>Page 18 – Chapter 6 – changed “was comprised” to “consisted”</w:delText>
              </w:r>
            </w:del>
          </w:p>
          <w:p w14:paraId="3F363C22" w14:textId="77777777" w:rsidR="00442B91" w:rsidRPr="007F2497" w:rsidDel="00056726" w:rsidRDefault="00442B91" w:rsidP="00F07CE6">
            <w:pPr>
              <w:spacing w:after="120"/>
              <w:rPr>
                <w:del w:id="135" w:author="msweigard" w:date="2018-05-25T10:18:00Z"/>
                <w:rFonts w:ascii="Arial" w:hAnsi="Arial" w:cs="Arial"/>
                <w:sz w:val="18"/>
                <w:szCs w:val="18"/>
              </w:rPr>
            </w:pPr>
            <w:del w:id="136" w:author="msweigard" w:date="2018-05-25T10:18:00Z">
              <w:r w:rsidRPr="007F2497" w:rsidDel="00056726">
                <w:rPr>
                  <w:rFonts w:ascii="Arial" w:hAnsi="Arial" w:cs="Arial"/>
                  <w:sz w:val="18"/>
                  <w:szCs w:val="18"/>
                </w:rPr>
                <w:delText>Page 24 – Section 8.1 – changed “testing facility” to “Outdoor Test Site”</w:delText>
              </w:r>
            </w:del>
          </w:p>
          <w:p w14:paraId="1EADBB58" w14:textId="77777777" w:rsidR="00282D50" w:rsidRPr="007F2497" w:rsidDel="00056726" w:rsidRDefault="00282D50" w:rsidP="00C806AA">
            <w:pPr>
              <w:spacing w:after="120"/>
              <w:rPr>
                <w:del w:id="137" w:author="msweigard" w:date="2018-05-25T10:18:00Z"/>
                <w:rFonts w:ascii="Arial" w:hAnsi="Arial" w:cs="Arial"/>
                <w:sz w:val="18"/>
                <w:szCs w:val="18"/>
              </w:rPr>
            </w:pPr>
            <w:del w:id="138" w:author="msweigard" w:date="2018-05-25T10:18:00Z">
              <w:r w:rsidRPr="007F2497" w:rsidDel="00056726">
                <w:rPr>
                  <w:rFonts w:ascii="Arial" w:hAnsi="Arial" w:cs="Arial"/>
                  <w:sz w:val="18"/>
                  <w:szCs w:val="18"/>
                </w:rPr>
                <w:delText>Page 29 – Section 8.4 – highlighted dummy weight so it is changed accordingly</w:delText>
              </w:r>
            </w:del>
          </w:p>
          <w:p w14:paraId="09F8F464" w14:textId="77777777" w:rsidR="00C806AA" w:rsidRPr="007F2497" w:rsidDel="00056726" w:rsidRDefault="00C806AA" w:rsidP="00C806AA">
            <w:pPr>
              <w:spacing w:after="120"/>
              <w:rPr>
                <w:del w:id="139" w:author="msweigard" w:date="2018-05-25T10:18:00Z"/>
                <w:rFonts w:ascii="Arial" w:hAnsi="Arial" w:cs="Arial"/>
                <w:sz w:val="18"/>
                <w:szCs w:val="18"/>
              </w:rPr>
            </w:pPr>
            <w:del w:id="140" w:author="msweigard" w:date="2018-05-25T10:18:00Z">
              <w:r w:rsidRPr="007F2497" w:rsidDel="00056726">
                <w:rPr>
                  <w:rFonts w:ascii="Arial" w:hAnsi="Arial" w:cs="Arial"/>
                  <w:sz w:val="18"/>
                  <w:szCs w:val="18"/>
                </w:rPr>
                <w:delText>Page 33 – Figure 13 - greyed out “lens” and “lens setting” cells for non-AOS cameras</w:delText>
              </w:r>
            </w:del>
          </w:p>
          <w:p w14:paraId="2EC45681" w14:textId="77777777" w:rsidR="00C806AA" w:rsidRPr="007F2497" w:rsidDel="00056726" w:rsidRDefault="00C806AA" w:rsidP="00DD3AEA">
            <w:pPr>
              <w:spacing w:after="120"/>
              <w:rPr>
                <w:del w:id="141" w:author="msweigard" w:date="2018-05-25T10:18:00Z"/>
                <w:rFonts w:ascii="Arial" w:hAnsi="Arial" w:cs="Arial"/>
                <w:sz w:val="18"/>
                <w:szCs w:val="18"/>
              </w:rPr>
            </w:pPr>
            <w:del w:id="142" w:author="msweigard" w:date="2018-05-25T10:18:00Z">
              <w:r w:rsidRPr="007F2497" w:rsidDel="00056726">
                <w:rPr>
                  <w:rFonts w:ascii="Arial" w:hAnsi="Arial" w:cs="Arial"/>
                  <w:sz w:val="18"/>
                  <w:szCs w:val="18"/>
                </w:rPr>
                <w:delText>Pages 34-35 – Section 9.3 - changed two instances of “upstream of” to “upstream from”</w:delText>
              </w:r>
              <w:r w:rsidR="00624318" w:rsidRPr="007F2497" w:rsidDel="00056726">
                <w:rPr>
                  <w:rFonts w:ascii="Arial" w:hAnsi="Arial" w:cs="Arial"/>
                  <w:sz w:val="18"/>
                  <w:szCs w:val="18"/>
                </w:rPr>
                <w:delText xml:space="preserve"> and changed reference</w:delText>
              </w:r>
              <w:r w:rsidR="00DD3AEA" w:rsidRPr="007F2497" w:rsidDel="00056726">
                <w:rPr>
                  <w:rFonts w:ascii="Arial" w:hAnsi="Arial" w:cs="Arial"/>
                  <w:sz w:val="18"/>
                  <w:szCs w:val="18"/>
                </w:rPr>
                <w:delText>s</w:delText>
              </w:r>
              <w:r w:rsidR="00624318" w:rsidRPr="007F2497" w:rsidDel="00056726">
                <w:rPr>
                  <w:rFonts w:ascii="Arial" w:hAnsi="Arial" w:cs="Arial"/>
                  <w:sz w:val="18"/>
                  <w:szCs w:val="18"/>
                </w:rPr>
                <w:delText xml:space="preserve"> </w:delText>
              </w:r>
              <w:r w:rsidR="00DD3AEA" w:rsidRPr="007F2497" w:rsidDel="00056726">
                <w:rPr>
                  <w:rFonts w:ascii="Arial" w:hAnsi="Arial" w:cs="Arial"/>
                  <w:sz w:val="18"/>
                  <w:szCs w:val="18"/>
                </w:rPr>
                <w:delText xml:space="preserve">from </w:delText>
              </w:r>
              <w:r w:rsidR="00624318" w:rsidRPr="007F2497" w:rsidDel="00056726">
                <w:rPr>
                  <w:rFonts w:ascii="Arial" w:hAnsi="Arial" w:cs="Arial"/>
                  <w:sz w:val="18"/>
                  <w:szCs w:val="18"/>
                </w:rPr>
                <w:delText>table 2.6 to 2.7 and table 2.7 to 2.8 to reflect updated MASH</w:delText>
              </w:r>
              <w:r w:rsidR="00E30194" w:rsidRPr="007F2497" w:rsidDel="00056726">
                <w:rPr>
                  <w:rFonts w:ascii="Arial" w:hAnsi="Arial" w:cs="Arial"/>
                  <w:sz w:val="18"/>
                  <w:szCs w:val="18"/>
                </w:rPr>
                <w:delText>, and section rearranged so figures are introduced in ascending numerical order</w:delText>
              </w:r>
            </w:del>
          </w:p>
          <w:p w14:paraId="3D3752DA" w14:textId="77777777" w:rsidR="007E3622" w:rsidRPr="007F2497" w:rsidDel="00056726" w:rsidRDefault="007E3622" w:rsidP="007E3622">
            <w:pPr>
              <w:spacing w:after="120"/>
              <w:rPr>
                <w:del w:id="143" w:author="msweigard" w:date="2018-05-25T10:18:00Z"/>
                <w:rFonts w:ascii="Arial" w:hAnsi="Arial" w:cs="Arial"/>
                <w:sz w:val="18"/>
                <w:szCs w:val="18"/>
              </w:rPr>
            </w:pPr>
            <w:del w:id="144" w:author="msweigard" w:date="2018-05-25T10:18:00Z">
              <w:r w:rsidRPr="007F2497" w:rsidDel="00056726">
                <w:rPr>
                  <w:rFonts w:ascii="Arial" w:hAnsi="Arial" w:cs="Arial"/>
                  <w:sz w:val="18"/>
                  <w:szCs w:val="18"/>
                </w:rPr>
                <w:delText>Page 37 – Section 9.4 – Added “maximum lateral” to permanent set.</w:delText>
              </w:r>
            </w:del>
          </w:p>
        </w:tc>
        <w:tc>
          <w:tcPr>
            <w:tcW w:w="1217" w:type="dxa"/>
          </w:tcPr>
          <w:p w14:paraId="0E7253AF" w14:textId="77777777" w:rsidR="00B909E0" w:rsidRPr="007F2497" w:rsidDel="00056726" w:rsidRDefault="00D7267B" w:rsidP="00F057BE">
            <w:pPr>
              <w:rPr>
                <w:del w:id="145" w:author="msweigard" w:date="2018-05-25T10:18:00Z"/>
                <w:rFonts w:ascii="Arial" w:hAnsi="Arial" w:cs="Arial"/>
                <w:sz w:val="18"/>
                <w:szCs w:val="18"/>
              </w:rPr>
            </w:pPr>
            <w:del w:id="146" w:author="msweigard" w:date="2018-05-25T10:18:00Z">
              <w:r w:rsidRPr="007F2497" w:rsidDel="00056726">
                <w:rPr>
                  <w:rFonts w:ascii="Arial" w:hAnsi="Arial" w:cs="Arial"/>
                  <w:sz w:val="18"/>
                  <w:szCs w:val="18"/>
                </w:rPr>
                <w:delText>E. Urbank</w:delText>
              </w:r>
            </w:del>
          </w:p>
        </w:tc>
      </w:tr>
    </w:tbl>
    <w:p w14:paraId="6BB2E529" w14:textId="77777777" w:rsidR="00160B95" w:rsidRPr="007F2497" w:rsidRDefault="00160B95" w:rsidP="00CA6DB1">
      <w:pPr>
        <w:jc w:val="center"/>
      </w:pPr>
    </w:p>
    <w:p w14:paraId="490E3B59" w14:textId="77777777" w:rsidR="002C3240" w:rsidRPr="007F2497" w:rsidRDefault="002C3240" w:rsidP="007C139D">
      <w:pPr>
        <w:jc w:val="right"/>
      </w:pPr>
      <w:r w:rsidRPr="007F2497">
        <w:rPr>
          <w:i/>
          <w:noProof/>
        </w:rPr>
        <w:drawing>
          <wp:anchor distT="0" distB="0" distL="114300" distR="114300" simplePos="0" relativeHeight="251653120" behindDoc="0" locked="0" layoutInCell="1" allowOverlap="1" wp14:anchorId="432621DC" wp14:editId="28EDC2D9">
            <wp:simplePos x="0" y="0"/>
            <wp:positionH relativeFrom="column">
              <wp:posOffset>-33655</wp:posOffset>
            </wp:positionH>
            <wp:positionV relativeFrom="paragraph">
              <wp:posOffset>-428625</wp:posOffset>
            </wp:positionV>
            <wp:extent cx="1416050" cy="552450"/>
            <wp:effectExtent l="0" t="0" r="0" b="0"/>
            <wp:wrapNone/>
            <wp:docPr id="2" name="Picture 50" descr="\\mwrsf-server\Managerial\UNL and MwRSF Logos\UNL\R-UN_L4c_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wrsf-server\Managerial\UNL and MwRSF Logos\UNL\R-UN_L4c_4c.jpg"/>
                    <pic:cNvPicPr>
                      <a:picLocks noChangeAspect="1" noChangeArrowheads="1"/>
                    </pic:cNvPicPr>
                  </pic:nvPicPr>
                  <pic:blipFill>
                    <a:blip r:embed="rId8" cstate="print"/>
                    <a:srcRect/>
                    <a:stretch>
                      <a:fillRect/>
                    </a:stretch>
                  </pic:blipFill>
                  <pic:spPr bwMode="auto">
                    <a:xfrm>
                      <a:off x="0" y="0"/>
                      <a:ext cx="1416050" cy="552450"/>
                    </a:xfrm>
                    <a:prstGeom prst="rect">
                      <a:avLst/>
                    </a:prstGeom>
                    <a:noFill/>
                    <a:ln w="9525">
                      <a:noFill/>
                      <a:miter lim="800000"/>
                      <a:headEnd/>
                      <a:tailEnd/>
                    </a:ln>
                  </pic:spPr>
                </pic:pic>
              </a:graphicData>
            </a:graphic>
          </wp:anchor>
        </w:drawing>
      </w:r>
      <w:r w:rsidR="00313054" w:rsidRPr="007F2497">
        <w:rPr>
          <w:i/>
          <w:noProof/>
        </w:rPr>
        <w:drawing>
          <wp:anchor distT="0" distB="0" distL="114300" distR="114300" simplePos="0" relativeHeight="251655168" behindDoc="0" locked="0" layoutInCell="1" allowOverlap="1" wp14:anchorId="4458D513" wp14:editId="1EF3165E">
            <wp:simplePos x="0" y="0"/>
            <wp:positionH relativeFrom="column">
              <wp:posOffset>2049780</wp:posOffset>
            </wp:positionH>
            <wp:positionV relativeFrom="paragraph">
              <wp:posOffset>-428625</wp:posOffset>
            </wp:positionV>
            <wp:extent cx="1830705" cy="552450"/>
            <wp:effectExtent l="0" t="0" r="0" b="0"/>
            <wp:wrapNone/>
            <wp:docPr id="8" name="Picture 49" descr="\\mwrsf-server\Managerial\UNL and MwRSF Logos\Embroidery Logos\logo_mwrs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wrsf-server\Managerial\UNL and MwRSF Logos\Embroidery Logos\logo_mwrsf.jpg"/>
                    <pic:cNvPicPr>
                      <a:picLocks noChangeAspect="1" noChangeArrowheads="1"/>
                    </pic:cNvPicPr>
                  </pic:nvPicPr>
                  <pic:blipFill>
                    <a:blip r:embed="rId9" cstate="print"/>
                    <a:srcRect/>
                    <a:stretch>
                      <a:fillRect/>
                    </a:stretch>
                  </pic:blipFill>
                  <pic:spPr bwMode="auto">
                    <a:xfrm>
                      <a:off x="0" y="0"/>
                      <a:ext cx="1830705" cy="552450"/>
                    </a:xfrm>
                    <a:prstGeom prst="rect">
                      <a:avLst/>
                    </a:prstGeom>
                    <a:noFill/>
                    <a:ln w="9525">
                      <a:noFill/>
                      <a:miter lim="800000"/>
                      <a:headEnd/>
                      <a:tailEnd/>
                    </a:ln>
                  </pic:spPr>
                </pic:pic>
              </a:graphicData>
            </a:graphic>
          </wp:anchor>
        </w:drawing>
      </w:r>
    </w:p>
    <w:p w14:paraId="42079D13" w14:textId="77777777" w:rsidR="002C3240" w:rsidRPr="007F2497" w:rsidRDefault="002C3240" w:rsidP="007C139D">
      <w:pPr>
        <w:jc w:val="right"/>
      </w:pPr>
    </w:p>
    <w:p w14:paraId="3921B047" w14:textId="5393719A" w:rsidR="00693328" w:rsidRPr="007F2497" w:rsidRDefault="0005036D" w:rsidP="007C139D">
      <w:pPr>
        <w:jc w:val="right"/>
      </w:pPr>
      <w:r w:rsidRPr="000F1474">
        <w:t>DRAFT REPORT – R0</w:t>
      </w:r>
    </w:p>
    <w:p w14:paraId="5C746D7B" w14:textId="77777777" w:rsidR="00693328" w:rsidRPr="007F2497" w:rsidRDefault="00693328" w:rsidP="00CA6DB1">
      <w:pPr>
        <w:jc w:val="center"/>
      </w:pPr>
    </w:p>
    <w:p w14:paraId="1B7F2F2A" w14:textId="6B79E2F3" w:rsidR="009F5989" w:rsidRPr="007F2497" w:rsidRDefault="009F5989" w:rsidP="00674F09">
      <w:pPr>
        <w:jc w:val="center"/>
        <w:rPr>
          <w:i/>
        </w:rPr>
      </w:pPr>
      <w:r w:rsidRPr="000F1474">
        <w:rPr>
          <w:i/>
        </w:rPr>
        <w:t>Fiscal Year</w:t>
      </w:r>
      <w:r w:rsidR="00BC5C9B" w:rsidRPr="000F1474">
        <w:rPr>
          <w:i/>
        </w:rPr>
        <w:t>s</w:t>
      </w:r>
      <w:r w:rsidR="00EA2E1A" w:rsidRPr="000F1474">
        <w:rPr>
          <w:i/>
        </w:rPr>
        <w:t xml:space="preserve"> </w:t>
      </w:r>
      <w:r w:rsidR="00674F09" w:rsidRPr="000F1474">
        <w:rPr>
          <w:i/>
        </w:rPr>
        <w:t>2018-2020</w:t>
      </w:r>
    </w:p>
    <w:p w14:paraId="79412FED" w14:textId="77777777" w:rsidR="009F5989" w:rsidRPr="007F2497" w:rsidRDefault="009F5989" w:rsidP="009F5989">
      <w:pPr>
        <w:jc w:val="center"/>
      </w:pPr>
    </w:p>
    <w:p w14:paraId="54D896D9" w14:textId="0DE0750D" w:rsidR="009F5989" w:rsidRPr="007F2497" w:rsidRDefault="000D3E26" w:rsidP="00C23253">
      <w:pPr>
        <w:pStyle w:val="PaperTitle"/>
      </w:pPr>
      <w:r>
        <w:t>MATC YeAR TWO</w:t>
      </w:r>
      <w:r w:rsidR="00881C64" w:rsidRPr="007F2497">
        <w:t xml:space="preserve"> rEport</w:t>
      </w:r>
    </w:p>
    <w:p w14:paraId="141FF780" w14:textId="77777777" w:rsidR="009F5989" w:rsidRPr="007F2497" w:rsidDel="00E03433" w:rsidRDefault="009F5989" w:rsidP="009F5989">
      <w:pPr>
        <w:jc w:val="center"/>
        <w:rPr>
          <w:del w:id="147" w:author="Erin Urbank" w:date="2017-07-28T14:47:00Z"/>
        </w:rPr>
      </w:pPr>
    </w:p>
    <w:p w14:paraId="296695DC" w14:textId="77777777" w:rsidR="009F5989" w:rsidRPr="007F2497" w:rsidRDefault="009F5989" w:rsidP="009F5989">
      <w:pPr>
        <w:jc w:val="center"/>
        <w:rPr>
          <w:u w:val="single"/>
        </w:rPr>
      </w:pPr>
      <w:r w:rsidRPr="007F2497">
        <w:rPr>
          <w:u w:val="single"/>
        </w:rPr>
        <w:t>Submitted by</w:t>
      </w:r>
    </w:p>
    <w:p w14:paraId="5F8FE0C7" w14:textId="77777777" w:rsidR="00423642" w:rsidRPr="007F2497" w:rsidRDefault="00423642" w:rsidP="00423642">
      <w:pPr>
        <w:jc w:val="center"/>
      </w:pPr>
    </w:p>
    <w:p w14:paraId="2DAF138D" w14:textId="77777777" w:rsidR="00423642" w:rsidRPr="007F2497" w:rsidRDefault="00423642" w:rsidP="00423642">
      <w:pPr>
        <w:jc w:val="center"/>
        <w:sectPr w:rsidR="00423642" w:rsidRPr="007F2497" w:rsidSect="00313054">
          <w:headerReference w:type="default" r:id="rId10"/>
          <w:footerReference w:type="even" r:id="rId11"/>
          <w:pgSz w:w="12240" w:h="15840"/>
          <w:pgMar w:top="1440" w:right="1440" w:bottom="1152" w:left="1440" w:header="720" w:footer="720" w:gutter="0"/>
          <w:cols w:space="720"/>
          <w:docGrid w:linePitch="360"/>
        </w:sectPr>
      </w:pPr>
    </w:p>
    <w:p w14:paraId="308DD939" w14:textId="77777777" w:rsidR="00423642" w:rsidRPr="007F2497" w:rsidRDefault="00A2081B" w:rsidP="00423642">
      <w:pPr>
        <w:jc w:val="center"/>
      </w:pPr>
      <w:r w:rsidRPr="007F2497">
        <w:t>Michael Sweigard</w:t>
      </w:r>
    </w:p>
    <w:p w14:paraId="4CD320BF" w14:textId="77777777" w:rsidR="00423642" w:rsidRPr="007F2497" w:rsidRDefault="00A2081B" w:rsidP="00423642">
      <w:pPr>
        <w:jc w:val="center"/>
      </w:pPr>
      <w:r w:rsidRPr="007F2497">
        <w:t>Graduate Research Assistant</w:t>
      </w:r>
    </w:p>
    <w:p w14:paraId="5A9C0C56" w14:textId="77777777" w:rsidR="00423642" w:rsidRPr="007F2497" w:rsidRDefault="00423642" w:rsidP="00423642">
      <w:pPr>
        <w:jc w:val="center"/>
      </w:pPr>
    </w:p>
    <w:p w14:paraId="2F922DFD" w14:textId="77777777" w:rsidR="00423642" w:rsidRPr="007F2497" w:rsidRDefault="007A09BC" w:rsidP="00423642">
      <w:pPr>
        <w:jc w:val="center"/>
      </w:pPr>
      <w:r w:rsidRPr="007F2497">
        <w:t>Cody Stolle</w:t>
      </w:r>
    </w:p>
    <w:p w14:paraId="15FB0839" w14:textId="77777777" w:rsidR="00423642" w:rsidRPr="007F2497" w:rsidRDefault="007A09BC" w:rsidP="00423642">
      <w:pPr>
        <w:jc w:val="center"/>
      </w:pPr>
      <w:r w:rsidRPr="007F2497">
        <w:t>Research Assistant Professor</w:t>
      </w:r>
    </w:p>
    <w:p w14:paraId="5A7726DB" w14:textId="77777777" w:rsidR="00423642" w:rsidRPr="007F2497" w:rsidRDefault="00423642" w:rsidP="00423642">
      <w:pPr>
        <w:jc w:val="center"/>
      </w:pPr>
    </w:p>
    <w:p w14:paraId="7AC18457" w14:textId="77777777" w:rsidR="00423642" w:rsidRPr="007F2497" w:rsidRDefault="00A2081B" w:rsidP="00423642">
      <w:pPr>
        <w:jc w:val="center"/>
      </w:pPr>
      <w:r w:rsidRPr="007F2497">
        <w:t>Ricardo Jacome</w:t>
      </w:r>
    </w:p>
    <w:p w14:paraId="6CFEF663" w14:textId="77777777" w:rsidR="00423642" w:rsidRPr="007F2497" w:rsidRDefault="00A2081B" w:rsidP="00423642">
      <w:pPr>
        <w:jc w:val="center"/>
      </w:pPr>
      <w:r w:rsidRPr="007F2497">
        <w:t>Graduate Research Assistant</w:t>
      </w:r>
    </w:p>
    <w:p w14:paraId="0C3F2CAE" w14:textId="77777777" w:rsidR="00423642" w:rsidRPr="007F2497" w:rsidRDefault="00423642" w:rsidP="00423642">
      <w:pPr>
        <w:jc w:val="center"/>
      </w:pPr>
    </w:p>
    <w:p w14:paraId="519CE44F" w14:textId="7BB353A0" w:rsidR="00423642" w:rsidRPr="007F2497" w:rsidRDefault="00423642" w:rsidP="00423642">
      <w:pPr>
        <w:jc w:val="center"/>
      </w:pPr>
    </w:p>
    <w:p w14:paraId="299C0F7F" w14:textId="08A181C4" w:rsidR="00674F09" w:rsidRPr="007F2497" w:rsidRDefault="00674F09" w:rsidP="00423642">
      <w:pPr>
        <w:jc w:val="center"/>
      </w:pPr>
    </w:p>
    <w:p w14:paraId="36FC015D" w14:textId="77777777" w:rsidR="00674F09" w:rsidRPr="007F2497" w:rsidRDefault="00674F09" w:rsidP="00423642">
      <w:pPr>
        <w:jc w:val="center"/>
        <w:sectPr w:rsidR="00674F09" w:rsidRPr="007F2497" w:rsidSect="00092AB6">
          <w:type w:val="continuous"/>
          <w:pgSz w:w="12240" w:h="15840"/>
          <w:pgMar w:top="1440" w:right="1440" w:bottom="1152" w:left="1440" w:header="720" w:footer="720" w:gutter="0"/>
          <w:cols w:num="2" w:space="720"/>
          <w:docGrid w:linePitch="360"/>
        </w:sectPr>
      </w:pPr>
    </w:p>
    <w:p w14:paraId="0AEF9C85" w14:textId="77777777" w:rsidR="00423642" w:rsidRPr="007F2497" w:rsidRDefault="00423642" w:rsidP="00423642">
      <w:pPr>
        <w:jc w:val="center"/>
      </w:pPr>
    </w:p>
    <w:p w14:paraId="25544A6C" w14:textId="77777777" w:rsidR="00423642" w:rsidRPr="007F2497" w:rsidRDefault="00423642" w:rsidP="00423642">
      <w:pPr>
        <w:jc w:val="center"/>
      </w:pPr>
    </w:p>
    <w:p w14:paraId="2DB7DC3D" w14:textId="77777777" w:rsidR="00E03433" w:rsidRPr="007F2497" w:rsidRDefault="00E03433" w:rsidP="00E03433">
      <w:pPr>
        <w:pStyle w:val="Style14ptCentered"/>
        <w:rPr>
          <w:ins w:id="148" w:author="Erin Urbank" w:date="2017-07-28T14:47:00Z"/>
        </w:rPr>
      </w:pPr>
      <w:ins w:id="149" w:author="Erin Urbank" w:date="2017-07-28T14:47:00Z">
        <w:r w:rsidRPr="007F2497">
          <w:t>MIDWEST ROADSIDE SAFETY FACILITY</w:t>
        </w:r>
      </w:ins>
    </w:p>
    <w:p w14:paraId="0188E32F" w14:textId="77777777" w:rsidR="00D01DF0" w:rsidRPr="007F2497" w:rsidRDefault="00D01DF0" w:rsidP="00D01DF0">
      <w:pPr>
        <w:jc w:val="center"/>
        <w:rPr>
          <w:ins w:id="150" w:author="Erin Urbank" w:date="2017-08-14T11:09:00Z"/>
        </w:rPr>
      </w:pPr>
      <w:ins w:id="151" w:author="Erin Urbank" w:date="2017-08-14T11:09:00Z">
        <w:r w:rsidRPr="007F2497">
          <w:t>Nebraska Transportation Center</w:t>
        </w:r>
      </w:ins>
    </w:p>
    <w:p w14:paraId="7B803F70" w14:textId="77777777" w:rsidR="00D01DF0" w:rsidRPr="007F2497" w:rsidRDefault="00D01DF0" w:rsidP="00D01DF0">
      <w:pPr>
        <w:jc w:val="center"/>
        <w:rPr>
          <w:ins w:id="152" w:author="Erin Urbank" w:date="2017-08-14T11:09:00Z"/>
        </w:rPr>
      </w:pPr>
      <w:ins w:id="153" w:author="Erin Urbank" w:date="2017-08-14T11:09:00Z">
        <w:r w:rsidRPr="007F2497">
          <w:t>University of Nebraska-Lincoln</w:t>
        </w:r>
      </w:ins>
    </w:p>
    <w:p w14:paraId="020EA2D4" w14:textId="77777777" w:rsidR="00E03433" w:rsidRPr="007F2497" w:rsidRDefault="00E03433" w:rsidP="00E03433">
      <w:pPr>
        <w:jc w:val="center"/>
        <w:rPr>
          <w:ins w:id="154" w:author="Erin Urbank" w:date="2017-08-14T11:09:00Z"/>
        </w:rPr>
      </w:pPr>
    </w:p>
    <w:p w14:paraId="068956B1" w14:textId="77777777" w:rsidR="00D01DF0" w:rsidRPr="007F2497" w:rsidRDefault="00D01DF0" w:rsidP="00E03433">
      <w:pPr>
        <w:jc w:val="center"/>
        <w:rPr>
          <w:ins w:id="155" w:author="Erin Urbank" w:date="2017-07-28T14:47:00Z"/>
        </w:rPr>
        <w:sectPr w:rsidR="00D01DF0" w:rsidRPr="007F2497" w:rsidSect="00092AB6">
          <w:type w:val="continuous"/>
          <w:pgSz w:w="12240" w:h="15840"/>
          <w:pgMar w:top="1440" w:right="1440" w:bottom="1152" w:left="1440" w:header="720" w:footer="720" w:gutter="0"/>
          <w:cols w:space="720"/>
          <w:docGrid w:linePitch="360"/>
        </w:sectPr>
      </w:pPr>
    </w:p>
    <w:p w14:paraId="5DCF7634" w14:textId="77777777" w:rsidR="00E03433" w:rsidRPr="007F2497" w:rsidRDefault="00E03433" w:rsidP="00E03433">
      <w:pPr>
        <w:jc w:val="center"/>
        <w:rPr>
          <w:ins w:id="156" w:author="Erin Urbank" w:date="2017-07-28T14:47:00Z"/>
          <w:b/>
        </w:rPr>
      </w:pPr>
      <w:ins w:id="157" w:author="Erin Urbank" w:date="2017-07-28T14:47:00Z">
        <w:r w:rsidRPr="007F2497">
          <w:rPr>
            <w:b/>
          </w:rPr>
          <w:t>Main Office</w:t>
        </w:r>
      </w:ins>
    </w:p>
    <w:p w14:paraId="7AF698AC" w14:textId="77777777" w:rsidR="00E03433" w:rsidRPr="007F2497" w:rsidRDefault="00E03433" w:rsidP="00E03433">
      <w:pPr>
        <w:ind w:left="-90" w:right="-360"/>
        <w:jc w:val="center"/>
        <w:rPr>
          <w:ins w:id="158" w:author="Erin Urbank" w:date="2017-07-28T14:47:00Z"/>
        </w:rPr>
      </w:pPr>
      <w:ins w:id="159" w:author="Erin Urbank" w:date="2017-07-28T14:47:00Z">
        <w:r w:rsidRPr="007F2497">
          <w:t>Prem S. Paul Research Center at Whittier School</w:t>
        </w:r>
      </w:ins>
    </w:p>
    <w:p w14:paraId="614BEFB3" w14:textId="77777777" w:rsidR="00E03433" w:rsidRPr="007F2497" w:rsidRDefault="00E03433" w:rsidP="00E03433">
      <w:pPr>
        <w:jc w:val="center"/>
        <w:rPr>
          <w:ins w:id="160" w:author="Erin Urbank" w:date="2017-07-28T14:47:00Z"/>
        </w:rPr>
      </w:pPr>
      <w:ins w:id="161" w:author="Erin Urbank" w:date="2017-07-28T14:47:00Z">
        <w:r w:rsidRPr="007F2497">
          <w:t>Room 130, 2200 Vine Street</w:t>
        </w:r>
      </w:ins>
    </w:p>
    <w:p w14:paraId="3937918D" w14:textId="77777777" w:rsidR="00E03433" w:rsidRPr="007F2497" w:rsidRDefault="00E03433" w:rsidP="00E03433">
      <w:pPr>
        <w:jc w:val="center"/>
        <w:rPr>
          <w:ins w:id="162" w:author="Erin Urbank" w:date="2017-07-28T14:47:00Z"/>
        </w:rPr>
      </w:pPr>
      <w:ins w:id="163" w:author="Erin Urbank" w:date="2017-07-28T14:47:00Z">
        <w:r w:rsidRPr="007F2497">
          <w:t>Lincoln, Nebraska 68583-0853</w:t>
        </w:r>
      </w:ins>
    </w:p>
    <w:p w14:paraId="23D79ACD" w14:textId="77777777" w:rsidR="00E03433" w:rsidRPr="007F2497" w:rsidRDefault="00E03433" w:rsidP="00E03433">
      <w:pPr>
        <w:jc w:val="center"/>
        <w:rPr>
          <w:ins w:id="164" w:author="Erin Urbank" w:date="2017-07-28T14:47:00Z"/>
        </w:rPr>
      </w:pPr>
      <w:ins w:id="165" w:author="Erin Urbank" w:date="2017-07-28T14:47:00Z">
        <w:r w:rsidRPr="007F2497">
          <w:t>(402) 472-0965</w:t>
        </w:r>
      </w:ins>
    </w:p>
    <w:p w14:paraId="215A7661" w14:textId="77777777" w:rsidR="00E03433" w:rsidRPr="007F2497" w:rsidRDefault="00E03433" w:rsidP="00E03433">
      <w:pPr>
        <w:jc w:val="center"/>
        <w:rPr>
          <w:ins w:id="166" w:author="Erin Urbank" w:date="2017-07-28T14:47:00Z"/>
          <w:b/>
        </w:rPr>
      </w:pPr>
      <w:ins w:id="167" w:author="Erin Urbank" w:date="2017-07-28T14:47:00Z">
        <w:r w:rsidRPr="007F2497">
          <w:rPr>
            <w:b/>
          </w:rPr>
          <w:t>Outdoor Test Site</w:t>
        </w:r>
      </w:ins>
    </w:p>
    <w:p w14:paraId="267C1ACA" w14:textId="77777777" w:rsidR="00E03433" w:rsidRPr="007F2497" w:rsidRDefault="00E03433" w:rsidP="00E03433">
      <w:pPr>
        <w:jc w:val="center"/>
        <w:rPr>
          <w:ins w:id="168" w:author="Erin Urbank" w:date="2017-07-28T14:47:00Z"/>
        </w:rPr>
      </w:pPr>
      <w:ins w:id="169" w:author="Erin Urbank" w:date="2017-07-28T14:47:00Z">
        <w:r w:rsidRPr="007F2497">
          <w:t>4630 NW 36</w:t>
        </w:r>
        <w:r w:rsidRPr="007F2497">
          <w:rPr>
            <w:vertAlign w:val="superscript"/>
          </w:rPr>
          <w:t>th</w:t>
        </w:r>
        <w:r w:rsidRPr="007F2497">
          <w:t xml:space="preserve"> Street</w:t>
        </w:r>
      </w:ins>
    </w:p>
    <w:p w14:paraId="021C9007" w14:textId="77777777" w:rsidR="00E03433" w:rsidRPr="007F2497" w:rsidRDefault="00E03433" w:rsidP="00E03433">
      <w:pPr>
        <w:jc w:val="center"/>
        <w:rPr>
          <w:ins w:id="170" w:author="Erin Urbank" w:date="2017-07-28T14:47:00Z"/>
        </w:rPr>
      </w:pPr>
      <w:ins w:id="171" w:author="Erin Urbank" w:date="2017-07-28T14:47:00Z">
        <w:r w:rsidRPr="007F2497">
          <w:t>Lincoln, Nebraska 68524</w:t>
        </w:r>
      </w:ins>
    </w:p>
    <w:p w14:paraId="1CCE0B73" w14:textId="77777777" w:rsidR="00E03433" w:rsidRPr="007F2497" w:rsidRDefault="00E03433" w:rsidP="00E03433">
      <w:pPr>
        <w:jc w:val="center"/>
        <w:rPr>
          <w:ins w:id="172" w:author="Erin Urbank" w:date="2017-07-28T14:47:00Z"/>
        </w:rPr>
      </w:pPr>
    </w:p>
    <w:p w14:paraId="279A0962" w14:textId="77777777" w:rsidR="00E03433" w:rsidRPr="007F2497" w:rsidRDefault="00E03433" w:rsidP="00E03433">
      <w:pPr>
        <w:jc w:val="center"/>
        <w:rPr>
          <w:ins w:id="173" w:author="Erin Urbank" w:date="2017-07-28T14:47:00Z"/>
        </w:rPr>
        <w:sectPr w:rsidR="00E03433" w:rsidRPr="007F2497" w:rsidSect="00E03433">
          <w:type w:val="continuous"/>
          <w:pgSz w:w="12240" w:h="15840"/>
          <w:pgMar w:top="1440" w:right="1440" w:bottom="1152" w:left="1440" w:header="720" w:footer="720" w:gutter="0"/>
          <w:cols w:num="2" w:space="720"/>
          <w:docGrid w:linePitch="360"/>
          <w:sectPrChange w:id="174" w:author="Erin Urbank" w:date="2017-07-28T14:47:00Z">
            <w:sectPr w:rsidR="00E03433" w:rsidRPr="007F2497" w:rsidSect="00E03433">
              <w:pgMar w:top="1440" w:right="1440" w:bottom="1152" w:left="1440" w:header="720" w:footer="720" w:gutter="0"/>
              <w:cols w:num="1"/>
            </w:sectPr>
          </w:sectPrChange>
        </w:sectPr>
      </w:pPr>
    </w:p>
    <w:p w14:paraId="5B66AD79" w14:textId="77777777" w:rsidR="00E03433" w:rsidRPr="007F2497" w:rsidRDefault="00E03433" w:rsidP="00E03433">
      <w:pPr>
        <w:jc w:val="center"/>
        <w:rPr>
          <w:ins w:id="175" w:author="Erin Urbank" w:date="2017-07-28T14:47:00Z"/>
        </w:rPr>
      </w:pPr>
    </w:p>
    <w:p w14:paraId="0D19CFA1" w14:textId="77777777" w:rsidR="009F5989" w:rsidRPr="007F2497" w:rsidDel="00E03433" w:rsidRDefault="009F5989" w:rsidP="00C23253">
      <w:pPr>
        <w:pStyle w:val="Style14ptCentered"/>
        <w:rPr>
          <w:del w:id="176" w:author="Erin Urbank" w:date="2017-07-28T14:47:00Z"/>
        </w:rPr>
      </w:pPr>
      <w:del w:id="177" w:author="Erin Urbank" w:date="2017-07-28T14:47:00Z">
        <w:r w:rsidRPr="007F2497" w:rsidDel="00E03433">
          <w:delText>MIDWEST ROADSIDE SAFETY FACILITY</w:delText>
        </w:r>
      </w:del>
    </w:p>
    <w:p w14:paraId="323F10B5" w14:textId="77777777" w:rsidR="00BC5C9B" w:rsidRPr="007F2497" w:rsidDel="00E03433" w:rsidRDefault="00BC5C9B" w:rsidP="009F5989">
      <w:pPr>
        <w:jc w:val="center"/>
        <w:rPr>
          <w:del w:id="178" w:author="Erin Urbank" w:date="2017-07-28T14:47:00Z"/>
        </w:rPr>
      </w:pPr>
      <w:del w:id="179" w:author="Erin Urbank" w:date="2017-07-28T14:47:00Z">
        <w:r w:rsidRPr="007F2497" w:rsidDel="00E03433">
          <w:delText>Nebraska Transportation Center</w:delText>
        </w:r>
      </w:del>
    </w:p>
    <w:p w14:paraId="3870B297" w14:textId="77777777" w:rsidR="009F5989" w:rsidRPr="007F2497" w:rsidDel="00E03433" w:rsidRDefault="009F5989" w:rsidP="009F5989">
      <w:pPr>
        <w:jc w:val="center"/>
        <w:rPr>
          <w:del w:id="180" w:author="Erin Urbank" w:date="2017-07-28T14:47:00Z"/>
        </w:rPr>
      </w:pPr>
      <w:del w:id="181" w:author="Erin Urbank" w:date="2017-07-28T14:47:00Z">
        <w:r w:rsidRPr="007F2497" w:rsidDel="00E03433">
          <w:delText>University of Nebraska-Lincoln</w:delText>
        </w:r>
      </w:del>
    </w:p>
    <w:p w14:paraId="56802598" w14:textId="77777777" w:rsidR="00D70944" w:rsidRPr="007F2497" w:rsidDel="00E03433" w:rsidRDefault="00D70944" w:rsidP="00D70944">
      <w:pPr>
        <w:jc w:val="center"/>
        <w:rPr>
          <w:del w:id="182" w:author="Erin Urbank" w:date="2017-07-28T14:47:00Z"/>
        </w:rPr>
      </w:pPr>
      <w:del w:id="183" w:author="Erin Urbank" w:date="2017-07-28T14:47:00Z">
        <w:r w:rsidRPr="007F2497" w:rsidDel="00E03433">
          <w:delText>130 Whittier Research Center</w:delText>
        </w:r>
      </w:del>
    </w:p>
    <w:p w14:paraId="0D2F10CA" w14:textId="77777777" w:rsidR="00471043" w:rsidRPr="007F2497" w:rsidDel="00E03433" w:rsidRDefault="00471043" w:rsidP="009F5989">
      <w:pPr>
        <w:jc w:val="center"/>
        <w:rPr>
          <w:del w:id="184" w:author="Erin Urbank" w:date="2017-07-28T14:47:00Z"/>
        </w:rPr>
      </w:pPr>
      <w:del w:id="185" w:author="Erin Urbank" w:date="2017-07-28T14:47:00Z">
        <w:r w:rsidRPr="007F2497" w:rsidDel="00E03433">
          <w:delText>2200 Vine Street</w:delText>
        </w:r>
      </w:del>
    </w:p>
    <w:p w14:paraId="61A3BD51" w14:textId="77777777" w:rsidR="009F5989" w:rsidRPr="007F2497" w:rsidDel="00E03433" w:rsidRDefault="009F5989" w:rsidP="009F5989">
      <w:pPr>
        <w:jc w:val="center"/>
        <w:rPr>
          <w:del w:id="186" w:author="Erin Urbank" w:date="2017-07-28T14:47:00Z"/>
        </w:rPr>
      </w:pPr>
      <w:del w:id="187" w:author="Erin Urbank" w:date="2017-07-28T14:47:00Z">
        <w:r w:rsidRPr="007F2497" w:rsidDel="00E03433">
          <w:delText>Lincoln, Nebraska 6858</w:delText>
        </w:r>
        <w:r w:rsidR="00471043" w:rsidRPr="007F2497" w:rsidDel="00E03433">
          <w:delText>3</w:delText>
        </w:r>
        <w:r w:rsidRPr="007F2497" w:rsidDel="00E03433">
          <w:delText>-0</w:delText>
        </w:r>
        <w:r w:rsidR="00471043" w:rsidRPr="007F2497" w:rsidDel="00E03433">
          <w:delText>8</w:delText>
        </w:r>
        <w:r w:rsidRPr="007F2497" w:rsidDel="00E03433">
          <w:delText>5</w:delText>
        </w:r>
        <w:r w:rsidR="00471043" w:rsidRPr="007F2497" w:rsidDel="00E03433">
          <w:delText>3</w:delText>
        </w:r>
      </w:del>
    </w:p>
    <w:p w14:paraId="61A2C582" w14:textId="77777777" w:rsidR="009F5989" w:rsidRPr="007F2497" w:rsidDel="00E03433" w:rsidRDefault="009F5989" w:rsidP="009F5989">
      <w:pPr>
        <w:jc w:val="center"/>
        <w:rPr>
          <w:del w:id="188" w:author="Erin Urbank" w:date="2017-07-28T14:41:00Z"/>
        </w:rPr>
      </w:pPr>
      <w:del w:id="189" w:author="Erin Urbank" w:date="2017-07-28T14:47:00Z">
        <w:r w:rsidRPr="007F2497" w:rsidDel="00E03433">
          <w:delText>(402) 472-</w:delText>
        </w:r>
        <w:r w:rsidR="00A2519C" w:rsidRPr="007F2497" w:rsidDel="00E03433">
          <w:delText>0965</w:delText>
        </w:r>
      </w:del>
    </w:p>
    <w:p w14:paraId="3C7FFA72" w14:textId="77777777" w:rsidR="009F5989" w:rsidRPr="007F2497" w:rsidDel="00E03433" w:rsidRDefault="009F5989">
      <w:pPr>
        <w:jc w:val="center"/>
        <w:rPr>
          <w:del w:id="190" w:author="Erin Urbank" w:date="2017-07-28T14:47:00Z"/>
        </w:rPr>
      </w:pPr>
    </w:p>
    <w:p w14:paraId="14B7C8AD" w14:textId="77777777" w:rsidR="009F5989" w:rsidRPr="007F2497" w:rsidDel="00E03433" w:rsidRDefault="009F5989" w:rsidP="009F5989">
      <w:pPr>
        <w:jc w:val="center"/>
        <w:rPr>
          <w:del w:id="191" w:author="Erin Urbank" w:date="2017-07-28T14:47:00Z"/>
        </w:rPr>
      </w:pPr>
    </w:p>
    <w:p w14:paraId="699A3F7B" w14:textId="77777777" w:rsidR="009F5989" w:rsidRPr="007F2497" w:rsidRDefault="009F5989" w:rsidP="0014076B">
      <w:pPr>
        <w:jc w:val="center"/>
        <w:rPr>
          <w:u w:val="single"/>
        </w:rPr>
      </w:pPr>
      <w:r w:rsidRPr="007F2497">
        <w:rPr>
          <w:u w:val="single"/>
        </w:rPr>
        <w:t>Submitted to</w:t>
      </w:r>
    </w:p>
    <w:p w14:paraId="5D823915" w14:textId="77777777" w:rsidR="009F5989" w:rsidRPr="007F2497" w:rsidRDefault="009F5989" w:rsidP="009F5989">
      <w:pPr>
        <w:jc w:val="center"/>
      </w:pPr>
    </w:p>
    <w:p w14:paraId="67D4CDF1" w14:textId="77777777" w:rsidR="009F5989" w:rsidRPr="007F2497" w:rsidRDefault="00881C64" w:rsidP="00C23253">
      <w:pPr>
        <w:pStyle w:val="Style14ptCentered"/>
      </w:pPr>
      <w:r w:rsidRPr="007F2497">
        <w:t>MID-AMERICA TRANSPORTATION CENTER</w:t>
      </w:r>
    </w:p>
    <w:p w14:paraId="69ED854B" w14:textId="5BD954BC" w:rsidR="009F5989" w:rsidRPr="007F2497" w:rsidRDefault="003A1D6C" w:rsidP="009F5989">
      <w:pPr>
        <w:jc w:val="center"/>
      </w:pPr>
      <w:r w:rsidRPr="007F2497">
        <w:t>22</w:t>
      </w:r>
      <w:r w:rsidR="00076007">
        <w:t>0</w:t>
      </w:r>
      <w:r w:rsidRPr="007F2497">
        <w:t>0 Vine Street</w:t>
      </w:r>
    </w:p>
    <w:p w14:paraId="581F79EB" w14:textId="77777777" w:rsidR="009F5989" w:rsidRPr="007F2497" w:rsidRDefault="003A1D6C" w:rsidP="009F5989">
      <w:pPr>
        <w:jc w:val="center"/>
      </w:pPr>
      <w:r w:rsidRPr="007F2497">
        <w:t>Lincoln, Nebraska 68583</w:t>
      </w:r>
    </w:p>
    <w:p w14:paraId="4A9506E2" w14:textId="77777777" w:rsidR="009F5989" w:rsidRPr="007F2497" w:rsidRDefault="009F5989" w:rsidP="009F5989">
      <w:pPr>
        <w:jc w:val="center"/>
      </w:pPr>
    </w:p>
    <w:p w14:paraId="5235F620" w14:textId="77777777" w:rsidR="007A09BC" w:rsidRPr="007F2497" w:rsidRDefault="007A09BC" w:rsidP="009F5989">
      <w:pPr>
        <w:jc w:val="center"/>
      </w:pPr>
    </w:p>
    <w:p w14:paraId="7B300449" w14:textId="77777777" w:rsidR="009F5989" w:rsidRPr="007F2497" w:rsidRDefault="009F5989" w:rsidP="009F5989">
      <w:pPr>
        <w:jc w:val="center"/>
      </w:pPr>
    </w:p>
    <w:p w14:paraId="7C215C7A" w14:textId="61719BA2" w:rsidR="009F5989" w:rsidRPr="00B35317" w:rsidRDefault="009F5989" w:rsidP="009F5989">
      <w:pPr>
        <w:jc w:val="center"/>
      </w:pPr>
      <w:r w:rsidRPr="007F2497">
        <w:t xml:space="preserve">MwRSF Research </w:t>
      </w:r>
      <w:r w:rsidRPr="00B35317">
        <w:t xml:space="preserve">Report </w:t>
      </w:r>
      <w:r w:rsidRPr="001B7B57">
        <w:rPr>
          <w:highlight w:val="yellow"/>
        </w:rPr>
        <w:t>No.</w:t>
      </w:r>
      <w:r w:rsidR="004C47AB" w:rsidRPr="001B7B57">
        <w:rPr>
          <w:highlight w:val="yellow"/>
        </w:rPr>
        <w:t xml:space="preserve"> </w:t>
      </w:r>
      <w:bookmarkStart w:id="192" w:name="TRP"/>
      <w:r w:rsidR="00B35317" w:rsidRPr="001B7B57">
        <w:rPr>
          <w:highlight w:val="yellow"/>
        </w:rPr>
        <w:t>MwRSF-40042-01</w:t>
      </w:r>
      <w:bookmarkEnd w:id="192"/>
    </w:p>
    <w:p w14:paraId="26E5AD2E" w14:textId="77777777" w:rsidR="009F5989" w:rsidRPr="00B35317" w:rsidRDefault="009F5989" w:rsidP="009F5989">
      <w:pPr>
        <w:jc w:val="center"/>
      </w:pPr>
    </w:p>
    <w:p w14:paraId="54319719" w14:textId="67367B73" w:rsidR="003A6726" w:rsidRPr="007F2497" w:rsidRDefault="001B7B57" w:rsidP="00EA2E1A">
      <w:pPr>
        <w:jc w:val="center"/>
      </w:pPr>
      <w:bookmarkStart w:id="193" w:name="DATE"/>
      <w:r>
        <w:rPr>
          <w:highlight w:val="yellow"/>
        </w:rPr>
        <w:t>September 19, 2019</w:t>
      </w:r>
      <w:r w:rsidR="005D189D" w:rsidRPr="007F2497">
        <w:t xml:space="preserve"> </w:t>
      </w:r>
      <w:bookmarkEnd w:id="193"/>
    </w:p>
    <w:p w14:paraId="0D7E8EAD" w14:textId="77777777" w:rsidR="003A6726" w:rsidRPr="007F2497" w:rsidRDefault="003A6726" w:rsidP="003A6726">
      <w:pPr>
        <w:sectPr w:rsidR="003A6726" w:rsidRPr="007F2497" w:rsidSect="00092AB6">
          <w:type w:val="continuous"/>
          <w:pgSz w:w="12240" w:h="15840"/>
          <w:pgMar w:top="1440" w:right="1440" w:bottom="1152" w:left="1440" w:header="720" w:footer="720" w:gutter="0"/>
          <w:cols w:space="720"/>
          <w:docGrid w:linePitch="360"/>
        </w:sectPr>
      </w:pPr>
    </w:p>
    <w:tbl>
      <w:tblPr>
        <w:tblpPr w:leftFromText="187" w:rightFromText="187" w:vertAnchor="page" w:horzAnchor="margin" w:tblpXSpec="center" w:tblpY="901"/>
        <w:tblW w:w="10160" w:type="dxa"/>
        <w:tblLayout w:type="fixed"/>
        <w:tblCellMar>
          <w:left w:w="100" w:type="dxa"/>
          <w:right w:w="100" w:type="dxa"/>
        </w:tblCellMar>
        <w:tblLook w:val="0000" w:firstRow="0" w:lastRow="0" w:firstColumn="0" w:lastColumn="0" w:noHBand="0" w:noVBand="0"/>
      </w:tblPr>
      <w:tblGrid>
        <w:gridCol w:w="2800"/>
        <w:gridCol w:w="1620"/>
        <w:gridCol w:w="990"/>
        <w:gridCol w:w="1350"/>
        <w:gridCol w:w="1080"/>
        <w:gridCol w:w="2320"/>
        <w:tblGridChange w:id="194">
          <w:tblGrid>
            <w:gridCol w:w="2800"/>
            <w:gridCol w:w="810"/>
            <w:gridCol w:w="810"/>
            <w:gridCol w:w="990"/>
            <w:gridCol w:w="90"/>
            <w:gridCol w:w="720"/>
            <w:gridCol w:w="540"/>
            <w:gridCol w:w="1080"/>
            <w:gridCol w:w="2320"/>
          </w:tblGrid>
        </w:tblGridChange>
      </w:tblGrid>
      <w:tr w:rsidR="003A6726" w:rsidRPr="007F2497" w14:paraId="2AF87824" w14:textId="77777777">
        <w:trPr>
          <w:cantSplit/>
          <w:trHeight w:hRule="exact" w:val="540"/>
        </w:trPr>
        <w:tc>
          <w:tcPr>
            <w:tcW w:w="10160" w:type="dxa"/>
            <w:gridSpan w:val="6"/>
            <w:tcBorders>
              <w:top w:val="nil"/>
              <w:left w:val="nil"/>
              <w:bottom w:val="nil"/>
              <w:right w:val="nil"/>
            </w:tcBorders>
            <w:vAlign w:val="center"/>
          </w:tcPr>
          <w:p w14:paraId="4B34283D" w14:textId="77777777" w:rsidR="003A6726" w:rsidRPr="007F2497" w:rsidRDefault="003A6726" w:rsidP="00791532">
            <w:pPr>
              <w:pStyle w:val="MAINHEADLINE"/>
            </w:pPr>
            <w:r w:rsidRPr="007F2497">
              <w:lastRenderedPageBreak/>
              <w:br w:type="page"/>
            </w:r>
            <w:bookmarkStart w:id="195" w:name="_Toc184541446"/>
            <w:bookmarkStart w:id="196" w:name="_Toc230056939"/>
            <w:bookmarkStart w:id="197" w:name="_Toc19788821"/>
            <w:r w:rsidR="00A14ABD" w:rsidRPr="007F2497">
              <w:t>TECHNICAL REPORT DOCUMENTATION PAGE</w:t>
            </w:r>
            <w:bookmarkEnd w:id="195"/>
            <w:bookmarkEnd w:id="196"/>
            <w:bookmarkEnd w:id="197"/>
          </w:p>
        </w:tc>
      </w:tr>
      <w:tr w:rsidR="00D01DF0" w:rsidRPr="007F2497" w14:paraId="28E8116F" w14:textId="77777777" w:rsidTr="00D01DF0">
        <w:tblPrEx>
          <w:tblW w:w="10160" w:type="dxa"/>
          <w:tblLayout w:type="fixed"/>
          <w:tblCellMar>
            <w:left w:w="100" w:type="dxa"/>
            <w:right w:w="100" w:type="dxa"/>
          </w:tblCellMar>
          <w:tblLook w:val="0000" w:firstRow="0" w:lastRow="0" w:firstColumn="0" w:lastColumn="0" w:noHBand="0" w:noVBand="0"/>
          <w:tblPrExChange w:id="198" w:author="Erin Urbank" w:date="2017-08-14T11:03:00Z">
            <w:tblPrEx>
              <w:tblW w:w="10160" w:type="dxa"/>
              <w:tblLayout w:type="fixed"/>
              <w:tblCellMar>
                <w:left w:w="100" w:type="dxa"/>
                <w:right w:w="100" w:type="dxa"/>
              </w:tblCellMar>
              <w:tblLook w:val="0000" w:firstRow="0" w:lastRow="0" w:firstColumn="0" w:lastColumn="0" w:noHBand="0" w:noVBand="0"/>
            </w:tblPrEx>
          </w:tblPrExChange>
        </w:tblPrEx>
        <w:trPr>
          <w:cantSplit/>
          <w:trHeight w:val="345"/>
          <w:ins w:id="199" w:author="Erin Urbank" w:date="2017-08-14T10:57:00Z"/>
          <w:trPrChange w:id="200" w:author="Erin Urbank" w:date="2017-08-14T11:03:00Z">
            <w:trPr>
              <w:cantSplit/>
              <w:trHeight w:val="345"/>
            </w:trPr>
          </w:trPrChange>
        </w:trPr>
        <w:tc>
          <w:tcPr>
            <w:tcW w:w="2800" w:type="dxa"/>
            <w:tcBorders>
              <w:top w:val="single" w:sz="7" w:space="0" w:color="auto"/>
              <w:left w:val="single" w:sz="7" w:space="0" w:color="auto"/>
              <w:bottom w:val="nil"/>
              <w:right w:val="nil"/>
            </w:tcBorders>
            <w:vAlign w:val="bottom"/>
            <w:tcPrChange w:id="201" w:author="Erin Urbank" w:date="2017-08-14T11:03:00Z">
              <w:tcPr>
                <w:tcW w:w="3610" w:type="dxa"/>
                <w:gridSpan w:val="2"/>
                <w:tcBorders>
                  <w:top w:val="single" w:sz="7" w:space="0" w:color="auto"/>
                  <w:left w:val="single" w:sz="7" w:space="0" w:color="auto"/>
                  <w:bottom w:val="nil"/>
                  <w:right w:val="nil"/>
                </w:tcBorders>
                <w:vAlign w:val="bottom"/>
              </w:tcPr>
            </w:tcPrChange>
          </w:tcPr>
          <w:p w14:paraId="1925B79A" w14:textId="77777777" w:rsidR="00D01DF0" w:rsidRPr="00B35317" w:rsidRDefault="00D01DF0" w:rsidP="00056726">
            <w:pPr>
              <w:pStyle w:val="techreportpagetitleblocks"/>
              <w:rPr>
                <w:ins w:id="202" w:author="Erin Urbank" w:date="2017-08-14T10:57:00Z"/>
                <w:sz w:val="20"/>
              </w:rPr>
            </w:pPr>
            <w:ins w:id="203" w:author="Erin Urbank" w:date="2017-08-14T10:57:00Z">
              <w:r w:rsidRPr="00B35317">
                <w:rPr>
                  <w:sz w:val="20"/>
                </w:rPr>
                <w:t>1. Report No.</w:t>
              </w:r>
            </w:ins>
          </w:p>
        </w:tc>
        <w:tc>
          <w:tcPr>
            <w:tcW w:w="3960" w:type="dxa"/>
            <w:gridSpan w:val="3"/>
            <w:tcBorders>
              <w:top w:val="single" w:sz="7" w:space="0" w:color="auto"/>
              <w:left w:val="single" w:sz="7" w:space="0" w:color="auto"/>
              <w:bottom w:val="nil"/>
              <w:right w:val="single" w:sz="8" w:space="0" w:color="auto"/>
            </w:tcBorders>
            <w:vAlign w:val="bottom"/>
            <w:tcPrChange w:id="204" w:author="Erin Urbank" w:date="2017-08-14T11:03:00Z">
              <w:tcPr>
                <w:tcW w:w="3150" w:type="dxa"/>
                <w:gridSpan w:val="5"/>
                <w:tcBorders>
                  <w:top w:val="single" w:sz="7" w:space="0" w:color="auto"/>
                  <w:left w:val="single" w:sz="7" w:space="0" w:color="auto"/>
                  <w:bottom w:val="nil"/>
                  <w:right w:val="single" w:sz="8" w:space="0" w:color="auto"/>
                </w:tcBorders>
                <w:vAlign w:val="bottom"/>
              </w:tcPr>
            </w:tcPrChange>
          </w:tcPr>
          <w:p w14:paraId="57013D1A" w14:textId="77777777" w:rsidR="00D01DF0" w:rsidRPr="00B35317" w:rsidRDefault="00D01DF0" w:rsidP="00056726">
            <w:pPr>
              <w:pStyle w:val="techreportpagetitleblocks"/>
              <w:rPr>
                <w:ins w:id="205" w:author="Erin Urbank" w:date="2017-08-14T10:57:00Z"/>
                <w:sz w:val="20"/>
              </w:rPr>
            </w:pPr>
            <w:ins w:id="206" w:author="Erin Urbank" w:date="2017-08-14T10:57:00Z">
              <w:r w:rsidRPr="00B35317">
                <w:rPr>
                  <w:sz w:val="20"/>
                </w:rPr>
                <w:t>2.</w:t>
              </w:r>
            </w:ins>
          </w:p>
        </w:tc>
        <w:tc>
          <w:tcPr>
            <w:tcW w:w="3400" w:type="dxa"/>
            <w:gridSpan w:val="2"/>
            <w:tcBorders>
              <w:top w:val="single" w:sz="8" w:space="0" w:color="auto"/>
              <w:left w:val="single" w:sz="8" w:space="0" w:color="auto"/>
              <w:right w:val="single" w:sz="8" w:space="0" w:color="auto"/>
            </w:tcBorders>
            <w:vAlign w:val="bottom"/>
            <w:tcPrChange w:id="207" w:author="Erin Urbank" w:date="2017-08-14T11:03:00Z">
              <w:tcPr>
                <w:tcW w:w="3400" w:type="dxa"/>
                <w:gridSpan w:val="2"/>
                <w:tcBorders>
                  <w:top w:val="single" w:sz="8" w:space="0" w:color="auto"/>
                  <w:left w:val="single" w:sz="8" w:space="0" w:color="auto"/>
                  <w:right w:val="single" w:sz="8" w:space="0" w:color="auto"/>
                </w:tcBorders>
                <w:vAlign w:val="bottom"/>
              </w:tcPr>
            </w:tcPrChange>
          </w:tcPr>
          <w:p w14:paraId="6591E416" w14:textId="77777777" w:rsidR="00D01DF0" w:rsidRPr="00B35317" w:rsidRDefault="00D01DF0" w:rsidP="00056726">
            <w:pPr>
              <w:pStyle w:val="techreportpagetitleblocks"/>
              <w:rPr>
                <w:ins w:id="208" w:author="Erin Urbank" w:date="2017-08-14T10:57:00Z"/>
                <w:sz w:val="20"/>
              </w:rPr>
            </w:pPr>
            <w:ins w:id="209" w:author="Erin Urbank" w:date="2017-08-14T10:57:00Z">
              <w:r w:rsidRPr="00B35317">
                <w:rPr>
                  <w:sz w:val="20"/>
                </w:rPr>
                <w:t>3. Recipient’s Accession No.</w:t>
              </w:r>
            </w:ins>
          </w:p>
        </w:tc>
      </w:tr>
      <w:tr w:rsidR="00D01DF0" w:rsidRPr="007F2497" w14:paraId="2044F9E7" w14:textId="77777777" w:rsidTr="00D01DF0">
        <w:tblPrEx>
          <w:tblW w:w="10160" w:type="dxa"/>
          <w:tblLayout w:type="fixed"/>
          <w:tblCellMar>
            <w:left w:w="100" w:type="dxa"/>
            <w:right w:w="100" w:type="dxa"/>
          </w:tblCellMar>
          <w:tblLook w:val="0000" w:firstRow="0" w:lastRow="0" w:firstColumn="0" w:lastColumn="0" w:noHBand="0" w:noVBand="0"/>
          <w:tblPrExChange w:id="210" w:author="Erin Urbank" w:date="2017-08-14T11:03:00Z">
            <w:tblPrEx>
              <w:tblW w:w="10160" w:type="dxa"/>
              <w:tblLayout w:type="fixed"/>
              <w:tblCellMar>
                <w:left w:w="100" w:type="dxa"/>
                <w:right w:w="100" w:type="dxa"/>
              </w:tblCellMar>
              <w:tblLook w:val="0000" w:firstRow="0" w:lastRow="0" w:firstColumn="0" w:lastColumn="0" w:noHBand="0" w:noVBand="0"/>
            </w:tblPrEx>
          </w:tblPrExChange>
        </w:tblPrEx>
        <w:trPr>
          <w:cantSplit/>
          <w:trHeight w:hRule="exact" w:val="342"/>
          <w:ins w:id="211" w:author="Erin Urbank" w:date="2017-08-14T10:57:00Z"/>
          <w:trPrChange w:id="212" w:author="Erin Urbank" w:date="2017-08-14T11:03:00Z">
            <w:trPr>
              <w:cantSplit/>
              <w:trHeight w:hRule="exact" w:val="342"/>
            </w:trPr>
          </w:trPrChange>
        </w:trPr>
        <w:tc>
          <w:tcPr>
            <w:tcW w:w="2800" w:type="dxa"/>
            <w:tcBorders>
              <w:top w:val="nil"/>
              <w:left w:val="single" w:sz="7" w:space="0" w:color="auto"/>
              <w:bottom w:val="nil"/>
              <w:right w:val="nil"/>
            </w:tcBorders>
            <w:tcPrChange w:id="213" w:author="Erin Urbank" w:date="2017-08-14T11:03:00Z">
              <w:tcPr>
                <w:tcW w:w="3610" w:type="dxa"/>
                <w:gridSpan w:val="2"/>
                <w:tcBorders>
                  <w:top w:val="nil"/>
                  <w:left w:val="single" w:sz="7" w:space="0" w:color="auto"/>
                  <w:bottom w:val="nil"/>
                  <w:right w:val="nil"/>
                </w:tcBorders>
              </w:tcPr>
            </w:tcPrChange>
          </w:tcPr>
          <w:p w14:paraId="69F1A950" w14:textId="34AFD0F0" w:rsidR="00D01DF0" w:rsidRPr="00B35317" w:rsidRDefault="00D01DF0" w:rsidP="00056726">
            <w:pPr>
              <w:rPr>
                <w:ins w:id="214" w:author="Erin Urbank" w:date="2017-08-14T10:57:00Z"/>
                <w:sz w:val="20"/>
                <w:szCs w:val="20"/>
              </w:rPr>
            </w:pPr>
            <w:ins w:id="215" w:author="Erin Urbank" w:date="2017-08-14T10:57:00Z">
              <w:r w:rsidRPr="00076007">
                <w:rPr>
                  <w:sz w:val="20"/>
                  <w:szCs w:val="20"/>
                  <w:highlight w:val="yellow"/>
                </w:rPr>
                <w:fldChar w:fldCharType="begin"/>
              </w:r>
              <w:r w:rsidRPr="00076007">
                <w:rPr>
                  <w:sz w:val="20"/>
                  <w:szCs w:val="20"/>
                  <w:highlight w:val="yellow"/>
                </w:rPr>
                <w:instrText xml:space="preserve"> REF TRP \h  \* MERGEFORMAT </w:instrText>
              </w:r>
            </w:ins>
            <w:r w:rsidRPr="00076007">
              <w:rPr>
                <w:sz w:val="20"/>
                <w:szCs w:val="20"/>
                <w:highlight w:val="yellow"/>
              </w:rPr>
            </w:r>
            <w:ins w:id="216" w:author="Erin Urbank" w:date="2017-08-14T10:57:00Z">
              <w:r w:rsidRPr="00076007">
                <w:rPr>
                  <w:sz w:val="20"/>
                  <w:szCs w:val="20"/>
                  <w:highlight w:val="yellow"/>
                </w:rPr>
                <w:fldChar w:fldCharType="separate"/>
              </w:r>
            </w:ins>
            <w:r w:rsidR="000F1474" w:rsidRPr="000F1474">
              <w:rPr>
                <w:sz w:val="20"/>
                <w:szCs w:val="20"/>
                <w:highlight w:val="yellow"/>
              </w:rPr>
              <w:t>MwRSF-40042-01</w:t>
            </w:r>
            <w:ins w:id="217" w:author="Erin Urbank" w:date="2017-08-14T10:57:00Z">
              <w:r w:rsidRPr="00076007">
                <w:rPr>
                  <w:sz w:val="20"/>
                  <w:szCs w:val="20"/>
                  <w:highlight w:val="yellow"/>
                </w:rPr>
                <w:fldChar w:fldCharType="end"/>
              </w:r>
            </w:ins>
          </w:p>
        </w:tc>
        <w:tc>
          <w:tcPr>
            <w:tcW w:w="3960" w:type="dxa"/>
            <w:gridSpan w:val="3"/>
            <w:tcBorders>
              <w:top w:val="nil"/>
              <w:left w:val="single" w:sz="7" w:space="0" w:color="auto"/>
              <w:bottom w:val="nil"/>
              <w:right w:val="single" w:sz="8" w:space="0" w:color="auto"/>
            </w:tcBorders>
            <w:tcPrChange w:id="218" w:author="Erin Urbank" w:date="2017-08-14T11:03:00Z">
              <w:tcPr>
                <w:tcW w:w="3150" w:type="dxa"/>
                <w:gridSpan w:val="5"/>
                <w:tcBorders>
                  <w:top w:val="nil"/>
                  <w:left w:val="single" w:sz="7" w:space="0" w:color="auto"/>
                  <w:bottom w:val="nil"/>
                  <w:right w:val="single" w:sz="8" w:space="0" w:color="auto"/>
                </w:tcBorders>
              </w:tcPr>
            </w:tcPrChange>
          </w:tcPr>
          <w:p w14:paraId="76F941AB" w14:textId="77777777" w:rsidR="00D01DF0" w:rsidRPr="00B35317" w:rsidRDefault="00D01DF0" w:rsidP="00056726">
            <w:pPr>
              <w:rPr>
                <w:ins w:id="219" w:author="Erin Urbank" w:date="2017-08-14T10:57:00Z"/>
                <w:sz w:val="20"/>
                <w:szCs w:val="20"/>
              </w:rPr>
            </w:pPr>
          </w:p>
        </w:tc>
        <w:tc>
          <w:tcPr>
            <w:tcW w:w="3400" w:type="dxa"/>
            <w:gridSpan w:val="2"/>
            <w:tcBorders>
              <w:left w:val="single" w:sz="8" w:space="0" w:color="auto"/>
              <w:bottom w:val="nil"/>
              <w:right w:val="single" w:sz="8" w:space="0" w:color="auto"/>
            </w:tcBorders>
            <w:tcPrChange w:id="220" w:author="Erin Urbank" w:date="2017-08-14T11:03:00Z">
              <w:tcPr>
                <w:tcW w:w="3400" w:type="dxa"/>
                <w:gridSpan w:val="2"/>
                <w:tcBorders>
                  <w:left w:val="single" w:sz="8" w:space="0" w:color="auto"/>
                  <w:bottom w:val="nil"/>
                  <w:right w:val="single" w:sz="8" w:space="0" w:color="auto"/>
                </w:tcBorders>
              </w:tcPr>
            </w:tcPrChange>
          </w:tcPr>
          <w:p w14:paraId="535934A2" w14:textId="77777777" w:rsidR="00D01DF0" w:rsidRPr="00B35317" w:rsidRDefault="00D01DF0" w:rsidP="00056726">
            <w:pPr>
              <w:rPr>
                <w:ins w:id="221" w:author="Erin Urbank" w:date="2017-08-14T10:57:00Z"/>
                <w:sz w:val="20"/>
                <w:szCs w:val="20"/>
              </w:rPr>
            </w:pPr>
          </w:p>
        </w:tc>
      </w:tr>
      <w:tr w:rsidR="00D01DF0" w:rsidRPr="007F2497" w14:paraId="32267DDC" w14:textId="77777777" w:rsidTr="00056726">
        <w:trPr>
          <w:cantSplit/>
          <w:ins w:id="222" w:author="Erin Urbank" w:date="2017-08-14T10:57:00Z"/>
        </w:trPr>
        <w:tc>
          <w:tcPr>
            <w:tcW w:w="6760" w:type="dxa"/>
            <w:gridSpan w:val="4"/>
            <w:tcBorders>
              <w:top w:val="single" w:sz="7" w:space="0" w:color="auto"/>
              <w:left w:val="single" w:sz="7" w:space="0" w:color="auto"/>
              <w:bottom w:val="nil"/>
              <w:right w:val="single" w:sz="8" w:space="0" w:color="auto"/>
            </w:tcBorders>
            <w:vAlign w:val="bottom"/>
          </w:tcPr>
          <w:p w14:paraId="1133DE99" w14:textId="77777777" w:rsidR="00D01DF0" w:rsidRPr="00B35317" w:rsidRDefault="00D01DF0" w:rsidP="00056726">
            <w:pPr>
              <w:pStyle w:val="techreportpagetitleblocks"/>
              <w:rPr>
                <w:ins w:id="223" w:author="Erin Urbank" w:date="2017-08-14T10:57:00Z"/>
                <w:sz w:val="20"/>
              </w:rPr>
            </w:pPr>
            <w:ins w:id="224" w:author="Erin Urbank" w:date="2017-08-14T10:57:00Z">
              <w:r w:rsidRPr="00B35317">
                <w:rPr>
                  <w:sz w:val="20"/>
                </w:rPr>
                <w:t>4. Title and Subtitle</w:t>
              </w:r>
            </w:ins>
          </w:p>
        </w:tc>
        <w:tc>
          <w:tcPr>
            <w:tcW w:w="3400" w:type="dxa"/>
            <w:gridSpan w:val="2"/>
            <w:tcBorders>
              <w:top w:val="single" w:sz="7" w:space="0" w:color="auto"/>
              <w:left w:val="single" w:sz="8" w:space="0" w:color="auto"/>
              <w:bottom w:val="nil"/>
              <w:right w:val="single" w:sz="8" w:space="0" w:color="auto"/>
            </w:tcBorders>
            <w:vAlign w:val="bottom"/>
          </w:tcPr>
          <w:p w14:paraId="0DEF5898" w14:textId="77777777" w:rsidR="00D01DF0" w:rsidRPr="00B35317" w:rsidRDefault="00D01DF0" w:rsidP="00056726">
            <w:pPr>
              <w:pStyle w:val="techreportpagetitleblocks"/>
              <w:rPr>
                <w:ins w:id="225" w:author="Erin Urbank" w:date="2017-08-14T10:57:00Z"/>
                <w:sz w:val="20"/>
              </w:rPr>
            </w:pPr>
            <w:ins w:id="226" w:author="Erin Urbank" w:date="2017-08-14T10:57:00Z">
              <w:r w:rsidRPr="00B35317">
                <w:rPr>
                  <w:sz w:val="20"/>
                </w:rPr>
                <w:t>5. Report Date</w:t>
              </w:r>
            </w:ins>
          </w:p>
        </w:tc>
      </w:tr>
      <w:tr w:rsidR="00D01DF0" w:rsidRPr="007F2497" w14:paraId="51AFCCDA" w14:textId="77777777" w:rsidTr="00056726">
        <w:trPr>
          <w:cantSplit/>
          <w:trHeight w:val="333"/>
          <w:ins w:id="227" w:author="Erin Urbank" w:date="2017-08-14T10:57:00Z"/>
        </w:trPr>
        <w:tc>
          <w:tcPr>
            <w:tcW w:w="6760" w:type="dxa"/>
            <w:gridSpan w:val="4"/>
            <w:vMerge w:val="restart"/>
            <w:tcBorders>
              <w:top w:val="nil"/>
              <w:left w:val="single" w:sz="7" w:space="0" w:color="auto"/>
              <w:right w:val="single" w:sz="8" w:space="0" w:color="auto"/>
            </w:tcBorders>
          </w:tcPr>
          <w:p w14:paraId="09B73512" w14:textId="690B0152" w:rsidR="00D01DF0" w:rsidRPr="00B35317" w:rsidRDefault="00F70EBD" w:rsidP="00056726">
            <w:pPr>
              <w:rPr>
                <w:ins w:id="228" w:author="Erin Urbank" w:date="2017-08-14T10:57:00Z"/>
                <w:sz w:val="20"/>
                <w:szCs w:val="20"/>
              </w:rPr>
            </w:pPr>
            <w:r w:rsidRPr="00B35317">
              <w:rPr>
                <w:sz w:val="20"/>
                <w:szCs w:val="20"/>
              </w:rPr>
              <w:t xml:space="preserve">MATC </w:t>
            </w:r>
            <w:r w:rsidR="00076007">
              <w:rPr>
                <w:sz w:val="20"/>
                <w:szCs w:val="20"/>
              </w:rPr>
              <w:t>Year Two</w:t>
            </w:r>
            <w:r w:rsidR="00803896" w:rsidRPr="00B35317">
              <w:rPr>
                <w:sz w:val="20"/>
                <w:szCs w:val="20"/>
              </w:rPr>
              <w:t xml:space="preserve"> Report</w:t>
            </w:r>
          </w:p>
          <w:p w14:paraId="547BA657" w14:textId="77777777" w:rsidR="00D01DF0" w:rsidRPr="00B35317" w:rsidRDefault="00D01DF0" w:rsidP="00056726">
            <w:pPr>
              <w:rPr>
                <w:ins w:id="229" w:author="Erin Urbank" w:date="2017-08-14T10:57:00Z"/>
                <w:sz w:val="20"/>
                <w:szCs w:val="20"/>
              </w:rPr>
            </w:pPr>
          </w:p>
          <w:p w14:paraId="26A9374A" w14:textId="77777777" w:rsidR="00D01DF0" w:rsidRPr="00B35317" w:rsidRDefault="00D01DF0" w:rsidP="00056726">
            <w:pPr>
              <w:pStyle w:val="techreportpagetitleblocks"/>
              <w:rPr>
                <w:ins w:id="230" w:author="Erin Urbank" w:date="2017-08-14T10:57:00Z"/>
                <w:sz w:val="20"/>
              </w:rPr>
            </w:pPr>
          </w:p>
        </w:tc>
        <w:tc>
          <w:tcPr>
            <w:tcW w:w="3400" w:type="dxa"/>
            <w:gridSpan w:val="2"/>
            <w:tcBorders>
              <w:top w:val="nil"/>
              <w:left w:val="single" w:sz="8" w:space="0" w:color="auto"/>
              <w:bottom w:val="nil"/>
              <w:right w:val="single" w:sz="8" w:space="0" w:color="auto"/>
            </w:tcBorders>
            <w:vAlign w:val="bottom"/>
          </w:tcPr>
          <w:p w14:paraId="44BAEA00" w14:textId="167DEC30" w:rsidR="00D01DF0" w:rsidRPr="00076007" w:rsidRDefault="00D01DF0" w:rsidP="00056726">
            <w:pPr>
              <w:rPr>
                <w:ins w:id="231" w:author="Erin Urbank" w:date="2017-08-14T10:57:00Z"/>
                <w:sz w:val="20"/>
                <w:szCs w:val="20"/>
                <w:highlight w:val="yellow"/>
              </w:rPr>
            </w:pPr>
            <w:ins w:id="232" w:author="Erin Urbank" w:date="2017-08-14T10:57:00Z">
              <w:r w:rsidRPr="00076007">
                <w:rPr>
                  <w:sz w:val="20"/>
                  <w:szCs w:val="20"/>
                  <w:highlight w:val="yellow"/>
                </w:rPr>
                <w:fldChar w:fldCharType="begin"/>
              </w:r>
              <w:r w:rsidRPr="00076007">
                <w:rPr>
                  <w:sz w:val="20"/>
                  <w:szCs w:val="20"/>
                  <w:highlight w:val="yellow"/>
                </w:rPr>
                <w:instrText xml:space="preserve"> REF DATE \h  \* MERGEFORMAT </w:instrText>
              </w:r>
            </w:ins>
            <w:r w:rsidRPr="00076007">
              <w:rPr>
                <w:sz w:val="20"/>
                <w:szCs w:val="20"/>
                <w:highlight w:val="yellow"/>
              </w:rPr>
            </w:r>
            <w:ins w:id="233" w:author="Erin Urbank" w:date="2017-08-14T10:57:00Z">
              <w:r w:rsidRPr="00076007">
                <w:rPr>
                  <w:sz w:val="20"/>
                  <w:szCs w:val="20"/>
                  <w:highlight w:val="yellow"/>
                </w:rPr>
                <w:fldChar w:fldCharType="separate"/>
              </w:r>
            </w:ins>
            <w:r w:rsidR="000F1474" w:rsidRPr="000F1474">
              <w:rPr>
                <w:sz w:val="20"/>
                <w:szCs w:val="20"/>
                <w:highlight w:val="yellow"/>
              </w:rPr>
              <w:t xml:space="preserve">September 19, 2019 </w:t>
            </w:r>
            <w:ins w:id="234" w:author="Erin Urbank" w:date="2017-08-14T10:57:00Z">
              <w:r w:rsidRPr="00076007">
                <w:rPr>
                  <w:sz w:val="20"/>
                  <w:szCs w:val="20"/>
                  <w:highlight w:val="yellow"/>
                </w:rPr>
                <w:fldChar w:fldCharType="end"/>
              </w:r>
            </w:ins>
          </w:p>
        </w:tc>
      </w:tr>
      <w:tr w:rsidR="00D01DF0" w:rsidRPr="007F2497" w14:paraId="04F2D640" w14:textId="77777777" w:rsidTr="00056726">
        <w:trPr>
          <w:cantSplit/>
          <w:ins w:id="235" w:author="Erin Urbank" w:date="2017-08-14T10:57:00Z"/>
        </w:trPr>
        <w:tc>
          <w:tcPr>
            <w:tcW w:w="6760" w:type="dxa"/>
            <w:gridSpan w:val="4"/>
            <w:vMerge/>
            <w:tcBorders>
              <w:left w:val="single" w:sz="7" w:space="0" w:color="auto"/>
              <w:right w:val="single" w:sz="8" w:space="0" w:color="auto"/>
            </w:tcBorders>
          </w:tcPr>
          <w:p w14:paraId="6052B2A4" w14:textId="77777777" w:rsidR="00D01DF0" w:rsidRPr="00B35317" w:rsidRDefault="00D01DF0" w:rsidP="00056726">
            <w:pPr>
              <w:pStyle w:val="techreportpagetitleblocks"/>
              <w:rPr>
                <w:ins w:id="236" w:author="Erin Urbank" w:date="2017-08-14T10:57:00Z"/>
                <w:sz w:val="20"/>
              </w:rPr>
            </w:pPr>
          </w:p>
        </w:tc>
        <w:tc>
          <w:tcPr>
            <w:tcW w:w="3400" w:type="dxa"/>
            <w:gridSpan w:val="2"/>
            <w:tcBorders>
              <w:top w:val="single" w:sz="7" w:space="0" w:color="auto"/>
              <w:left w:val="single" w:sz="8" w:space="0" w:color="auto"/>
              <w:bottom w:val="nil"/>
              <w:right w:val="single" w:sz="8" w:space="0" w:color="auto"/>
            </w:tcBorders>
            <w:vAlign w:val="bottom"/>
          </w:tcPr>
          <w:p w14:paraId="5F9C298C" w14:textId="77777777" w:rsidR="00D01DF0" w:rsidRPr="00B35317" w:rsidRDefault="00D01DF0" w:rsidP="00056726">
            <w:pPr>
              <w:pStyle w:val="techreportpagetitleblocks"/>
              <w:rPr>
                <w:ins w:id="237" w:author="Erin Urbank" w:date="2017-08-14T10:57:00Z"/>
                <w:sz w:val="20"/>
              </w:rPr>
            </w:pPr>
            <w:ins w:id="238" w:author="Erin Urbank" w:date="2017-08-14T10:57:00Z">
              <w:r w:rsidRPr="00B35317">
                <w:rPr>
                  <w:sz w:val="20"/>
                </w:rPr>
                <w:t>6.</w:t>
              </w:r>
            </w:ins>
          </w:p>
        </w:tc>
      </w:tr>
      <w:tr w:rsidR="00D01DF0" w:rsidRPr="007F2497" w14:paraId="6B1B117F" w14:textId="77777777" w:rsidTr="00056726">
        <w:trPr>
          <w:cantSplit/>
          <w:trHeight w:val="293"/>
          <w:ins w:id="239" w:author="Erin Urbank" w:date="2017-08-14T10:57:00Z"/>
        </w:trPr>
        <w:tc>
          <w:tcPr>
            <w:tcW w:w="6760" w:type="dxa"/>
            <w:gridSpan w:val="4"/>
            <w:vMerge/>
            <w:tcBorders>
              <w:left w:val="single" w:sz="7" w:space="0" w:color="auto"/>
              <w:bottom w:val="nil"/>
              <w:right w:val="single" w:sz="8" w:space="0" w:color="auto"/>
            </w:tcBorders>
          </w:tcPr>
          <w:p w14:paraId="7312086C" w14:textId="77777777" w:rsidR="00D01DF0" w:rsidRPr="00B35317" w:rsidRDefault="00D01DF0" w:rsidP="00056726">
            <w:pPr>
              <w:rPr>
                <w:ins w:id="240" w:author="Erin Urbank" w:date="2017-08-14T10:57:00Z"/>
                <w:sz w:val="20"/>
                <w:szCs w:val="20"/>
              </w:rPr>
            </w:pPr>
          </w:p>
        </w:tc>
        <w:tc>
          <w:tcPr>
            <w:tcW w:w="3400" w:type="dxa"/>
            <w:gridSpan w:val="2"/>
            <w:tcBorders>
              <w:top w:val="nil"/>
              <w:left w:val="single" w:sz="8" w:space="0" w:color="auto"/>
              <w:bottom w:val="nil"/>
              <w:right w:val="single" w:sz="8" w:space="0" w:color="auto"/>
            </w:tcBorders>
          </w:tcPr>
          <w:p w14:paraId="15DA19C3" w14:textId="77777777" w:rsidR="00D01DF0" w:rsidRPr="00B35317" w:rsidRDefault="00D01DF0" w:rsidP="00056726">
            <w:pPr>
              <w:rPr>
                <w:ins w:id="241" w:author="Erin Urbank" w:date="2017-08-14T10:57:00Z"/>
                <w:sz w:val="20"/>
                <w:szCs w:val="20"/>
              </w:rPr>
            </w:pPr>
          </w:p>
        </w:tc>
      </w:tr>
      <w:tr w:rsidR="00D01DF0" w:rsidRPr="007F2497" w14:paraId="30E7F5B9" w14:textId="77777777" w:rsidTr="00056726">
        <w:trPr>
          <w:cantSplit/>
          <w:trHeight w:val="222"/>
          <w:ins w:id="242" w:author="Erin Urbank" w:date="2017-08-14T10:57:00Z"/>
        </w:trPr>
        <w:tc>
          <w:tcPr>
            <w:tcW w:w="6760" w:type="dxa"/>
            <w:gridSpan w:val="4"/>
            <w:tcBorders>
              <w:top w:val="single" w:sz="7" w:space="0" w:color="auto"/>
              <w:left w:val="single" w:sz="7" w:space="0" w:color="auto"/>
              <w:bottom w:val="nil"/>
              <w:right w:val="single" w:sz="8" w:space="0" w:color="auto"/>
            </w:tcBorders>
            <w:vAlign w:val="bottom"/>
          </w:tcPr>
          <w:p w14:paraId="087B362B" w14:textId="77777777" w:rsidR="00D01DF0" w:rsidRPr="00B35317" w:rsidRDefault="00D01DF0" w:rsidP="00056726">
            <w:pPr>
              <w:pStyle w:val="techreportpagetitleblocks"/>
              <w:rPr>
                <w:ins w:id="243" w:author="Erin Urbank" w:date="2017-08-14T10:57:00Z"/>
                <w:sz w:val="20"/>
              </w:rPr>
            </w:pPr>
            <w:ins w:id="244" w:author="Erin Urbank" w:date="2017-08-14T10:57:00Z">
              <w:r w:rsidRPr="00B35317">
                <w:rPr>
                  <w:sz w:val="20"/>
                </w:rPr>
                <w:t>7. Author(s)</w:t>
              </w:r>
            </w:ins>
          </w:p>
        </w:tc>
        <w:tc>
          <w:tcPr>
            <w:tcW w:w="3400" w:type="dxa"/>
            <w:gridSpan w:val="2"/>
            <w:tcBorders>
              <w:top w:val="single" w:sz="7" w:space="0" w:color="auto"/>
              <w:left w:val="single" w:sz="8" w:space="0" w:color="auto"/>
              <w:bottom w:val="nil"/>
              <w:right w:val="single" w:sz="8" w:space="0" w:color="auto"/>
            </w:tcBorders>
          </w:tcPr>
          <w:p w14:paraId="79D9BB00" w14:textId="77777777" w:rsidR="00D01DF0" w:rsidRPr="00B35317" w:rsidRDefault="00D01DF0" w:rsidP="00056726">
            <w:pPr>
              <w:pStyle w:val="techreportpagetitleblocks"/>
              <w:spacing w:before="0"/>
              <w:rPr>
                <w:ins w:id="245" w:author="Erin Urbank" w:date="2017-08-14T10:57:00Z"/>
                <w:sz w:val="20"/>
              </w:rPr>
            </w:pPr>
            <w:ins w:id="246" w:author="Erin Urbank" w:date="2017-08-14T10:57:00Z">
              <w:r w:rsidRPr="00B35317">
                <w:rPr>
                  <w:sz w:val="20"/>
                </w:rPr>
                <w:t>8. Performing Organization Report No.</w:t>
              </w:r>
            </w:ins>
          </w:p>
        </w:tc>
      </w:tr>
      <w:tr w:rsidR="00D01DF0" w:rsidRPr="007F2497" w14:paraId="06AE55BD" w14:textId="77777777" w:rsidTr="00056726">
        <w:trPr>
          <w:cantSplit/>
          <w:trHeight w:val="536"/>
          <w:ins w:id="247" w:author="Erin Urbank" w:date="2017-08-14T10:57:00Z"/>
        </w:trPr>
        <w:tc>
          <w:tcPr>
            <w:tcW w:w="6760" w:type="dxa"/>
            <w:gridSpan w:val="4"/>
            <w:tcBorders>
              <w:top w:val="nil"/>
              <w:left w:val="single" w:sz="7" w:space="0" w:color="auto"/>
              <w:bottom w:val="single" w:sz="8" w:space="0" w:color="auto"/>
              <w:right w:val="single" w:sz="8" w:space="0" w:color="auto"/>
            </w:tcBorders>
          </w:tcPr>
          <w:p w14:paraId="4DCA8476" w14:textId="5E4F8824" w:rsidR="00D01DF0" w:rsidRPr="00B35317" w:rsidRDefault="00CA36EC" w:rsidP="00056726">
            <w:pPr>
              <w:rPr>
                <w:ins w:id="248" w:author="Erin Urbank" w:date="2017-08-14T10:57:00Z"/>
                <w:sz w:val="20"/>
                <w:szCs w:val="20"/>
              </w:rPr>
            </w:pPr>
            <w:r w:rsidRPr="00B35317">
              <w:rPr>
                <w:sz w:val="20"/>
                <w:szCs w:val="20"/>
              </w:rPr>
              <w:t>Sweigard</w:t>
            </w:r>
            <w:ins w:id="249" w:author="Erin Urbank" w:date="2017-08-14T10:57:00Z">
              <w:r w:rsidR="00D01DF0" w:rsidRPr="00B35317">
                <w:rPr>
                  <w:sz w:val="20"/>
                  <w:szCs w:val="20"/>
                </w:rPr>
                <w:t xml:space="preserve">, </w:t>
              </w:r>
            </w:ins>
            <w:r w:rsidRPr="00B35317">
              <w:rPr>
                <w:sz w:val="20"/>
                <w:szCs w:val="20"/>
              </w:rPr>
              <w:t>M</w:t>
            </w:r>
            <w:ins w:id="250" w:author="Erin Urbank" w:date="2017-08-14T10:57:00Z">
              <w:r w:rsidR="00D01DF0" w:rsidRPr="00B35317">
                <w:rPr>
                  <w:sz w:val="20"/>
                  <w:szCs w:val="20"/>
                </w:rPr>
                <w:t>.</w:t>
              </w:r>
            </w:ins>
            <w:r w:rsidRPr="00B35317">
              <w:rPr>
                <w:sz w:val="20"/>
                <w:szCs w:val="20"/>
              </w:rPr>
              <w:t>E</w:t>
            </w:r>
            <w:ins w:id="251" w:author="Erin Urbank" w:date="2017-08-14T10:57:00Z">
              <w:r w:rsidR="00D01DF0" w:rsidRPr="00B35317">
                <w:rPr>
                  <w:sz w:val="20"/>
                  <w:szCs w:val="20"/>
                </w:rPr>
                <w:t xml:space="preserve">., </w:t>
              </w:r>
            </w:ins>
            <w:r w:rsidRPr="00B35317">
              <w:rPr>
                <w:sz w:val="20"/>
                <w:szCs w:val="20"/>
              </w:rPr>
              <w:t>Jacome</w:t>
            </w:r>
            <w:ins w:id="252" w:author="Erin Urbank" w:date="2017-08-14T10:57:00Z">
              <w:r w:rsidR="00D01DF0" w:rsidRPr="00B35317">
                <w:rPr>
                  <w:sz w:val="20"/>
                  <w:szCs w:val="20"/>
                </w:rPr>
                <w:t xml:space="preserve">, </w:t>
              </w:r>
            </w:ins>
            <w:r w:rsidRPr="00B35317">
              <w:rPr>
                <w:sz w:val="20"/>
                <w:szCs w:val="20"/>
              </w:rPr>
              <w:t>R</w:t>
            </w:r>
            <w:ins w:id="253" w:author="Erin Urbank" w:date="2017-08-14T10:57:00Z">
              <w:r w:rsidR="00D01DF0" w:rsidRPr="00B35317">
                <w:rPr>
                  <w:sz w:val="20"/>
                  <w:szCs w:val="20"/>
                </w:rPr>
                <w:t>.</w:t>
              </w:r>
            </w:ins>
            <w:r w:rsidR="008A2446" w:rsidRPr="00B35317">
              <w:rPr>
                <w:sz w:val="20"/>
                <w:szCs w:val="20"/>
              </w:rPr>
              <w:t>O</w:t>
            </w:r>
            <w:ins w:id="254" w:author="Erin Urbank" w:date="2017-08-14T10:57:00Z">
              <w:r w:rsidR="00D01DF0" w:rsidRPr="00B35317">
                <w:rPr>
                  <w:sz w:val="20"/>
                  <w:szCs w:val="20"/>
                </w:rPr>
                <w:t>.,</w:t>
              </w:r>
            </w:ins>
            <w:r w:rsidR="00803896" w:rsidRPr="00B35317">
              <w:rPr>
                <w:sz w:val="20"/>
                <w:szCs w:val="20"/>
              </w:rPr>
              <w:t xml:space="preserve"> </w:t>
            </w:r>
            <w:ins w:id="255" w:author="Erin Urbank" w:date="2017-08-14T10:57:00Z">
              <w:r w:rsidR="00D01DF0" w:rsidRPr="00B35317">
                <w:rPr>
                  <w:sz w:val="20"/>
                  <w:szCs w:val="20"/>
                </w:rPr>
                <w:t xml:space="preserve">and </w:t>
              </w:r>
            </w:ins>
            <w:r w:rsidR="007A09BC" w:rsidRPr="00B35317">
              <w:rPr>
                <w:sz w:val="20"/>
                <w:szCs w:val="20"/>
              </w:rPr>
              <w:t>Stolle</w:t>
            </w:r>
            <w:ins w:id="256" w:author="Erin Urbank" w:date="2017-08-14T10:57:00Z">
              <w:r w:rsidR="00D01DF0" w:rsidRPr="00B35317">
                <w:rPr>
                  <w:sz w:val="20"/>
                  <w:szCs w:val="20"/>
                </w:rPr>
                <w:t xml:space="preserve">, </w:t>
              </w:r>
            </w:ins>
            <w:r w:rsidR="007A09BC" w:rsidRPr="00B35317">
              <w:rPr>
                <w:sz w:val="20"/>
                <w:szCs w:val="20"/>
              </w:rPr>
              <w:t>C</w:t>
            </w:r>
            <w:ins w:id="257" w:author="Erin Urbank" w:date="2017-08-14T10:57:00Z">
              <w:r w:rsidR="00D01DF0" w:rsidRPr="00B35317">
                <w:rPr>
                  <w:sz w:val="20"/>
                  <w:szCs w:val="20"/>
                </w:rPr>
                <w:t>.</w:t>
              </w:r>
            </w:ins>
            <w:r w:rsidR="007A09BC" w:rsidRPr="00B35317">
              <w:rPr>
                <w:sz w:val="20"/>
                <w:szCs w:val="20"/>
              </w:rPr>
              <w:t>S</w:t>
            </w:r>
            <w:ins w:id="258" w:author="Erin Urbank" w:date="2017-08-14T10:57:00Z">
              <w:r w:rsidR="00D01DF0" w:rsidRPr="00B35317">
                <w:rPr>
                  <w:sz w:val="20"/>
                  <w:szCs w:val="20"/>
                </w:rPr>
                <w:t>.</w:t>
              </w:r>
            </w:ins>
          </w:p>
          <w:p w14:paraId="6D487CEE" w14:textId="77777777" w:rsidR="00D01DF0" w:rsidRPr="00B35317" w:rsidRDefault="00D01DF0" w:rsidP="00056726">
            <w:pPr>
              <w:rPr>
                <w:ins w:id="259" w:author="Erin Urbank" w:date="2017-08-14T10:57:00Z"/>
                <w:sz w:val="20"/>
                <w:szCs w:val="20"/>
              </w:rPr>
            </w:pPr>
          </w:p>
        </w:tc>
        <w:tc>
          <w:tcPr>
            <w:tcW w:w="3400" w:type="dxa"/>
            <w:gridSpan w:val="2"/>
            <w:tcBorders>
              <w:top w:val="nil"/>
              <w:left w:val="single" w:sz="8" w:space="0" w:color="auto"/>
              <w:bottom w:val="nil"/>
              <w:right w:val="single" w:sz="8" w:space="0" w:color="auto"/>
            </w:tcBorders>
          </w:tcPr>
          <w:p w14:paraId="10ED9D0A" w14:textId="115B17E1" w:rsidR="00D01DF0" w:rsidRPr="00076007" w:rsidRDefault="00D01DF0" w:rsidP="00056726">
            <w:pPr>
              <w:rPr>
                <w:ins w:id="260" w:author="Erin Urbank" w:date="2017-08-14T10:57:00Z"/>
                <w:sz w:val="20"/>
                <w:szCs w:val="20"/>
                <w:highlight w:val="yellow"/>
              </w:rPr>
            </w:pPr>
            <w:ins w:id="261" w:author="Erin Urbank" w:date="2017-08-14T10:57:00Z">
              <w:r w:rsidRPr="00076007">
                <w:rPr>
                  <w:sz w:val="20"/>
                  <w:szCs w:val="20"/>
                  <w:highlight w:val="yellow"/>
                </w:rPr>
                <w:fldChar w:fldCharType="begin"/>
              </w:r>
              <w:r w:rsidRPr="00076007">
                <w:rPr>
                  <w:sz w:val="20"/>
                  <w:szCs w:val="20"/>
                  <w:highlight w:val="yellow"/>
                </w:rPr>
                <w:instrText xml:space="preserve"> REF TRP \h  \* MERGEFORMAT </w:instrText>
              </w:r>
            </w:ins>
            <w:r w:rsidRPr="00076007">
              <w:rPr>
                <w:sz w:val="20"/>
                <w:szCs w:val="20"/>
                <w:highlight w:val="yellow"/>
              </w:rPr>
            </w:r>
            <w:ins w:id="262" w:author="Erin Urbank" w:date="2017-08-14T10:57:00Z">
              <w:r w:rsidRPr="00076007">
                <w:rPr>
                  <w:sz w:val="20"/>
                  <w:szCs w:val="20"/>
                  <w:highlight w:val="yellow"/>
                </w:rPr>
                <w:fldChar w:fldCharType="separate"/>
              </w:r>
            </w:ins>
            <w:r w:rsidR="000F1474" w:rsidRPr="000F1474">
              <w:rPr>
                <w:sz w:val="20"/>
                <w:szCs w:val="20"/>
                <w:highlight w:val="yellow"/>
              </w:rPr>
              <w:t>MwRSF-40042-01</w:t>
            </w:r>
            <w:ins w:id="263" w:author="Erin Urbank" w:date="2017-08-14T10:57:00Z">
              <w:r w:rsidRPr="00076007">
                <w:rPr>
                  <w:sz w:val="20"/>
                  <w:szCs w:val="20"/>
                  <w:highlight w:val="yellow"/>
                </w:rPr>
                <w:fldChar w:fldCharType="end"/>
              </w:r>
            </w:ins>
          </w:p>
        </w:tc>
      </w:tr>
      <w:tr w:rsidR="00D01DF0" w:rsidRPr="007F2497" w14:paraId="59916D7E" w14:textId="77777777" w:rsidTr="00056726">
        <w:trPr>
          <w:cantSplit/>
          <w:trHeight w:val="300"/>
          <w:ins w:id="264" w:author="Erin Urbank" w:date="2017-08-14T10:57:00Z"/>
        </w:trPr>
        <w:tc>
          <w:tcPr>
            <w:tcW w:w="6760" w:type="dxa"/>
            <w:gridSpan w:val="4"/>
            <w:tcBorders>
              <w:top w:val="single" w:sz="8" w:space="0" w:color="auto"/>
              <w:left w:val="single" w:sz="8" w:space="0" w:color="auto"/>
              <w:right w:val="single" w:sz="8" w:space="0" w:color="auto"/>
            </w:tcBorders>
          </w:tcPr>
          <w:p w14:paraId="691BE39D" w14:textId="77777777" w:rsidR="00D01DF0" w:rsidRPr="00B35317" w:rsidRDefault="00D01DF0" w:rsidP="00056726">
            <w:pPr>
              <w:pStyle w:val="techreportpagetitleblocks"/>
              <w:rPr>
                <w:ins w:id="265" w:author="Erin Urbank" w:date="2017-08-14T10:57:00Z"/>
                <w:sz w:val="20"/>
              </w:rPr>
            </w:pPr>
            <w:ins w:id="266" w:author="Erin Urbank" w:date="2017-08-14T10:57:00Z">
              <w:r w:rsidRPr="00B35317">
                <w:rPr>
                  <w:sz w:val="20"/>
                </w:rPr>
                <w:t>9. Performing Organization Name and Address</w:t>
              </w:r>
            </w:ins>
          </w:p>
        </w:tc>
        <w:tc>
          <w:tcPr>
            <w:tcW w:w="3400" w:type="dxa"/>
            <w:gridSpan w:val="2"/>
            <w:tcBorders>
              <w:top w:val="single" w:sz="7" w:space="0" w:color="auto"/>
              <w:left w:val="single" w:sz="8" w:space="0" w:color="auto"/>
              <w:right w:val="single" w:sz="8" w:space="0" w:color="auto"/>
            </w:tcBorders>
          </w:tcPr>
          <w:p w14:paraId="6DF7E176" w14:textId="77777777" w:rsidR="00D01DF0" w:rsidRPr="00B35317" w:rsidRDefault="00D01DF0" w:rsidP="00056726">
            <w:pPr>
              <w:pStyle w:val="techreportpagetitleblocks"/>
              <w:rPr>
                <w:ins w:id="267" w:author="Erin Urbank" w:date="2017-08-14T10:57:00Z"/>
                <w:sz w:val="20"/>
              </w:rPr>
            </w:pPr>
            <w:ins w:id="268" w:author="Erin Urbank" w:date="2017-08-14T10:57:00Z">
              <w:r w:rsidRPr="00B35317">
                <w:rPr>
                  <w:sz w:val="20"/>
                </w:rPr>
                <w:t>10. Project/Task/Work Unit No.</w:t>
              </w:r>
            </w:ins>
          </w:p>
        </w:tc>
      </w:tr>
      <w:tr w:rsidR="00D01DF0" w:rsidRPr="007F2497" w14:paraId="076EDFA2" w14:textId="77777777" w:rsidTr="00056726">
        <w:trPr>
          <w:cantSplit/>
          <w:trHeight w:val="725"/>
          <w:ins w:id="269" w:author="Erin Urbank" w:date="2017-08-14T10:57:00Z"/>
        </w:trPr>
        <w:tc>
          <w:tcPr>
            <w:tcW w:w="6760" w:type="dxa"/>
            <w:gridSpan w:val="4"/>
            <w:tcBorders>
              <w:left w:val="single" w:sz="8" w:space="0" w:color="auto"/>
              <w:right w:val="single" w:sz="8" w:space="0" w:color="auto"/>
            </w:tcBorders>
          </w:tcPr>
          <w:p w14:paraId="3B225DE7" w14:textId="77777777" w:rsidR="00D01DF0" w:rsidRPr="00B35317" w:rsidRDefault="00D01DF0" w:rsidP="00056726">
            <w:pPr>
              <w:rPr>
                <w:ins w:id="270" w:author="Erin Urbank" w:date="2017-08-14T10:57:00Z"/>
                <w:sz w:val="20"/>
                <w:szCs w:val="20"/>
              </w:rPr>
            </w:pPr>
            <w:ins w:id="271" w:author="Erin Urbank" w:date="2017-08-14T10:57:00Z">
              <w:r w:rsidRPr="00B35317">
                <w:rPr>
                  <w:sz w:val="20"/>
                  <w:szCs w:val="20"/>
                </w:rPr>
                <w:t>Midwest Roadside Safety Facility (MwRSF)</w:t>
              </w:r>
            </w:ins>
          </w:p>
          <w:p w14:paraId="30794CAC" w14:textId="77777777" w:rsidR="00D01DF0" w:rsidRPr="00B35317" w:rsidRDefault="00D01DF0" w:rsidP="00056726">
            <w:pPr>
              <w:rPr>
                <w:ins w:id="272" w:author="Erin Urbank" w:date="2017-08-14T10:57:00Z"/>
                <w:sz w:val="20"/>
                <w:szCs w:val="20"/>
                <w:lang w:val="sv-SE"/>
              </w:rPr>
            </w:pPr>
            <w:ins w:id="273" w:author="Erin Urbank" w:date="2017-08-14T10:57:00Z">
              <w:r w:rsidRPr="00B35317">
                <w:rPr>
                  <w:sz w:val="20"/>
                  <w:szCs w:val="20"/>
                  <w:lang w:val="sv-SE"/>
                </w:rPr>
                <w:t>Nebraska Transportation Center</w:t>
              </w:r>
            </w:ins>
          </w:p>
          <w:p w14:paraId="387F2F96" w14:textId="77777777" w:rsidR="00D01DF0" w:rsidRPr="00B35317" w:rsidRDefault="00D01DF0" w:rsidP="00056726">
            <w:pPr>
              <w:pStyle w:val="techreportpagetitleblocks"/>
              <w:spacing w:before="0"/>
              <w:rPr>
                <w:ins w:id="274" w:author="Erin Urbank" w:date="2017-08-14T10:57:00Z"/>
                <w:sz w:val="20"/>
              </w:rPr>
            </w:pPr>
            <w:ins w:id="275" w:author="Erin Urbank" w:date="2017-08-14T10:57:00Z">
              <w:r w:rsidRPr="00B35317">
                <w:rPr>
                  <w:sz w:val="20"/>
                  <w:lang w:val="sv-SE"/>
                </w:rPr>
                <w:t>University of Nebraska-Lincoln</w:t>
              </w:r>
            </w:ins>
          </w:p>
        </w:tc>
        <w:tc>
          <w:tcPr>
            <w:tcW w:w="3400" w:type="dxa"/>
            <w:gridSpan w:val="2"/>
            <w:tcBorders>
              <w:left w:val="single" w:sz="8" w:space="0" w:color="auto"/>
              <w:right w:val="single" w:sz="8" w:space="0" w:color="auto"/>
            </w:tcBorders>
            <w:vAlign w:val="bottom"/>
          </w:tcPr>
          <w:p w14:paraId="025163D0" w14:textId="77777777" w:rsidR="00D01DF0" w:rsidRPr="00B35317" w:rsidRDefault="00D01DF0" w:rsidP="00056726">
            <w:pPr>
              <w:pStyle w:val="techreportpagetitleblocks"/>
              <w:rPr>
                <w:ins w:id="276" w:author="Erin Urbank" w:date="2017-08-14T10:57:00Z"/>
                <w:sz w:val="20"/>
              </w:rPr>
            </w:pPr>
          </w:p>
        </w:tc>
      </w:tr>
      <w:tr w:rsidR="00D01DF0" w:rsidRPr="007F2497" w14:paraId="14B3191D" w14:textId="77777777" w:rsidTr="00056726">
        <w:trPr>
          <w:cantSplit/>
          <w:trHeight w:hRule="exact" w:val="310"/>
          <w:ins w:id="277" w:author="Erin Urbank" w:date="2017-08-14T10:57:00Z"/>
        </w:trPr>
        <w:tc>
          <w:tcPr>
            <w:tcW w:w="4420" w:type="dxa"/>
            <w:gridSpan w:val="2"/>
            <w:vMerge w:val="restart"/>
            <w:tcBorders>
              <w:top w:val="nil"/>
              <w:left w:val="single" w:sz="7" w:space="0" w:color="auto"/>
            </w:tcBorders>
          </w:tcPr>
          <w:p w14:paraId="4385FEC1" w14:textId="77777777" w:rsidR="00D01DF0" w:rsidRPr="007F2497" w:rsidRDefault="00D01DF0" w:rsidP="00056726">
            <w:pPr>
              <w:rPr>
                <w:ins w:id="278" w:author="Erin Urbank" w:date="2017-08-14T10:57:00Z"/>
                <w:sz w:val="20"/>
                <w:szCs w:val="20"/>
              </w:rPr>
            </w:pPr>
            <w:ins w:id="279" w:author="Erin Urbank" w:date="2017-08-14T10:57:00Z">
              <w:r w:rsidRPr="007F2497">
                <w:rPr>
                  <w:sz w:val="20"/>
                  <w:szCs w:val="20"/>
                </w:rPr>
                <w:t>Main Office:</w:t>
              </w:r>
            </w:ins>
          </w:p>
          <w:p w14:paraId="068B05BA" w14:textId="77777777" w:rsidR="00D01DF0" w:rsidRPr="007F2497" w:rsidRDefault="00D01DF0" w:rsidP="00056726">
            <w:pPr>
              <w:rPr>
                <w:ins w:id="280" w:author="Erin Urbank" w:date="2017-08-14T10:57:00Z"/>
                <w:sz w:val="20"/>
                <w:szCs w:val="20"/>
                <w:lang w:val="sv-SE"/>
              </w:rPr>
            </w:pPr>
            <w:ins w:id="281" w:author="Erin Urbank" w:date="2017-08-14T10:57:00Z">
              <w:r w:rsidRPr="007F2497">
                <w:rPr>
                  <w:sz w:val="20"/>
                  <w:szCs w:val="20"/>
                  <w:lang w:val="sv-SE"/>
                </w:rPr>
                <w:t xml:space="preserve">Prem S. Paul Research Center at Whittier School </w:t>
              </w:r>
            </w:ins>
          </w:p>
          <w:p w14:paraId="1E677009" w14:textId="77777777" w:rsidR="00D01DF0" w:rsidRPr="007F2497" w:rsidRDefault="00D01DF0" w:rsidP="00056726">
            <w:pPr>
              <w:rPr>
                <w:ins w:id="282" w:author="Erin Urbank" w:date="2017-08-14T10:57:00Z"/>
                <w:sz w:val="20"/>
                <w:szCs w:val="20"/>
                <w:lang w:val="sv-SE"/>
              </w:rPr>
            </w:pPr>
            <w:ins w:id="283" w:author="Erin Urbank" w:date="2017-08-14T10:57:00Z">
              <w:r w:rsidRPr="007F2497">
                <w:rPr>
                  <w:sz w:val="20"/>
                  <w:szCs w:val="20"/>
                  <w:lang w:val="sv-SE"/>
                </w:rPr>
                <w:t>Room 130, 2200 Vine Street</w:t>
              </w:r>
            </w:ins>
          </w:p>
          <w:p w14:paraId="0141DD58" w14:textId="77777777" w:rsidR="00D01DF0" w:rsidRPr="007F2497" w:rsidRDefault="00D01DF0" w:rsidP="00056726">
            <w:pPr>
              <w:rPr>
                <w:ins w:id="284" w:author="Erin Urbank" w:date="2017-08-14T10:57:00Z"/>
                <w:sz w:val="20"/>
                <w:szCs w:val="20"/>
                <w:lang w:val="sv-SE"/>
              </w:rPr>
            </w:pPr>
            <w:ins w:id="285" w:author="Erin Urbank" w:date="2017-08-14T10:57:00Z">
              <w:r w:rsidRPr="007F2497">
                <w:rPr>
                  <w:sz w:val="20"/>
                  <w:szCs w:val="20"/>
                  <w:lang w:val="sv-SE"/>
                </w:rPr>
                <w:t>Lincoln, Nebraska 68583-0853</w:t>
              </w:r>
            </w:ins>
          </w:p>
        </w:tc>
        <w:tc>
          <w:tcPr>
            <w:tcW w:w="2340" w:type="dxa"/>
            <w:gridSpan w:val="2"/>
            <w:vMerge w:val="restart"/>
            <w:tcBorders>
              <w:top w:val="nil"/>
              <w:right w:val="single" w:sz="8" w:space="0" w:color="auto"/>
            </w:tcBorders>
          </w:tcPr>
          <w:p w14:paraId="56D524CD" w14:textId="77777777" w:rsidR="00D01DF0" w:rsidRPr="007F2497" w:rsidRDefault="00D01DF0" w:rsidP="00056726">
            <w:pPr>
              <w:rPr>
                <w:ins w:id="286" w:author="Erin Urbank" w:date="2017-08-14T10:57:00Z"/>
                <w:sz w:val="20"/>
                <w:szCs w:val="20"/>
                <w:lang w:val="sv-SE"/>
              </w:rPr>
            </w:pPr>
            <w:ins w:id="287" w:author="Erin Urbank" w:date="2017-08-14T10:57:00Z">
              <w:r w:rsidRPr="007F2497">
                <w:rPr>
                  <w:sz w:val="20"/>
                  <w:szCs w:val="20"/>
                  <w:lang w:val="sv-SE"/>
                </w:rPr>
                <w:t>Outdoor Test Site:</w:t>
              </w:r>
            </w:ins>
          </w:p>
          <w:p w14:paraId="49F1B047" w14:textId="77777777" w:rsidR="00D01DF0" w:rsidRPr="007F2497" w:rsidRDefault="00D01DF0" w:rsidP="00056726">
            <w:pPr>
              <w:rPr>
                <w:ins w:id="288" w:author="Erin Urbank" w:date="2017-08-14T10:57:00Z"/>
                <w:sz w:val="20"/>
                <w:szCs w:val="20"/>
                <w:lang w:val="sv-SE"/>
              </w:rPr>
            </w:pPr>
            <w:ins w:id="289" w:author="Erin Urbank" w:date="2017-08-14T10:57:00Z">
              <w:r w:rsidRPr="007F2497">
                <w:rPr>
                  <w:sz w:val="20"/>
                  <w:szCs w:val="20"/>
                  <w:lang w:val="sv-SE"/>
                </w:rPr>
                <w:t>4630 NW 36th Street</w:t>
              </w:r>
            </w:ins>
          </w:p>
          <w:p w14:paraId="580476FF" w14:textId="77777777" w:rsidR="00D01DF0" w:rsidRPr="007F2497" w:rsidRDefault="00D01DF0" w:rsidP="00056726">
            <w:pPr>
              <w:rPr>
                <w:ins w:id="290" w:author="Erin Urbank" w:date="2017-08-14T10:57:00Z"/>
                <w:sz w:val="20"/>
                <w:szCs w:val="20"/>
              </w:rPr>
            </w:pPr>
            <w:ins w:id="291" w:author="Erin Urbank" w:date="2017-08-14T10:57:00Z">
              <w:r w:rsidRPr="007F2497">
                <w:rPr>
                  <w:sz w:val="20"/>
                  <w:szCs w:val="20"/>
                  <w:lang w:val="sv-SE"/>
                </w:rPr>
                <w:t>Lincoln, Nebraska 68524</w:t>
              </w:r>
            </w:ins>
          </w:p>
          <w:p w14:paraId="3E56015C" w14:textId="77777777" w:rsidR="00D01DF0" w:rsidRPr="007F2497" w:rsidRDefault="00D01DF0" w:rsidP="00056726">
            <w:pPr>
              <w:rPr>
                <w:ins w:id="292" w:author="Erin Urbank" w:date="2017-08-14T10:57:00Z"/>
                <w:sz w:val="20"/>
                <w:szCs w:val="20"/>
              </w:rPr>
            </w:pPr>
          </w:p>
        </w:tc>
        <w:tc>
          <w:tcPr>
            <w:tcW w:w="3400" w:type="dxa"/>
            <w:gridSpan w:val="2"/>
            <w:tcBorders>
              <w:top w:val="single" w:sz="7" w:space="0" w:color="auto"/>
              <w:left w:val="single" w:sz="8" w:space="0" w:color="auto"/>
              <w:bottom w:val="nil"/>
              <w:right w:val="single" w:sz="8" w:space="0" w:color="auto"/>
            </w:tcBorders>
          </w:tcPr>
          <w:p w14:paraId="047EEF68" w14:textId="7B230E64" w:rsidR="00D01DF0" w:rsidRPr="007F2497" w:rsidRDefault="00D01DF0" w:rsidP="00056726">
            <w:pPr>
              <w:pStyle w:val="techreportpagetitleblocks"/>
              <w:rPr>
                <w:ins w:id="293" w:author="Erin Urbank" w:date="2017-08-14T10:57:00Z"/>
                <w:sz w:val="20"/>
              </w:rPr>
            </w:pPr>
            <w:ins w:id="294" w:author="Erin Urbank" w:date="2017-08-14T10:57:00Z">
              <w:r w:rsidRPr="007F2497">
                <w:rPr>
                  <w:sz w:val="20"/>
                </w:rPr>
                <w:t xml:space="preserve">11. Contract </w:t>
              </w:r>
            </w:ins>
            <w:r w:rsidR="00B35317">
              <w:rPr>
                <w:sz w:val="20"/>
              </w:rPr>
              <w:t>(C)</w:t>
            </w:r>
            <w:ins w:id="295" w:author="Erin Urbank" w:date="2017-08-14T10:57:00Z">
              <w:r w:rsidRPr="007F2497">
                <w:rPr>
                  <w:sz w:val="20"/>
                </w:rPr>
                <w:t xml:space="preserve"> or Grant (G) No.</w:t>
              </w:r>
            </w:ins>
          </w:p>
        </w:tc>
      </w:tr>
      <w:tr w:rsidR="00D01DF0" w:rsidRPr="007F2497" w14:paraId="59C99915" w14:textId="77777777" w:rsidTr="00056726">
        <w:trPr>
          <w:cantSplit/>
          <w:trHeight w:val="383"/>
          <w:ins w:id="296" w:author="Erin Urbank" w:date="2017-08-14T10:57:00Z"/>
        </w:trPr>
        <w:tc>
          <w:tcPr>
            <w:tcW w:w="4420" w:type="dxa"/>
            <w:gridSpan w:val="2"/>
            <w:vMerge/>
            <w:tcBorders>
              <w:left w:val="single" w:sz="7" w:space="0" w:color="auto"/>
              <w:bottom w:val="nil"/>
            </w:tcBorders>
          </w:tcPr>
          <w:p w14:paraId="35D72715" w14:textId="77777777" w:rsidR="00D01DF0" w:rsidRPr="007F2497" w:rsidRDefault="00D01DF0" w:rsidP="00056726">
            <w:pPr>
              <w:spacing w:before="110" w:after="56"/>
              <w:rPr>
                <w:ins w:id="297" w:author="Erin Urbank" w:date="2017-08-14T10:57:00Z"/>
                <w:sz w:val="20"/>
                <w:szCs w:val="20"/>
              </w:rPr>
            </w:pPr>
          </w:p>
        </w:tc>
        <w:tc>
          <w:tcPr>
            <w:tcW w:w="2340" w:type="dxa"/>
            <w:gridSpan w:val="2"/>
            <w:vMerge/>
            <w:tcBorders>
              <w:bottom w:val="nil"/>
              <w:right w:val="single" w:sz="8" w:space="0" w:color="auto"/>
            </w:tcBorders>
          </w:tcPr>
          <w:p w14:paraId="1A03174A" w14:textId="77777777" w:rsidR="00D01DF0" w:rsidRPr="007F2497" w:rsidRDefault="00D01DF0" w:rsidP="00056726">
            <w:pPr>
              <w:rPr>
                <w:ins w:id="298" w:author="Erin Urbank" w:date="2017-08-14T10:57:00Z"/>
                <w:sz w:val="20"/>
                <w:szCs w:val="20"/>
              </w:rPr>
            </w:pPr>
          </w:p>
        </w:tc>
        <w:tc>
          <w:tcPr>
            <w:tcW w:w="3400" w:type="dxa"/>
            <w:gridSpan w:val="2"/>
            <w:tcBorders>
              <w:top w:val="nil"/>
              <w:left w:val="single" w:sz="8" w:space="0" w:color="auto"/>
              <w:bottom w:val="nil"/>
              <w:right w:val="single" w:sz="8" w:space="0" w:color="auto"/>
            </w:tcBorders>
          </w:tcPr>
          <w:p w14:paraId="03A13061" w14:textId="5BD28B5C" w:rsidR="00D01DF0" w:rsidRPr="007F2497" w:rsidRDefault="00D01DF0" w:rsidP="00056726">
            <w:pPr>
              <w:rPr>
                <w:ins w:id="299" w:author="Erin Urbank" w:date="2017-08-14T10:57:00Z"/>
                <w:sz w:val="20"/>
                <w:szCs w:val="20"/>
              </w:rPr>
            </w:pPr>
          </w:p>
        </w:tc>
      </w:tr>
      <w:tr w:rsidR="00D01DF0" w:rsidRPr="007F2497" w14:paraId="34C77E0D" w14:textId="77777777" w:rsidTr="00056726">
        <w:trPr>
          <w:cantSplit/>
          <w:ins w:id="300" w:author="Erin Urbank" w:date="2017-08-14T10:57:00Z"/>
        </w:trPr>
        <w:tc>
          <w:tcPr>
            <w:tcW w:w="6760" w:type="dxa"/>
            <w:gridSpan w:val="4"/>
            <w:tcBorders>
              <w:top w:val="single" w:sz="7" w:space="0" w:color="auto"/>
              <w:left w:val="single" w:sz="7" w:space="0" w:color="auto"/>
              <w:bottom w:val="nil"/>
              <w:right w:val="single" w:sz="8" w:space="0" w:color="auto"/>
            </w:tcBorders>
            <w:vAlign w:val="bottom"/>
          </w:tcPr>
          <w:p w14:paraId="26029C0A" w14:textId="77777777" w:rsidR="00D01DF0" w:rsidRPr="007F2497" w:rsidRDefault="00D01DF0" w:rsidP="00056726">
            <w:pPr>
              <w:pStyle w:val="techreportpagetitleblocks"/>
              <w:rPr>
                <w:ins w:id="301" w:author="Erin Urbank" w:date="2017-08-14T10:57:00Z"/>
                <w:sz w:val="20"/>
              </w:rPr>
            </w:pPr>
            <w:ins w:id="302" w:author="Erin Urbank" w:date="2017-08-14T10:57:00Z">
              <w:r w:rsidRPr="007F2497">
                <w:rPr>
                  <w:sz w:val="20"/>
                </w:rPr>
                <w:t>12. Sponsoring Organization Name and Address</w:t>
              </w:r>
            </w:ins>
          </w:p>
        </w:tc>
        <w:tc>
          <w:tcPr>
            <w:tcW w:w="3400" w:type="dxa"/>
            <w:gridSpan w:val="2"/>
            <w:tcBorders>
              <w:top w:val="single" w:sz="7" w:space="0" w:color="auto"/>
              <w:left w:val="single" w:sz="8" w:space="0" w:color="auto"/>
              <w:bottom w:val="nil"/>
              <w:right w:val="single" w:sz="8" w:space="0" w:color="auto"/>
            </w:tcBorders>
            <w:vAlign w:val="bottom"/>
          </w:tcPr>
          <w:p w14:paraId="4D28E434" w14:textId="77777777" w:rsidR="00D01DF0" w:rsidRPr="00B35317" w:rsidRDefault="00D01DF0" w:rsidP="00056726">
            <w:pPr>
              <w:pStyle w:val="techreportpagetitleblocks"/>
              <w:rPr>
                <w:ins w:id="303" w:author="Erin Urbank" w:date="2017-08-14T10:57:00Z"/>
                <w:sz w:val="20"/>
              </w:rPr>
            </w:pPr>
            <w:ins w:id="304" w:author="Erin Urbank" w:date="2017-08-14T10:57:00Z">
              <w:r w:rsidRPr="00B35317">
                <w:rPr>
                  <w:sz w:val="20"/>
                </w:rPr>
                <w:t>13. Type of Report and Period Covered</w:t>
              </w:r>
            </w:ins>
          </w:p>
        </w:tc>
      </w:tr>
      <w:tr w:rsidR="00D01DF0" w:rsidRPr="007F2497" w14:paraId="454E0D79" w14:textId="77777777" w:rsidTr="00056726">
        <w:trPr>
          <w:cantSplit/>
          <w:trHeight w:val="333"/>
          <w:ins w:id="305" w:author="Erin Urbank" w:date="2017-08-14T10:57:00Z"/>
        </w:trPr>
        <w:tc>
          <w:tcPr>
            <w:tcW w:w="6760" w:type="dxa"/>
            <w:gridSpan w:val="4"/>
            <w:vMerge w:val="restart"/>
            <w:tcBorders>
              <w:top w:val="nil"/>
              <w:left w:val="single" w:sz="7" w:space="0" w:color="auto"/>
              <w:right w:val="single" w:sz="8" w:space="0" w:color="auto"/>
            </w:tcBorders>
          </w:tcPr>
          <w:p w14:paraId="038FFA0D" w14:textId="0304E6A2" w:rsidR="00803896" w:rsidRPr="007F2497" w:rsidRDefault="00803896" w:rsidP="00803896">
            <w:pPr>
              <w:rPr>
                <w:sz w:val="20"/>
                <w:szCs w:val="20"/>
              </w:rPr>
            </w:pPr>
            <w:r w:rsidRPr="007F2497">
              <w:rPr>
                <w:sz w:val="20"/>
                <w:szCs w:val="20"/>
              </w:rPr>
              <w:t>Mid-America Transportation Center</w:t>
            </w:r>
          </w:p>
          <w:p w14:paraId="45788888" w14:textId="77777777" w:rsidR="00803896" w:rsidRPr="007F2497" w:rsidRDefault="00803896" w:rsidP="00803896">
            <w:pPr>
              <w:rPr>
                <w:sz w:val="20"/>
                <w:szCs w:val="20"/>
              </w:rPr>
            </w:pPr>
            <w:r w:rsidRPr="007F2497">
              <w:rPr>
                <w:sz w:val="20"/>
                <w:szCs w:val="20"/>
              </w:rPr>
              <w:t>220 Vine Street</w:t>
            </w:r>
          </w:p>
          <w:p w14:paraId="4C3CD790" w14:textId="3C1AB202" w:rsidR="00D01DF0" w:rsidRPr="007F2497" w:rsidRDefault="00803896" w:rsidP="00803896">
            <w:pPr>
              <w:rPr>
                <w:ins w:id="306" w:author="Erin Urbank" w:date="2017-08-14T10:57:00Z"/>
                <w:sz w:val="20"/>
                <w:szCs w:val="20"/>
              </w:rPr>
            </w:pPr>
            <w:r w:rsidRPr="007F2497">
              <w:rPr>
                <w:sz w:val="20"/>
                <w:szCs w:val="20"/>
              </w:rPr>
              <w:t>Lincoln, Nebraska 68583</w:t>
            </w:r>
          </w:p>
        </w:tc>
        <w:tc>
          <w:tcPr>
            <w:tcW w:w="3400" w:type="dxa"/>
            <w:gridSpan w:val="2"/>
            <w:tcBorders>
              <w:top w:val="nil"/>
              <w:left w:val="single" w:sz="8" w:space="0" w:color="auto"/>
              <w:bottom w:val="nil"/>
              <w:right w:val="single" w:sz="8" w:space="0" w:color="auto"/>
            </w:tcBorders>
          </w:tcPr>
          <w:p w14:paraId="55269C7B" w14:textId="7A424809" w:rsidR="00D01DF0" w:rsidRPr="00B35317" w:rsidRDefault="00D01DF0" w:rsidP="00056726">
            <w:pPr>
              <w:rPr>
                <w:ins w:id="307" w:author="Erin Urbank" w:date="2017-08-14T10:57:00Z"/>
                <w:sz w:val="20"/>
                <w:szCs w:val="20"/>
              </w:rPr>
            </w:pPr>
            <w:ins w:id="308" w:author="Erin Urbank" w:date="2017-08-14T10:57:00Z">
              <w:r w:rsidRPr="00B35317">
                <w:rPr>
                  <w:sz w:val="20"/>
                  <w:szCs w:val="20"/>
                </w:rPr>
                <w:t xml:space="preserve">Draft Report: </w:t>
              </w:r>
            </w:ins>
            <w:r w:rsidR="00B35317" w:rsidRPr="00B35317">
              <w:rPr>
                <w:sz w:val="20"/>
                <w:szCs w:val="20"/>
              </w:rPr>
              <w:t>2017-2018</w:t>
            </w:r>
          </w:p>
        </w:tc>
      </w:tr>
      <w:tr w:rsidR="00D01DF0" w:rsidRPr="007F2497" w14:paraId="347205BD" w14:textId="77777777" w:rsidTr="00056726">
        <w:trPr>
          <w:cantSplit/>
          <w:ins w:id="309" w:author="Erin Urbank" w:date="2017-08-14T10:57:00Z"/>
        </w:trPr>
        <w:tc>
          <w:tcPr>
            <w:tcW w:w="6760" w:type="dxa"/>
            <w:gridSpan w:val="4"/>
            <w:vMerge/>
            <w:tcBorders>
              <w:left w:val="single" w:sz="7" w:space="0" w:color="auto"/>
              <w:right w:val="single" w:sz="8" w:space="0" w:color="auto"/>
            </w:tcBorders>
          </w:tcPr>
          <w:p w14:paraId="5E67BF49" w14:textId="77777777" w:rsidR="00D01DF0" w:rsidRPr="007F2497" w:rsidRDefault="00D01DF0" w:rsidP="00056726">
            <w:pPr>
              <w:rPr>
                <w:ins w:id="310" w:author="Erin Urbank" w:date="2017-08-14T10:57:00Z"/>
                <w:sz w:val="20"/>
                <w:szCs w:val="20"/>
              </w:rPr>
            </w:pPr>
          </w:p>
        </w:tc>
        <w:tc>
          <w:tcPr>
            <w:tcW w:w="3400" w:type="dxa"/>
            <w:gridSpan w:val="2"/>
            <w:tcBorders>
              <w:top w:val="single" w:sz="7" w:space="0" w:color="auto"/>
              <w:left w:val="single" w:sz="8" w:space="0" w:color="auto"/>
              <w:bottom w:val="nil"/>
              <w:right w:val="single" w:sz="8" w:space="0" w:color="auto"/>
            </w:tcBorders>
            <w:vAlign w:val="bottom"/>
          </w:tcPr>
          <w:p w14:paraId="4D2235AD" w14:textId="77777777" w:rsidR="00D01DF0" w:rsidRPr="007F2497" w:rsidRDefault="00D01DF0" w:rsidP="00056726">
            <w:pPr>
              <w:pStyle w:val="techreportpagetitleblocks"/>
              <w:rPr>
                <w:ins w:id="311" w:author="Erin Urbank" w:date="2017-08-14T10:57:00Z"/>
                <w:sz w:val="20"/>
              </w:rPr>
            </w:pPr>
            <w:ins w:id="312" w:author="Erin Urbank" w:date="2017-08-14T10:57:00Z">
              <w:r w:rsidRPr="007F2497">
                <w:rPr>
                  <w:sz w:val="20"/>
                </w:rPr>
                <w:t>14. Sponsoring Agency Code</w:t>
              </w:r>
            </w:ins>
          </w:p>
        </w:tc>
      </w:tr>
      <w:tr w:rsidR="00D01DF0" w:rsidRPr="007F2497" w14:paraId="32B8BCC4" w14:textId="77777777" w:rsidTr="00056726">
        <w:trPr>
          <w:cantSplit/>
          <w:trHeight w:val="266"/>
          <w:ins w:id="313" w:author="Erin Urbank" w:date="2017-08-14T10:57:00Z"/>
        </w:trPr>
        <w:tc>
          <w:tcPr>
            <w:tcW w:w="6760" w:type="dxa"/>
            <w:gridSpan w:val="4"/>
            <w:vMerge/>
            <w:tcBorders>
              <w:left w:val="single" w:sz="7" w:space="0" w:color="auto"/>
              <w:bottom w:val="nil"/>
              <w:right w:val="single" w:sz="8" w:space="0" w:color="auto"/>
            </w:tcBorders>
          </w:tcPr>
          <w:p w14:paraId="1552FFFA" w14:textId="77777777" w:rsidR="00D01DF0" w:rsidRPr="007F2497" w:rsidRDefault="00D01DF0" w:rsidP="00056726">
            <w:pPr>
              <w:rPr>
                <w:ins w:id="314" w:author="Erin Urbank" w:date="2017-08-14T10:57:00Z"/>
                <w:sz w:val="20"/>
                <w:szCs w:val="20"/>
              </w:rPr>
            </w:pPr>
          </w:p>
        </w:tc>
        <w:tc>
          <w:tcPr>
            <w:tcW w:w="3400" w:type="dxa"/>
            <w:gridSpan w:val="2"/>
            <w:tcBorders>
              <w:top w:val="nil"/>
              <w:left w:val="single" w:sz="8" w:space="0" w:color="auto"/>
              <w:bottom w:val="nil"/>
              <w:right w:val="single" w:sz="8" w:space="0" w:color="auto"/>
            </w:tcBorders>
          </w:tcPr>
          <w:p w14:paraId="2C32C4E8" w14:textId="7D173B55" w:rsidR="00D01DF0" w:rsidRPr="007F2497" w:rsidRDefault="00D01DF0" w:rsidP="00056726">
            <w:pPr>
              <w:rPr>
                <w:ins w:id="315" w:author="Erin Urbank" w:date="2017-08-14T10:57:00Z"/>
                <w:sz w:val="20"/>
                <w:szCs w:val="20"/>
              </w:rPr>
            </w:pPr>
          </w:p>
        </w:tc>
      </w:tr>
      <w:tr w:rsidR="00D01DF0" w:rsidRPr="007F2497" w14:paraId="37CF8760" w14:textId="77777777" w:rsidTr="00056726">
        <w:trPr>
          <w:cantSplit/>
          <w:ins w:id="316" w:author="Erin Urbank" w:date="2017-08-14T10:57:00Z"/>
        </w:trPr>
        <w:tc>
          <w:tcPr>
            <w:tcW w:w="10160" w:type="dxa"/>
            <w:gridSpan w:val="6"/>
            <w:tcBorders>
              <w:top w:val="single" w:sz="7" w:space="0" w:color="auto"/>
              <w:left w:val="single" w:sz="8" w:space="0" w:color="auto"/>
              <w:bottom w:val="nil"/>
              <w:right w:val="single" w:sz="8" w:space="0" w:color="auto"/>
            </w:tcBorders>
            <w:vAlign w:val="bottom"/>
          </w:tcPr>
          <w:p w14:paraId="742E85CA" w14:textId="77777777" w:rsidR="00D01DF0" w:rsidRPr="007F2497" w:rsidRDefault="00D01DF0" w:rsidP="00056726">
            <w:pPr>
              <w:pStyle w:val="techreportpagetitleblocks"/>
              <w:rPr>
                <w:ins w:id="317" w:author="Erin Urbank" w:date="2017-08-14T10:57:00Z"/>
                <w:sz w:val="20"/>
              </w:rPr>
            </w:pPr>
            <w:ins w:id="318" w:author="Erin Urbank" w:date="2017-08-14T10:57:00Z">
              <w:r w:rsidRPr="007F2497">
                <w:rPr>
                  <w:sz w:val="20"/>
                </w:rPr>
                <w:t>15. Supplementary Notes</w:t>
              </w:r>
            </w:ins>
          </w:p>
        </w:tc>
      </w:tr>
      <w:tr w:rsidR="00D01DF0" w:rsidRPr="007F2497" w14:paraId="40128ED8" w14:textId="77777777" w:rsidTr="00056726">
        <w:trPr>
          <w:cantSplit/>
          <w:trHeight w:val="284"/>
          <w:ins w:id="319" w:author="Erin Urbank" w:date="2017-08-14T10:57:00Z"/>
        </w:trPr>
        <w:tc>
          <w:tcPr>
            <w:tcW w:w="10160" w:type="dxa"/>
            <w:gridSpan w:val="6"/>
            <w:tcBorders>
              <w:top w:val="nil"/>
              <w:left w:val="single" w:sz="8" w:space="0" w:color="auto"/>
              <w:bottom w:val="nil"/>
              <w:right w:val="single" w:sz="8" w:space="0" w:color="auto"/>
            </w:tcBorders>
          </w:tcPr>
          <w:p w14:paraId="2F89446B" w14:textId="77777777" w:rsidR="00D01DF0" w:rsidRPr="007F2497" w:rsidRDefault="00D01DF0" w:rsidP="00056726">
            <w:pPr>
              <w:rPr>
                <w:ins w:id="320" w:author="Erin Urbank" w:date="2017-08-14T10:57:00Z"/>
                <w:sz w:val="20"/>
                <w:szCs w:val="20"/>
                <w:highlight w:val="red"/>
              </w:rPr>
            </w:pPr>
            <w:ins w:id="321" w:author="Erin Urbank" w:date="2017-08-14T10:57:00Z">
              <w:r w:rsidRPr="007F2497">
                <w:rPr>
                  <w:sz w:val="20"/>
                  <w:szCs w:val="20"/>
                </w:rPr>
                <w:t>Prepared in cooperation with U.S. Department of Transportation, Federal Highway Administration.</w:t>
              </w:r>
            </w:ins>
          </w:p>
        </w:tc>
      </w:tr>
      <w:tr w:rsidR="00D01DF0" w:rsidRPr="007F2497" w14:paraId="2299D141" w14:textId="77777777" w:rsidTr="00056726">
        <w:trPr>
          <w:cantSplit/>
          <w:ins w:id="322" w:author="Erin Urbank" w:date="2017-08-14T10:57:00Z"/>
        </w:trPr>
        <w:tc>
          <w:tcPr>
            <w:tcW w:w="10160" w:type="dxa"/>
            <w:gridSpan w:val="6"/>
            <w:tcBorders>
              <w:top w:val="single" w:sz="7" w:space="0" w:color="auto"/>
              <w:left w:val="single" w:sz="8" w:space="0" w:color="auto"/>
              <w:bottom w:val="nil"/>
              <w:right w:val="single" w:sz="8" w:space="0" w:color="auto"/>
            </w:tcBorders>
            <w:vAlign w:val="bottom"/>
          </w:tcPr>
          <w:p w14:paraId="22FEC35F" w14:textId="77777777" w:rsidR="00D01DF0" w:rsidRPr="007F2497" w:rsidRDefault="00D01DF0" w:rsidP="00056726">
            <w:pPr>
              <w:pStyle w:val="techreportpagetitleblocks"/>
              <w:rPr>
                <w:ins w:id="323" w:author="Erin Urbank" w:date="2017-08-14T10:57:00Z"/>
                <w:sz w:val="20"/>
              </w:rPr>
            </w:pPr>
            <w:ins w:id="324" w:author="Erin Urbank" w:date="2017-08-14T10:57:00Z">
              <w:r w:rsidRPr="007F2497">
                <w:rPr>
                  <w:sz w:val="20"/>
                </w:rPr>
                <w:t>16. Abstract</w:t>
              </w:r>
            </w:ins>
          </w:p>
        </w:tc>
      </w:tr>
      <w:tr w:rsidR="00D01DF0" w:rsidRPr="007F2497" w14:paraId="4901B253" w14:textId="77777777" w:rsidTr="00056726">
        <w:trPr>
          <w:cantSplit/>
          <w:trHeight w:hRule="exact" w:val="3533"/>
          <w:ins w:id="325" w:author="Erin Urbank" w:date="2017-08-14T10:57:00Z"/>
        </w:trPr>
        <w:tc>
          <w:tcPr>
            <w:tcW w:w="10160" w:type="dxa"/>
            <w:gridSpan w:val="6"/>
            <w:tcBorders>
              <w:top w:val="nil"/>
              <w:left w:val="single" w:sz="8" w:space="0" w:color="auto"/>
              <w:bottom w:val="nil"/>
              <w:right w:val="single" w:sz="8" w:space="0" w:color="auto"/>
            </w:tcBorders>
          </w:tcPr>
          <w:p w14:paraId="0CD8493E" w14:textId="77777777" w:rsidR="008305A9" w:rsidRDefault="000E36C4" w:rsidP="00B14612">
            <w:pPr>
              <w:pStyle w:val="Abstract"/>
            </w:pPr>
            <w:r w:rsidRPr="009120A8">
              <w:t>Previous efforts to develop a “Virtual Barrier” System that assists on vehicle navigation, resulted in the fir</w:t>
            </w:r>
            <w:r w:rsidR="008305A9">
              <w:t xml:space="preserve">st phase of the </w:t>
            </w:r>
            <w:r w:rsidRPr="009120A8">
              <w:t>MATC Smart Barrier</w:t>
            </w:r>
            <w:r w:rsidR="008305A9">
              <w:t xml:space="preserve"> project. In phase one</w:t>
            </w:r>
            <w:r w:rsidRPr="009120A8">
              <w:t xml:space="preserve">, a literature review was performed to come up with a feasible solution to make safer roads. </w:t>
            </w:r>
            <w:r w:rsidR="008305A9">
              <w:t xml:space="preserve">Current intelligent technology was investigated to learn about the current status of technology and evaluate potential system gaps and flaws to develop a supplementary system. </w:t>
            </w:r>
          </w:p>
          <w:p w14:paraId="73EC3D89" w14:textId="00CA6D08" w:rsidR="00A363EB" w:rsidRPr="007F2497" w:rsidRDefault="008305A9" w:rsidP="001B7B57">
            <w:pPr>
              <w:pStyle w:val="Abstract"/>
              <w:rPr>
                <w:ins w:id="326" w:author="Erin Urbank" w:date="2017-08-14T10:57:00Z"/>
              </w:rPr>
            </w:pPr>
            <w:r>
              <w:t>T</w:t>
            </w:r>
            <w:r w:rsidR="000E36C4" w:rsidRPr="009120A8">
              <w:t>he sec</w:t>
            </w:r>
            <w:r>
              <w:t xml:space="preserve">ond phase of this project </w:t>
            </w:r>
            <w:r w:rsidR="000E36C4" w:rsidRPr="009120A8">
              <w:t>proposes a novel method to offer</w:t>
            </w:r>
            <w:r>
              <w:t xml:space="preserve"> an extra level of redundancy to</w:t>
            </w:r>
            <w:r w:rsidR="000E36C4" w:rsidRPr="009120A8">
              <w:t xml:space="preserve"> current vehicle guidance systems. The method is separated into three main steps </w:t>
            </w:r>
            <w:r>
              <w:t>denoted as</w:t>
            </w:r>
            <w:r w:rsidR="000E36C4" w:rsidRPr="009120A8">
              <w:t>: Local Path Generation, Local Positioning, and Vehicle Guidance/Warning. The method as a whole is explained, followed by a detailed explanation on how Path Generation and Vehicle Guidance System will work. In general Path Generation techniques</w:t>
            </w:r>
            <w:r w:rsidR="003E35AB">
              <w:t xml:space="preserve"> are used to provide</w:t>
            </w:r>
            <w:r>
              <w:t xml:space="preserve"> road guidance information to </w:t>
            </w:r>
            <w:r w:rsidR="000E36C4" w:rsidRPr="009120A8">
              <w:t>vehicle</w:t>
            </w:r>
            <w:r>
              <w:t>s wirelessly</w:t>
            </w:r>
            <w:r w:rsidR="003E35AB">
              <w:t>. The guidance information is collected</w:t>
            </w:r>
            <w:r w:rsidR="00DF0DEC">
              <w:t xml:space="preserve"> </w:t>
            </w:r>
            <w:r w:rsidR="001B7B57">
              <w:t xml:space="preserve">offline to develop a local road </w:t>
            </w:r>
            <w:r w:rsidR="003E35AB">
              <w:t>data</w:t>
            </w:r>
            <w:r w:rsidR="001B7B57">
              <w:t>base</w:t>
            </w:r>
            <w:r w:rsidR="001B7B57" w:rsidRPr="001B7B57">
              <w:t>.</w:t>
            </w:r>
            <w:r w:rsidR="000E36C4" w:rsidRPr="001B7B57">
              <w:t xml:space="preserve"> Vehicle Guidance System</w:t>
            </w:r>
            <w:r w:rsidR="001B7B57">
              <w:t xml:space="preserve"> focuses on the developed of a control system based on the road data to be used as a driver warning system by developing various metrics to help better predict potential road departure and vehicle instability situations. The data is also used to develop an autonomous guidance structure for typical and emergency driving scenarios.</w:t>
            </w:r>
            <w:r w:rsidR="000E36C4" w:rsidRPr="009120A8">
              <w:t xml:space="preserve"> These together offer a method that will be used in prototyping on the third phase of this project</w:t>
            </w:r>
            <w:r w:rsidR="001B7B57">
              <w:t>.</w:t>
            </w:r>
          </w:p>
        </w:tc>
      </w:tr>
      <w:tr w:rsidR="00D01DF0" w:rsidRPr="007F2497" w14:paraId="1881D88D" w14:textId="77777777" w:rsidTr="00D01DF0">
        <w:tblPrEx>
          <w:tblW w:w="10160" w:type="dxa"/>
          <w:tblLayout w:type="fixed"/>
          <w:tblCellMar>
            <w:left w:w="100" w:type="dxa"/>
            <w:right w:w="100" w:type="dxa"/>
          </w:tblCellMar>
          <w:tblLook w:val="0000" w:firstRow="0" w:lastRow="0" w:firstColumn="0" w:lastColumn="0" w:noHBand="0" w:noVBand="0"/>
          <w:tblPrExChange w:id="327" w:author="Erin Urbank" w:date="2017-08-14T11:07:00Z">
            <w:tblPrEx>
              <w:tblW w:w="10160" w:type="dxa"/>
              <w:tblLayout w:type="fixed"/>
              <w:tblCellMar>
                <w:left w:w="100" w:type="dxa"/>
                <w:right w:w="100" w:type="dxa"/>
              </w:tblCellMar>
              <w:tblLook w:val="0000" w:firstRow="0" w:lastRow="0" w:firstColumn="0" w:lastColumn="0" w:noHBand="0" w:noVBand="0"/>
            </w:tblPrEx>
          </w:tblPrExChange>
        </w:tblPrEx>
        <w:trPr>
          <w:cantSplit/>
          <w:ins w:id="328" w:author="Erin Urbank" w:date="2017-08-14T10:57:00Z"/>
          <w:trPrChange w:id="329" w:author="Erin Urbank" w:date="2017-08-14T11:07:00Z">
            <w:trPr>
              <w:cantSplit/>
            </w:trPr>
          </w:trPrChange>
        </w:trPr>
        <w:tc>
          <w:tcPr>
            <w:tcW w:w="5410" w:type="dxa"/>
            <w:gridSpan w:val="3"/>
            <w:tcBorders>
              <w:top w:val="single" w:sz="7" w:space="0" w:color="auto"/>
              <w:left w:val="single" w:sz="7" w:space="0" w:color="auto"/>
              <w:bottom w:val="nil"/>
              <w:right w:val="single" w:sz="8" w:space="0" w:color="auto"/>
            </w:tcBorders>
            <w:vAlign w:val="bottom"/>
            <w:tcPrChange w:id="330" w:author="Erin Urbank" w:date="2017-08-14T11:07:00Z">
              <w:tcPr>
                <w:tcW w:w="6220" w:type="dxa"/>
                <w:gridSpan w:val="6"/>
                <w:tcBorders>
                  <w:top w:val="single" w:sz="7" w:space="0" w:color="auto"/>
                  <w:left w:val="single" w:sz="7" w:space="0" w:color="auto"/>
                  <w:bottom w:val="nil"/>
                  <w:right w:val="single" w:sz="8" w:space="0" w:color="auto"/>
                </w:tcBorders>
                <w:vAlign w:val="bottom"/>
              </w:tcPr>
            </w:tcPrChange>
          </w:tcPr>
          <w:p w14:paraId="6122E6CD" w14:textId="77777777" w:rsidR="00D01DF0" w:rsidRPr="007F2497" w:rsidRDefault="00D01DF0" w:rsidP="00056726">
            <w:pPr>
              <w:pStyle w:val="techreportpagetitleblocks"/>
              <w:rPr>
                <w:ins w:id="331" w:author="Erin Urbank" w:date="2017-08-14T10:57:00Z"/>
                <w:sz w:val="20"/>
              </w:rPr>
            </w:pPr>
            <w:ins w:id="332" w:author="Erin Urbank" w:date="2017-08-14T10:57:00Z">
              <w:r w:rsidRPr="007F2497">
                <w:rPr>
                  <w:sz w:val="20"/>
                </w:rPr>
                <w:t>17. Document Analysis/Descriptors</w:t>
              </w:r>
            </w:ins>
          </w:p>
        </w:tc>
        <w:tc>
          <w:tcPr>
            <w:tcW w:w="4750" w:type="dxa"/>
            <w:gridSpan w:val="3"/>
            <w:tcBorders>
              <w:top w:val="single" w:sz="7" w:space="0" w:color="auto"/>
              <w:left w:val="single" w:sz="8" w:space="0" w:color="auto"/>
              <w:bottom w:val="nil"/>
              <w:right w:val="single" w:sz="8" w:space="0" w:color="auto"/>
            </w:tcBorders>
            <w:vAlign w:val="bottom"/>
            <w:tcPrChange w:id="333" w:author="Erin Urbank" w:date="2017-08-14T11:07:00Z">
              <w:tcPr>
                <w:tcW w:w="3940" w:type="dxa"/>
                <w:gridSpan w:val="3"/>
                <w:tcBorders>
                  <w:top w:val="single" w:sz="7" w:space="0" w:color="auto"/>
                  <w:left w:val="single" w:sz="8" w:space="0" w:color="auto"/>
                  <w:bottom w:val="nil"/>
                  <w:right w:val="single" w:sz="8" w:space="0" w:color="auto"/>
                </w:tcBorders>
                <w:vAlign w:val="bottom"/>
              </w:tcPr>
            </w:tcPrChange>
          </w:tcPr>
          <w:p w14:paraId="12FD3FB6" w14:textId="77777777" w:rsidR="00D01DF0" w:rsidRPr="007F2497" w:rsidRDefault="00D01DF0" w:rsidP="00056726">
            <w:pPr>
              <w:pStyle w:val="techreportpagetitleblocks"/>
              <w:rPr>
                <w:ins w:id="334" w:author="Erin Urbank" w:date="2017-08-14T10:57:00Z"/>
                <w:sz w:val="20"/>
              </w:rPr>
            </w:pPr>
            <w:ins w:id="335" w:author="Erin Urbank" w:date="2017-08-14T10:57:00Z">
              <w:r w:rsidRPr="007F2497">
                <w:rPr>
                  <w:sz w:val="20"/>
                </w:rPr>
                <w:t>18. Availability Statement</w:t>
              </w:r>
            </w:ins>
          </w:p>
        </w:tc>
      </w:tr>
      <w:tr w:rsidR="00D01DF0" w:rsidRPr="007F2497" w14:paraId="043C5FA0" w14:textId="77777777" w:rsidTr="00D01DF0">
        <w:tblPrEx>
          <w:tblW w:w="10160" w:type="dxa"/>
          <w:tblLayout w:type="fixed"/>
          <w:tblCellMar>
            <w:left w:w="100" w:type="dxa"/>
            <w:right w:w="100" w:type="dxa"/>
          </w:tblCellMar>
          <w:tblLook w:val="0000" w:firstRow="0" w:lastRow="0" w:firstColumn="0" w:lastColumn="0" w:noHBand="0" w:noVBand="0"/>
          <w:tblPrExChange w:id="336" w:author="Erin Urbank" w:date="2017-08-14T11:07:00Z">
            <w:tblPrEx>
              <w:tblW w:w="10160" w:type="dxa"/>
              <w:tblLayout w:type="fixed"/>
              <w:tblCellMar>
                <w:left w:w="100" w:type="dxa"/>
                <w:right w:w="100" w:type="dxa"/>
              </w:tblCellMar>
              <w:tblLook w:val="0000" w:firstRow="0" w:lastRow="0" w:firstColumn="0" w:lastColumn="0" w:noHBand="0" w:noVBand="0"/>
            </w:tblPrEx>
          </w:tblPrExChange>
        </w:tblPrEx>
        <w:trPr>
          <w:cantSplit/>
          <w:ins w:id="337" w:author="Erin Urbank" w:date="2017-08-14T10:57:00Z"/>
          <w:trPrChange w:id="338" w:author="Erin Urbank" w:date="2017-08-14T11:07:00Z">
            <w:trPr>
              <w:cantSplit/>
            </w:trPr>
          </w:trPrChange>
        </w:trPr>
        <w:tc>
          <w:tcPr>
            <w:tcW w:w="5410" w:type="dxa"/>
            <w:gridSpan w:val="3"/>
            <w:tcBorders>
              <w:top w:val="nil"/>
              <w:left w:val="single" w:sz="7" w:space="0" w:color="auto"/>
              <w:bottom w:val="nil"/>
              <w:right w:val="single" w:sz="8" w:space="0" w:color="auto"/>
            </w:tcBorders>
            <w:tcPrChange w:id="339" w:author="Erin Urbank" w:date="2017-08-14T11:07:00Z">
              <w:tcPr>
                <w:tcW w:w="6220" w:type="dxa"/>
                <w:gridSpan w:val="6"/>
                <w:tcBorders>
                  <w:top w:val="nil"/>
                  <w:left w:val="single" w:sz="7" w:space="0" w:color="auto"/>
                  <w:bottom w:val="nil"/>
                  <w:right w:val="single" w:sz="8" w:space="0" w:color="auto"/>
                </w:tcBorders>
              </w:tcPr>
            </w:tcPrChange>
          </w:tcPr>
          <w:p w14:paraId="485D4BE0" w14:textId="7266DFA9" w:rsidR="00D01DF0" w:rsidRPr="007F2497" w:rsidRDefault="00D01DF0" w:rsidP="00CA36EC">
            <w:pPr>
              <w:rPr>
                <w:ins w:id="340" w:author="Erin Urbank" w:date="2017-08-14T10:57:00Z"/>
                <w:sz w:val="20"/>
                <w:szCs w:val="20"/>
              </w:rPr>
            </w:pPr>
            <w:ins w:id="341" w:author="Erin Urbank" w:date="2017-08-14T10:57:00Z">
              <w:r w:rsidRPr="007F2497">
                <w:rPr>
                  <w:sz w:val="20"/>
                  <w:szCs w:val="20"/>
                </w:rPr>
                <w:t xml:space="preserve">Highway Safety, </w:t>
              </w:r>
            </w:ins>
            <w:r w:rsidR="00CA36EC" w:rsidRPr="007F2497">
              <w:rPr>
                <w:sz w:val="20"/>
                <w:szCs w:val="20"/>
              </w:rPr>
              <w:t xml:space="preserve">Run off road crashes, </w:t>
            </w:r>
            <w:r w:rsidR="00B35317">
              <w:rPr>
                <w:sz w:val="20"/>
                <w:szCs w:val="20"/>
              </w:rPr>
              <w:t xml:space="preserve">Path Prediction, </w:t>
            </w:r>
            <w:r w:rsidR="00CA36EC" w:rsidRPr="007F2497">
              <w:rPr>
                <w:sz w:val="20"/>
                <w:szCs w:val="20"/>
              </w:rPr>
              <w:t>Vehicle Control</w:t>
            </w:r>
            <w:r w:rsidR="00B35317">
              <w:rPr>
                <w:sz w:val="20"/>
                <w:szCs w:val="20"/>
              </w:rPr>
              <w:t>s</w:t>
            </w:r>
            <w:r w:rsidR="00CA36EC" w:rsidRPr="007F2497">
              <w:rPr>
                <w:sz w:val="20"/>
                <w:szCs w:val="20"/>
              </w:rPr>
              <w:t xml:space="preserve">, </w:t>
            </w:r>
            <w:r w:rsidR="00B35317">
              <w:rPr>
                <w:sz w:val="20"/>
                <w:szCs w:val="20"/>
              </w:rPr>
              <w:t>Inter-</w:t>
            </w:r>
            <w:r w:rsidR="00CA36EC" w:rsidRPr="007F2497">
              <w:rPr>
                <w:sz w:val="20"/>
                <w:szCs w:val="20"/>
              </w:rPr>
              <w:t>Vehicle Co</w:t>
            </w:r>
            <w:r w:rsidR="00B35317">
              <w:rPr>
                <w:sz w:val="20"/>
                <w:szCs w:val="20"/>
              </w:rPr>
              <w:t>mmunication, Traffic Management</w:t>
            </w:r>
          </w:p>
        </w:tc>
        <w:tc>
          <w:tcPr>
            <w:tcW w:w="4750" w:type="dxa"/>
            <w:gridSpan w:val="3"/>
            <w:tcBorders>
              <w:top w:val="nil"/>
              <w:left w:val="single" w:sz="8" w:space="0" w:color="auto"/>
              <w:bottom w:val="nil"/>
              <w:right w:val="single" w:sz="8" w:space="0" w:color="auto"/>
            </w:tcBorders>
            <w:vAlign w:val="bottom"/>
            <w:tcPrChange w:id="342" w:author="Erin Urbank" w:date="2017-08-14T11:07:00Z">
              <w:tcPr>
                <w:tcW w:w="3940" w:type="dxa"/>
                <w:gridSpan w:val="3"/>
                <w:tcBorders>
                  <w:top w:val="nil"/>
                  <w:left w:val="single" w:sz="8" w:space="0" w:color="auto"/>
                  <w:bottom w:val="nil"/>
                  <w:right w:val="single" w:sz="8" w:space="0" w:color="auto"/>
                </w:tcBorders>
                <w:vAlign w:val="bottom"/>
              </w:tcPr>
            </w:tcPrChange>
          </w:tcPr>
          <w:p w14:paraId="3E34A21F" w14:textId="77777777" w:rsidR="00D01DF0" w:rsidRPr="007F2497" w:rsidRDefault="00D01DF0" w:rsidP="00056726">
            <w:pPr>
              <w:rPr>
                <w:ins w:id="343" w:author="Erin Urbank" w:date="2017-08-14T10:57:00Z"/>
                <w:sz w:val="20"/>
                <w:szCs w:val="20"/>
              </w:rPr>
            </w:pPr>
            <w:ins w:id="344" w:author="Erin Urbank" w:date="2017-08-14T10:57:00Z">
              <w:r w:rsidRPr="007F2497">
                <w:rPr>
                  <w:sz w:val="20"/>
                  <w:szCs w:val="20"/>
                </w:rPr>
                <w:t>No restrictions. Document available from: National Technical Information Services, Springfield, Virginia 22161</w:t>
              </w:r>
            </w:ins>
          </w:p>
        </w:tc>
      </w:tr>
      <w:tr w:rsidR="00D01DF0" w:rsidRPr="007F2497" w14:paraId="5F1646EF" w14:textId="77777777" w:rsidTr="00D01DF0">
        <w:tblPrEx>
          <w:tblW w:w="10160" w:type="dxa"/>
          <w:tblLayout w:type="fixed"/>
          <w:tblCellMar>
            <w:left w:w="100" w:type="dxa"/>
            <w:right w:w="100" w:type="dxa"/>
          </w:tblCellMar>
          <w:tblLook w:val="0000" w:firstRow="0" w:lastRow="0" w:firstColumn="0" w:lastColumn="0" w:noHBand="0" w:noVBand="0"/>
          <w:tblPrExChange w:id="345" w:author="Erin Urbank" w:date="2017-08-14T11:07:00Z">
            <w:tblPrEx>
              <w:tblW w:w="10160" w:type="dxa"/>
              <w:tblLayout w:type="fixed"/>
              <w:tblCellMar>
                <w:left w:w="100" w:type="dxa"/>
                <w:right w:w="100" w:type="dxa"/>
              </w:tblCellMar>
              <w:tblLook w:val="0000" w:firstRow="0" w:lastRow="0" w:firstColumn="0" w:lastColumn="0" w:noHBand="0" w:noVBand="0"/>
            </w:tblPrEx>
          </w:tblPrExChange>
        </w:tblPrEx>
        <w:trPr>
          <w:cantSplit/>
          <w:ins w:id="346" w:author="Erin Urbank" w:date="2017-08-14T10:57:00Z"/>
          <w:trPrChange w:id="347" w:author="Erin Urbank" w:date="2017-08-14T11:07:00Z">
            <w:trPr>
              <w:cantSplit/>
            </w:trPr>
          </w:trPrChange>
        </w:trPr>
        <w:tc>
          <w:tcPr>
            <w:tcW w:w="2800" w:type="dxa"/>
            <w:tcBorders>
              <w:top w:val="single" w:sz="7" w:space="0" w:color="auto"/>
              <w:left w:val="single" w:sz="7" w:space="0" w:color="auto"/>
              <w:bottom w:val="nil"/>
              <w:right w:val="nil"/>
            </w:tcBorders>
            <w:vAlign w:val="bottom"/>
            <w:tcPrChange w:id="348" w:author="Erin Urbank" w:date="2017-08-14T11:07:00Z">
              <w:tcPr>
                <w:tcW w:w="2800" w:type="dxa"/>
                <w:tcBorders>
                  <w:top w:val="single" w:sz="7" w:space="0" w:color="auto"/>
                  <w:left w:val="single" w:sz="7" w:space="0" w:color="auto"/>
                  <w:bottom w:val="nil"/>
                  <w:right w:val="nil"/>
                </w:tcBorders>
                <w:vAlign w:val="bottom"/>
              </w:tcPr>
            </w:tcPrChange>
          </w:tcPr>
          <w:p w14:paraId="1B2D20DE" w14:textId="77777777" w:rsidR="00D01DF0" w:rsidRPr="007F2497" w:rsidRDefault="00D01DF0" w:rsidP="00056726">
            <w:pPr>
              <w:pStyle w:val="techreportpagetitleblocks"/>
              <w:rPr>
                <w:ins w:id="349" w:author="Erin Urbank" w:date="2017-08-14T10:57:00Z"/>
                <w:sz w:val="20"/>
              </w:rPr>
            </w:pPr>
            <w:ins w:id="350" w:author="Erin Urbank" w:date="2017-08-14T10:57:00Z">
              <w:r w:rsidRPr="007F2497">
                <w:rPr>
                  <w:sz w:val="20"/>
                </w:rPr>
                <w:t>19. Security Class (this report)</w:t>
              </w:r>
            </w:ins>
          </w:p>
        </w:tc>
        <w:tc>
          <w:tcPr>
            <w:tcW w:w="2610" w:type="dxa"/>
            <w:gridSpan w:val="2"/>
            <w:tcBorders>
              <w:top w:val="single" w:sz="7" w:space="0" w:color="auto"/>
              <w:left w:val="single" w:sz="7" w:space="0" w:color="auto"/>
              <w:bottom w:val="nil"/>
              <w:right w:val="single" w:sz="8" w:space="0" w:color="auto"/>
            </w:tcBorders>
            <w:vAlign w:val="bottom"/>
            <w:tcPrChange w:id="351" w:author="Erin Urbank" w:date="2017-08-14T11:07:00Z">
              <w:tcPr>
                <w:tcW w:w="2610" w:type="dxa"/>
                <w:gridSpan w:val="3"/>
                <w:tcBorders>
                  <w:top w:val="single" w:sz="7" w:space="0" w:color="auto"/>
                  <w:left w:val="single" w:sz="7" w:space="0" w:color="auto"/>
                  <w:bottom w:val="nil"/>
                  <w:right w:val="single" w:sz="8" w:space="0" w:color="auto"/>
                </w:tcBorders>
                <w:vAlign w:val="bottom"/>
              </w:tcPr>
            </w:tcPrChange>
          </w:tcPr>
          <w:p w14:paraId="2D52B0C7" w14:textId="77777777" w:rsidR="00D01DF0" w:rsidRPr="007F2497" w:rsidRDefault="00D01DF0" w:rsidP="00056726">
            <w:pPr>
              <w:pStyle w:val="techreportpagetitleblocks"/>
              <w:rPr>
                <w:ins w:id="352" w:author="Erin Urbank" w:date="2017-08-14T10:57:00Z"/>
                <w:sz w:val="20"/>
              </w:rPr>
            </w:pPr>
            <w:ins w:id="353" w:author="Erin Urbank" w:date="2017-08-14T10:57:00Z">
              <w:r w:rsidRPr="007F2497">
                <w:rPr>
                  <w:sz w:val="20"/>
                </w:rPr>
                <w:t>20. Security Class (this page)</w:t>
              </w:r>
            </w:ins>
          </w:p>
        </w:tc>
        <w:tc>
          <w:tcPr>
            <w:tcW w:w="2430" w:type="dxa"/>
            <w:gridSpan w:val="2"/>
            <w:tcBorders>
              <w:top w:val="single" w:sz="7" w:space="0" w:color="auto"/>
              <w:left w:val="single" w:sz="8" w:space="0" w:color="auto"/>
              <w:bottom w:val="nil"/>
              <w:right w:val="single" w:sz="8" w:space="0" w:color="auto"/>
            </w:tcBorders>
            <w:vAlign w:val="bottom"/>
            <w:tcPrChange w:id="354" w:author="Erin Urbank" w:date="2017-08-14T11:07:00Z">
              <w:tcPr>
                <w:tcW w:w="2430" w:type="dxa"/>
                <w:gridSpan w:val="4"/>
                <w:tcBorders>
                  <w:top w:val="single" w:sz="7" w:space="0" w:color="auto"/>
                  <w:left w:val="single" w:sz="8" w:space="0" w:color="auto"/>
                  <w:bottom w:val="nil"/>
                  <w:right w:val="single" w:sz="8" w:space="0" w:color="auto"/>
                </w:tcBorders>
                <w:vAlign w:val="bottom"/>
              </w:tcPr>
            </w:tcPrChange>
          </w:tcPr>
          <w:p w14:paraId="58548ABF" w14:textId="77777777" w:rsidR="00D01DF0" w:rsidRPr="007F2497" w:rsidRDefault="00D01DF0" w:rsidP="00056726">
            <w:pPr>
              <w:pStyle w:val="techreportpagetitleblocks"/>
              <w:rPr>
                <w:ins w:id="355" w:author="Erin Urbank" w:date="2017-08-14T10:57:00Z"/>
                <w:sz w:val="20"/>
              </w:rPr>
            </w:pPr>
            <w:ins w:id="356" w:author="Erin Urbank" w:date="2017-08-14T10:57:00Z">
              <w:r w:rsidRPr="007F2497">
                <w:rPr>
                  <w:sz w:val="20"/>
                </w:rPr>
                <w:t>21. No. of Pages</w:t>
              </w:r>
            </w:ins>
          </w:p>
        </w:tc>
        <w:tc>
          <w:tcPr>
            <w:tcW w:w="2320" w:type="dxa"/>
            <w:tcBorders>
              <w:top w:val="single" w:sz="7" w:space="0" w:color="auto"/>
              <w:left w:val="single" w:sz="8" w:space="0" w:color="auto"/>
              <w:bottom w:val="nil"/>
              <w:right w:val="single" w:sz="8" w:space="0" w:color="auto"/>
            </w:tcBorders>
            <w:vAlign w:val="bottom"/>
            <w:tcPrChange w:id="357" w:author="Erin Urbank" w:date="2017-08-14T11:07:00Z">
              <w:tcPr>
                <w:tcW w:w="2320" w:type="dxa"/>
                <w:tcBorders>
                  <w:top w:val="single" w:sz="7" w:space="0" w:color="auto"/>
                  <w:left w:val="single" w:sz="8" w:space="0" w:color="auto"/>
                  <w:bottom w:val="nil"/>
                  <w:right w:val="single" w:sz="8" w:space="0" w:color="auto"/>
                </w:tcBorders>
                <w:vAlign w:val="bottom"/>
              </w:tcPr>
            </w:tcPrChange>
          </w:tcPr>
          <w:p w14:paraId="3E5BB407" w14:textId="77777777" w:rsidR="00D01DF0" w:rsidRPr="007F2497" w:rsidRDefault="00D01DF0" w:rsidP="00056726">
            <w:pPr>
              <w:pStyle w:val="techreportpagetitleblocks"/>
              <w:rPr>
                <w:ins w:id="358" w:author="Erin Urbank" w:date="2017-08-14T10:57:00Z"/>
                <w:sz w:val="20"/>
              </w:rPr>
            </w:pPr>
            <w:ins w:id="359" w:author="Erin Urbank" w:date="2017-08-14T10:57:00Z">
              <w:r w:rsidRPr="007F2497">
                <w:rPr>
                  <w:sz w:val="20"/>
                </w:rPr>
                <w:t>22. Price</w:t>
              </w:r>
            </w:ins>
          </w:p>
        </w:tc>
      </w:tr>
      <w:tr w:rsidR="00D01DF0" w:rsidRPr="007F2497" w14:paraId="20212E14" w14:textId="77777777" w:rsidTr="00D01DF0">
        <w:tblPrEx>
          <w:tblW w:w="10160" w:type="dxa"/>
          <w:tblLayout w:type="fixed"/>
          <w:tblCellMar>
            <w:left w:w="100" w:type="dxa"/>
            <w:right w:w="100" w:type="dxa"/>
          </w:tblCellMar>
          <w:tblLook w:val="0000" w:firstRow="0" w:lastRow="0" w:firstColumn="0" w:lastColumn="0" w:noHBand="0" w:noVBand="0"/>
          <w:tblPrExChange w:id="360" w:author="Erin Urbank" w:date="2017-08-14T11:07:00Z">
            <w:tblPrEx>
              <w:tblW w:w="10160" w:type="dxa"/>
              <w:tblLayout w:type="fixed"/>
              <w:tblCellMar>
                <w:left w:w="100" w:type="dxa"/>
                <w:right w:w="100" w:type="dxa"/>
              </w:tblCellMar>
              <w:tblLook w:val="0000" w:firstRow="0" w:lastRow="0" w:firstColumn="0" w:lastColumn="0" w:noHBand="0" w:noVBand="0"/>
            </w:tblPrEx>
          </w:tblPrExChange>
        </w:tblPrEx>
        <w:trPr>
          <w:cantSplit/>
          <w:trHeight w:hRule="exact" w:val="288"/>
          <w:ins w:id="361" w:author="Erin Urbank" w:date="2017-08-14T10:57:00Z"/>
          <w:trPrChange w:id="362" w:author="Erin Urbank" w:date="2017-08-14T11:07:00Z">
            <w:trPr>
              <w:cantSplit/>
              <w:trHeight w:hRule="exact" w:val="288"/>
            </w:trPr>
          </w:trPrChange>
        </w:trPr>
        <w:tc>
          <w:tcPr>
            <w:tcW w:w="2800" w:type="dxa"/>
            <w:tcBorders>
              <w:top w:val="nil"/>
              <w:left w:val="single" w:sz="7" w:space="0" w:color="auto"/>
              <w:bottom w:val="single" w:sz="7" w:space="0" w:color="auto"/>
              <w:right w:val="nil"/>
            </w:tcBorders>
            <w:vAlign w:val="bottom"/>
            <w:tcPrChange w:id="363" w:author="Erin Urbank" w:date="2017-08-14T11:07:00Z">
              <w:tcPr>
                <w:tcW w:w="2800" w:type="dxa"/>
                <w:tcBorders>
                  <w:top w:val="nil"/>
                  <w:left w:val="single" w:sz="7" w:space="0" w:color="auto"/>
                  <w:bottom w:val="single" w:sz="7" w:space="0" w:color="auto"/>
                  <w:right w:val="nil"/>
                </w:tcBorders>
                <w:vAlign w:val="bottom"/>
              </w:tcPr>
            </w:tcPrChange>
          </w:tcPr>
          <w:p w14:paraId="74AC2938" w14:textId="77777777" w:rsidR="00D01DF0" w:rsidRPr="007F2497" w:rsidRDefault="00D01DF0" w:rsidP="00056726">
            <w:pPr>
              <w:jc w:val="center"/>
              <w:rPr>
                <w:ins w:id="364" w:author="Erin Urbank" w:date="2017-08-14T10:57:00Z"/>
                <w:sz w:val="20"/>
                <w:szCs w:val="20"/>
              </w:rPr>
            </w:pPr>
            <w:ins w:id="365" w:author="Erin Urbank" w:date="2017-08-14T10:57:00Z">
              <w:r w:rsidRPr="007F2497">
                <w:rPr>
                  <w:sz w:val="20"/>
                  <w:szCs w:val="20"/>
                </w:rPr>
                <w:t>Unclassified</w:t>
              </w:r>
            </w:ins>
          </w:p>
        </w:tc>
        <w:tc>
          <w:tcPr>
            <w:tcW w:w="2610" w:type="dxa"/>
            <w:gridSpan w:val="2"/>
            <w:tcBorders>
              <w:top w:val="nil"/>
              <w:left w:val="single" w:sz="7" w:space="0" w:color="auto"/>
              <w:bottom w:val="single" w:sz="7" w:space="0" w:color="auto"/>
              <w:right w:val="single" w:sz="8" w:space="0" w:color="auto"/>
            </w:tcBorders>
            <w:vAlign w:val="bottom"/>
            <w:tcPrChange w:id="366" w:author="Erin Urbank" w:date="2017-08-14T11:07:00Z">
              <w:tcPr>
                <w:tcW w:w="2700" w:type="dxa"/>
                <w:gridSpan w:val="4"/>
                <w:tcBorders>
                  <w:top w:val="nil"/>
                  <w:left w:val="single" w:sz="7" w:space="0" w:color="auto"/>
                  <w:bottom w:val="single" w:sz="7" w:space="0" w:color="auto"/>
                  <w:right w:val="single" w:sz="8" w:space="0" w:color="auto"/>
                </w:tcBorders>
                <w:vAlign w:val="bottom"/>
              </w:tcPr>
            </w:tcPrChange>
          </w:tcPr>
          <w:p w14:paraId="0BB646DA" w14:textId="77777777" w:rsidR="00D01DF0" w:rsidRPr="007F2497" w:rsidRDefault="00D01DF0" w:rsidP="00056726">
            <w:pPr>
              <w:jc w:val="center"/>
              <w:rPr>
                <w:ins w:id="367" w:author="Erin Urbank" w:date="2017-08-14T10:57:00Z"/>
                <w:sz w:val="20"/>
                <w:szCs w:val="20"/>
              </w:rPr>
            </w:pPr>
            <w:ins w:id="368" w:author="Erin Urbank" w:date="2017-08-14T10:57:00Z">
              <w:r w:rsidRPr="007F2497">
                <w:rPr>
                  <w:sz w:val="20"/>
                  <w:szCs w:val="20"/>
                </w:rPr>
                <w:t>Unclassified</w:t>
              </w:r>
            </w:ins>
          </w:p>
        </w:tc>
        <w:tc>
          <w:tcPr>
            <w:tcW w:w="2430" w:type="dxa"/>
            <w:gridSpan w:val="2"/>
            <w:tcBorders>
              <w:top w:val="nil"/>
              <w:left w:val="single" w:sz="8" w:space="0" w:color="auto"/>
              <w:bottom w:val="single" w:sz="8" w:space="0" w:color="auto"/>
              <w:right w:val="single" w:sz="8" w:space="0" w:color="auto"/>
            </w:tcBorders>
            <w:vAlign w:val="bottom"/>
            <w:tcPrChange w:id="369" w:author="Erin Urbank" w:date="2017-08-14T11:07:00Z">
              <w:tcPr>
                <w:tcW w:w="2340" w:type="dxa"/>
                <w:gridSpan w:val="3"/>
                <w:tcBorders>
                  <w:top w:val="nil"/>
                  <w:left w:val="single" w:sz="8" w:space="0" w:color="auto"/>
                  <w:bottom w:val="single" w:sz="8" w:space="0" w:color="auto"/>
                  <w:right w:val="single" w:sz="8" w:space="0" w:color="auto"/>
                </w:tcBorders>
                <w:vAlign w:val="bottom"/>
              </w:tcPr>
            </w:tcPrChange>
          </w:tcPr>
          <w:p w14:paraId="6AC8D642" w14:textId="1A976C4E" w:rsidR="00D01DF0" w:rsidRPr="007F2497" w:rsidRDefault="000F1474" w:rsidP="00056726">
            <w:pPr>
              <w:jc w:val="center"/>
              <w:rPr>
                <w:ins w:id="370" w:author="Erin Urbank" w:date="2017-08-14T10:57:00Z"/>
                <w:sz w:val="20"/>
                <w:szCs w:val="20"/>
              </w:rPr>
            </w:pPr>
            <w:r>
              <w:rPr>
                <w:sz w:val="20"/>
                <w:szCs w:val="20"/>
              </w:rPr>
              <w:fldChar w:fldCharType="begin"/>
            </w:r>
            <w:r>
              <w:rPr>
                <w:sz w:val="20"/>
                <w:szCs w:val="20"/>
              </w:rPr>
              <w:instrText xml:space="preserve"> PAGEREF END \h </w:instrText>
            </w:r>
            <w:r>
              <w:rPr>
                <w:sz w:val="20"/>
                <w:szCs w:val="20"/>
              </w:rPr>
            </w:r>
            <w:r>
              <w:rPr>
                <w:sz w:val="20"/>
                <w:szCs w:val="20"/>
              </w:rPr>
              <w:fldChar w:fldCharType="separate"/>
            </w:r>
            <w:r>
              <w:rPr>
                <w:noProof/>
                <w:sz w:val="20"/>
                <w:szCs w:val="20"/>
              </w:rPr>
              <w:t>60</w:t>
            </w:r>
            <w:r>
              <w:rPr>
                <w:sz w:val="20"/>
                <w:szCs w:val="20"/>
              </w:rPr>
              <w:fldChar w:fldCharType="end"/>
            </w:r>
          </w:p>
        </w:tc>
        <w:tc>
          <w:tcPr>
            <w:tcW w:w="2320" w:type="dxa"/>
            <w:tcBorders>
              <w:top w:val="nil"/>
              <w:left w:val="single" w:sz="8" w:space="0" w:color="auto"/>
              <w:bottom w:val="single" w:sz="8" w:space="0" w:color="auto"/>
              <w:right w:val="single" w:sz="8" w:space="0" w:color="auto"/>
            </w:tcBorders>
            <w:vAlign w:val="bottom"/>
            <w:tcPrChange w:id="371" w:author="Erin Urbank" w:date="2017-08-14T11:07:00Z">
              <w:tcPr>
                <w:tcW w:w="2320" w:type="dxa"/>
                <w:tcBorders>
                  <w:top w:val="nil"/>
                  <w:left w:val="single" w:sz="8" w:space="0" w:color="auto"/>
                  <w:bottom w:val="single" w:sz="8" w:space="0" w:color="auto"/>
                  <w:right w:val="single" w:sz="8" w:space="0" w:color="auto"/>
                </w:tcBorders>
                <w:vAlign w:val="bottom"/>
              </w:tcPr>
            </w:tcPrChange>
          </w:tcPr>
          <w:p w14:paraId="35D0A39A" w14:textId="77777777" w:rsidR="00D01DF0" w:rsidRPr="007F2497" w:rsidRDefault="00D01DF0" w:rsidP="00056726">
            <w:pPr>
              <w:jc w:val="center"/>
              <w:rPr>
                <w:ins w:id="372" w:author="Erin Urbank" w:date="2017-08-14T10:57:00Z"/>
                <w:sz w:val="20"/>
                <w:szCs w:val="20"/>
              </w:rPr>
            </w:pPr>
          </w:p>
        </w:tc>
      </w:tr>
    </w:tbl>
    <w:p w14:paraId="33F174A8" w14:textId="77777777" w:rsidR="005A70AA" w:rsidRPr="007F2497" w:rsidRDefault="005A70AA" w:rsidP="000356BA">
      <w:pPr>
        <w:pStyle w:val="Body"/>
        <w:sectPr w:rsidR="005A70AA" w:rsidRPr="007F2497" w:rsidSect="00EE2BC9">
          <w:footerReference w:type="first" r:id="rId12"/>
          <w:pgSz w:w="12240" w:h="15840" w:code="1"/>
          <w:pgMar w:top="1440" w:right="1440" w:bottom="1152" w:left="1440" w:header="720" w:footer="1008" w:gutter="0"/>
          <w:pgNumType w:fmt="lowerRoman" w:start="1"/>
          <w:cols w:space="720"/>
          <w:titlePg/>
          <w:docGrid w:linePitch="360"/>
        </w:sectPr>
      </w:pPr>
    </w:p>
    <w:p w14:paraId="51151E22" w14:textId="77777777" w:rsidR="005A70AA" w:rsidRPr="007F2497" w:rsidRDefault="00A14ABD" w:rsidP="00084B4E">
      <w:pPr>
        <w:pStyle w:val="MAINHEADLINE"/>
      </w:pPr>
      <w:bookmarkStart w:id="373" w:name="_Toc184541447"/>
      <w:bookmarkStart w:id="374" w:name="_Toc230056940"/>
      <w:bookmarkStart w:id="375" w:name="_Toc19788822"/>
      <w:r w:rsidRPr="007F2497">
        <w:lastRenderedPageBreak/>
        <w:t>DISCLAIMER STATEMENT</w:t>
      </w:r>
      <w:bookmarkEnd w:id="373"/>
      <w:bookmarkEnd w:id="374"/>
      <w:bookmarkEnd w:id="375"/>
    </w:p>
    <w:p w14:paraId="3231D4AC" w14:textId="466EEBAB" w:rsidR="00DD3B7E" w:rsidRPr="007F2497" w:rsidRDefault="00EA4E08" w:rsidP="00291CCF">
      <w:pPr>
        <w:pStyle w:val="Body"/>
      </w:pPr>
      <w:r w:rsidRPr="007F2497">
        <w:t xml:space="preserve">This report was </w:t>
      </w:r>
      <w:r w:rsidR="00BC5C9B" w:rsidRPr="007F2497">
        <w:t>completed with</w:t>
      </w:r>
      <w:r w:rsidRPr="007F2497">
        <w:t xml:space="preserve"> </w:t>
      </w:r>
      <w:r w:rsidR="000D193B" w:rsidRPr="007F2497">
        <w:t>funding</w:t>
      </w:r>
      <w:r w:rsidR="003009D7" w:rsidRPr="007F2497">
        <w:t xml:space="preserve"> from the Mid-American Transportation Center</w:t>
      </w:r>
      <w:r w:rsidR="00610AA1" w:rsidRPr="007F2497">
        <w:t xml:space="preserve">. The contents of this report reflect the views and opinions of the authors who are responsible for the facts and the accuracy of the data presented herein. The contents do not necessarily reflect the official views or policies of the </w:t>
      </w:r>
      <w:r w:rsidR="003009D7" w:rsidRPr="007F2497">
        <w:t>Mid-American Transportation Center</w:t>
      </w:r>
      <w:r w:rsidRPr="007F2497">
        <w:t>.</w:t>
      </w:r>
      <w:r w:rsidR="00610AA1" w:rsidRPr="007F2497">
        <w:t xml:space="preserve"> This report does not constitute a standard, specification, regulation, product endorsement, or an endorsement of manufacturers.</w:t>
      </w:r>
    </w:p>
    <w:p w14:paraId="3CB8878D" w14:textId="77777777" w:rsidR="00291CCF" w:rsidRPr="007F2497" w:rsidDel="00291CCF" w:rsidRDefault="00291CCF" w:rsidP="00291CCF">
      <w:pPr>
        <w:pStyle w:val="Body"/>
        <w:rPr>
          <w:del w:id="376" w:author="Erin Urbank" w:date="2017-05-10T09:04:00Z"/>
        </w:rPr>
      </w:pPr>
    </w:p>
    <w:p w14:paraId="2819FB5C" w14:textId="77777777" w:rsidR="00EE2BC9" w:rsidRPr="007F2497" w:rsidDel="00291CCF" w:rsidRDefault="00EE2BC9" w:rsidP="00291CCF">
      <w:pPr>
        <w:pStyle w:val="Body"/>
        <w:rPr>
          <w:del w:id="377" w:author="Erin Urbank" w:date="2017-05-10T09:04:00Z"/>
        </w:rPr>
      </w:pPr>
    </w:p>
    <w:p w14:paraId="035D490B" w14:textId="77777777" w:rsidR="00291CCF" w:rsidRPr="007F2497" w:rsidDel="00291CCF" w:rsidRDefault="00291CCF" w:rsidP="000356BA">
      <w:pPr>
        <w:pStyle w:val="Body"/>
        <w:rPr>
          <w:del w:id="378" w:author="Erin Urbank" w:date="2017-05-10T09:04:00Z"/>
        </w:rPr>
      </w:pPr>
    </w:p>
    <w:p w14:paraId="2CC7E2BF" w14:textId="77777777" w:rsidR="0091574C" w:rsidRPr="007F2497" w:rsidRDefault="0091574C">
      <w:pPr>
        <w:pStyle w:val="Body"/>
        <w:rPr>
          <w:del w:id="379" w:author="Erin Urbank" w:date="2017-05-10T09:04:00Z"/>
        </w:rPr>
        <w:sectPr w:rsidR="0091574C" w:rsidRPr="007F2497" w:rsidSect="00EE2BC9">
          <w:headerReference w:type="default" r:id="rId13"/>
          <w:footerReference w:type="default" r:id="rId14"/>
          <w:pgSz w:w="12240" w:h="15840" w:code="1"/>
          <w:pgMar w:top="1440" w:right="1440" w:bottom="1152" w:left="1440" w:header="720" w:footer="1008" w:gutter="0"/>
          <w:pgNumType w:fmt="lowerRoman"/>
          <w:cols w:space="720"/>
          <w:docGrid w:linePitch="360"/>
        </w:sectPr>
      </w:pPr>
    </w:p>
    <w:p w14:paraId="0B527243" w14:textId="77777777" w:rsidR="005A70AA" w:rsidRPr="007F2497" w:rsidRDefault="00A14ABD" w:rsidP="005A70AA">
      <w:pPr>
        <w:pStyle w:val="MAINHEADLINE"/>
      </w:pPr>
      <w:bookmarkStart w:id="380" w:name="_Toc184541448"/>
      <w:bookmarkStart w:id="381" w:name="_Toc230056942"/>
      <w:bookmarkStart w:id="382" w:name="_Toc19788823"/>
      <w:r w:rsidRPr="007F2497">
        <w:t>ACKNO</w:t>
      </w:r>
      <w:r w:rsidR="00084B4E" w:rsidRPr="007F2497">
        <w:t>W</w:t>
      </w:r>
      <w:r w:rsidRPr="007F2497">
        <w:t>LEDGEMENTS</w:t>
      </w:r>
      <w:bookmarkEnd w:id="380"/>
      <w:bookmarkEnd w:id="381"/>
      <w:bookmarkEnd w:id="382"/>
    </w:p>
    <w:p w14:paraId="74F622A5" w14:textId="39DB41AE" w:rsidR="009C6923" w:rsidRPr="007F2497" w:rsidRDefault="00CD2581" w:rsidP="007D4AF3">
      <w:pPr>
        <w:pStyle w:val="Body"/>
      </w:pPr>
      <w:r w:rsidRPr="007F2497">
        <w:rPr>
          <w:lang w:val="en-CA"/>
        </w:rPr>
        <w:fldChar w:fldCharType="begin"/>
      </w:r>
      <w:r w:rsidR="007D4AF3" w:rsidRPr="007F2497">
        <w:rPr>
          <w:lang w:val="en-CA"/>
        </w:rPr>
        <w:instrText xml:space="preserve"> SEQ CHAPTER \h \r 1</w:instrText>
      </w:r>
      <w:r w:rsidRPr="007F2497">
        <w:rPr>
          <w:lang w:val="en-CA"/>
        </w:rPr>
        <w:fldChar w:fldCharType="end"/>
      </w:r>
      <w:r w:rsidR="007D4AF3" w:rsidRPr="007F2497">
        <w:t xml:space="preserve">The authors wish to acknowledge several sources that made a contribution to this project: (1) </w:t>
      </w:r>
      <w:r w:rsidR="000C5DC2" w:rsidRPr="007F2497">
        <w:t>Mid-America Transportation Center</w:t>
      </w:r>
      <w:r w:rsidR="008D7760" w:rsidRPr="007F2497">
        <w:t>.</w:t>
      </w:r>
      <w:r w:rsidR="003009D7" w:rsidRPr="007F2497">
        <w:t>;</w:t>
      </w:r>
      <w:r w:rsidR="007D4AF3" w:rsidRPr="007F2497">
        <w:t xml:space="preserve"> </w:t>
      </w:r>
      <w:r w:rsidR="0037290B" w:rsidRPr="007F2497">
        <w:t>(2) Richard Ste</w:t>
      </w:r>
      <w:r w:rsidR="003C6B85">
        <w:t>pp at Florida DOT; (3) David Bor</w:t>
      </w:r>
      <w:r w:rsidR="0037290B" w:rsidRPr="007F2497">
        <w:t>uff at Indiana DOT.</w:t>
      </w:r>
    </w:p>
    <w:p w14:paraId="219BF786" w14:textId="77777777" w:rsidR="007D4AF3" w:rsidRPr="007F2497" w:rsidRDefault="008A0283" w:rsidP="007D4AF3">
      <w:pPr>
        <w:pStyle w:val="Body"/>
      </w:pPr>
      <w:r w:rsidRPr="007F2497">
        <w:t xml:space="preserve">Acknowledgement </w:t>
      </w:r>
      <w:r w:rsidR="007D4AF3" w:rsidRPr="007F2497">
        <w:t>is also given to the following individuals who made a contribution to the completion of this research project.</w:t>
      </w:r>
    </w:p>
    <w:p w14:paraId="77739296" w14:textId="06B8DC6B" w:rsidR="007D4AF3" w:rsidRPr="007F2497" w:rsidRDefault="007D4AF3" w:rsidP="007D4AF3">
      <w:r w:rsidRPr="007F2497">
        <w:rPr>
          <w:b/>
          <w:bCs/>
          <w:u w:val="single"/>
        </w:rPr>
        <w:t>Midwest Roadside Safety Facility</w:t>
      </w:r>
      <w:r w:rsidR="009C6923" w:rsidRPr="007F2497">
        <w:rPr>
          <w:highlight w:val="cyan"/>
        </w:rPr>
        <w:t xml:space="preserve"> </w:t>
      </w:r>
    </w:p>
    <w:p w14:paraId="27CB8C90" w14:textId="77777777" w:rsidR="007D4AF3" w:rsidRPr="007F2497" w:rsidRDefault="007D4AF3" w:rsidP="007D4AF3"/>
    <w:p w14:paraId="46DC44C2" w14:textId="77777777" w:rsidR="00D20C05" w:rsidRPr="007F2497" w:rsidRDefault="00D20C05" w:rsidP="00D20C05">
      <w:r w:rsidRPr="007F2497">
        <w:t>R.K. Faller, Ph.D., P.E., Research Associate Professor &amp; MwRSF Director</w:t>
      </w:r>
    </w:p>
    <w:p w14:paraId="0B469528" w14:textId="77777777" w:rsidR="00C7289B" w:rsidRPr="007F2497" w:rsidRDefault="00C7289B" w:rsidP="00C0685A">
      <w:r w:rsidRPr="007F2497">
        <w:t>J.D. Reid, Ph.D., Professor</w:t>
      </w:r>
    </w:p>
    <w:p w14:paraId="2911CC07" w14:textId="77777777" w:rsidR="003C6B85" w:rsidRPr="007F2497" w:rsidRDefault="003C6B85" w:rsidP="003C6B85">
      <w:r w:rsidRPr="007F2497">
        <w:t>J.D. Schmidt, Ph.D., P.E., Research Assistant Professor</w:t>
      </w:r>
    </w:p>
    <w:p w14:paraId="2DD4C85E" w14:textId="77777777" w:rsidR="009C6923" w:rsidRPr="007F2497" w:rsidRDefault="009C6923" w:rsidP="009C6923">
      <w:r w:rsidRPr="007F2497">
        <w:t xml:space="preserve">J.C. Holloway, M.S.C.E., E.I.T., </w:t>
      </w:r>
      <w:r w:rsidR="00610AA1" w:rsidRPr="007F2497">
        <w:t>Test Site</w:t>
      </w:r>
      <w:r w:rsidRPr="007F2497">
        <w:t xml:space="preserve"> Manager</w:t>
      </w:r>
    </w:p>
    <w:p w14:paraId="571797C3" w14:textId="77777777" w:rsidR="009C6923" w:rsidRPr="007F2497" w:rsidRDefault="009C6923" w:rsidP="009C6923">
      <w:r w:rsidRPr="007F2497">
        <w:t xml:space="preserve">K.A. </w:t>
      </w:r>
      <w:r w:rsidR="00610AA1" w:rsidRPr="007F2497">
        <w:t>Lechtenberg</w:t>
      </w:r>
      <w:r w:rsidRPr="007F2497">
        <w:t xml:space="preserve">, M.S.M.E., E.I.T., Research </w:t>
      </w:r>
      <w:del w:id="383" w:author="Erin Urbank" w:date="2017-07-06T13:22:00Z">
        <w:r w:rsidRPr="007F2497" w:rsidDel="00F07CE6">
          <w:delText xml:space="preserve">Associate </w:delText>
        </w:r>
      </w:del>
      <w:r w:rsidRPr="007F2497">
        <w:t>Engineer</w:t>
      </w:r>
    </w:p>
    <w:p w14:paraId="3F25F6F8" w14:textId="77777777" w:rsidR="009C6923" w:rsidRPr="007F2497" w:rsidRDefault="009C6923" w:rsidP="009C6923">
      <w:r w:rsidRPr="007F2497">
        <w:t xml:space="preserve">R.W. Bielenberg, M.S.M.E., E.I.T., Research </w:t>
      </w:r>
      <w:del w:id="384" w:author="Erin Urbank" w:date="2017-07-06T13:22:00Z">
        <w:r w:rsidRPr="007F2497" w:rsidDel="00F07CE6">
          <w:delText xml:space="preserve">Associate </w:delText>
        </w:r>
      </w:del>
      <w:r w:rsidRPr="007F2497">
        <w:t>Engineer</w:t>
      </w:r>
    </w:p>
    <w:p w14:paraId="2E806DD9" w14:textId="77777777" w:rsidR="009C6923" w:rsidRPr="007F2497" w:rsidRDefault="009C6923" w:rsidP="009C6923">
      <w:r w:rsidRPr="007F2497">
        <w:t xml:space="preserve">S.K. Rosenbaugh, M.S.C.E., E.I.T., Research </w:t>
      </w:r>
      <w:del w:id="385" w:author="Erin Urbank" w:date="2017-07-06T13:22:00Z">
        <w:r w:rsidRPr="007F2497" w:rsidDel="00F07CE6">
          <w:delText xml:space="preserve">Associate </w:delText>
        </w:r>
      </w:del>
      <w:r w:rsidRPr="007F2497">
        <w:t>Engineer</w:t>
      </w:r>
    </w:p>
    <w:p w14:paraId="0394AD83" w14:textId="0705CEC0" w:rsidR="00176D72" w:rsidRPr="007F2497" w:rsidRDefault="006313D8" w:rsidP="00C0685A">
      <w:pPr>
        <w:rPr>
          <w:ins w:id="386" w:author="Erin Urbank" w:date="2017-08-14T11:27:00Z"/>
        </w:rPr>
      </w:pPr>
      <w:ins w:id="387" w:author="Erin Urbank" w:date="2017-08-24T08:58:00Z">
        <w:r w:rsidRPr="007F2497">
          <w:t>M.</w:t>
        </w:r>
      </w:ins>
      <w:ins w:id="388" w:author="Erin Urbank" w:date="2017-08-14T11:26:00Z">
        <w:r w:rsidR="00176D72" w:rsidRPr="007F2497">
          <w:t xml:space="preserve"> Asadollahi Pajouh, Ph.D., </w:t>
        </w:r>
      </w:ins>
      <w:r w:rsidR="0037290B" w:rsidRPr="007F2497">
        <w:t xml:space="preserve">Former </w:t>
      </w:r>
      <w:ins w:id="389" w:author="Erin Urbank" w:date="2017-08-14T11:27:00Z">
        <w:r w:rsidR="00176D72" w:rsidRPr="007F2497">
          <w:t>Post-Doctoral Research Assistant</w:t>
        </w:r>
      </w:ins>
    </w:p>
    <w:p w14:paraId="79D12F7C" w14:textId="54531C15" w:rsidR="00176D72" w:rsidRPr="007F2497" w:rsidRDefault="006313D8" w:rsidP="00C0685A">
      <w:pPr>
        <w:rPr>
          <w:ins w:id="390" w:author="Erin Urbank" w:date="2017-08-14T11:26:00Z"/>
        </w:rPr>
      </w:pPr>
      <w:ins w:id="391" w:author="Erin Urbank" w:date="2017-08-24T08:58:00Z">
        <w:r w:rsidRPr="007F2497">
          <w:t>S.A.</w:t>
        </w:r>
      </w:ins>
      <w:ins w:id="392" w:author="Erin Urbank" w:date="2017-08-14T11:27:00Z">
        <w:r w:rsidR="00176D72" w:rsidRPr="007F2497">
          <w:t xml:space="preserve"> Ranjha, Ph.D., </w:t>
        </w:r>
      </w:ins>
      <w:r w:rsidR="0037290B" w:rsidRPr="007F2497">
        <w:t xml:space="preserve">Former </w:t>
      </w:r>
      <w:ins w:id="393" w:author="Erin Urbank" w:date="2017-08-14T11:27:00Z">
        <w:r w:rsidR="00176D72" w:rsidRPr="007F2497">
          <w:t>Post-Doctoral Research Assistant</w:t>
        </w:r>
      </w:ins>
    </w:p>
    <w:p w14:paraId="6917B163" w14:textId="77777777" w:rsidR="00C7289B" w:rsidRPr="007F2497" w:rsidRDefault="00C7289B" w:rsidP="00C0685A">
      <w:r w:rsidRPr="007F2497">
        <w:t xml:space="preserve">A.T. Russell, B.S.B.A., </w:t>
      </w:r>
      <w:ins w:id="394" w:author="Erin Urbank" w:date="2017-08-23T10:09:00Z">
        <w:r w:rsidR="00B13C42" w:rsidRPr="007F2497">
          <w:t>Testing and Maintenance Technician II</w:t>
        </w:r>
      </w:ins>
      <w:del w:id="395" w:author="Erin Urbank" w:date="2017-08-23T10:09:00Z">
        <w:r w:rsidR="00610AA1" w:rsidRPr="007F2497" w:rsidDel="00B13C42">
          <w:delText>Shop Manager</w:delText>
        </w:r>
      </w:del>
    </w:p>
    <w:p w14:paraId="4CFD2138" w14:textId="4276C886" w:rsidR="00C7289B" w:rsidRPr="007F2497" w:rsidRDefault="0037290B" w:rsidP="00C0685A">
      <w:r w:rsidRPr="007F2497">
        <w:t>F. Bai, Ph.D. Post-Doctoral Research Assistant</w:t>
      </w:r>
    </w:p>
    <w:p w14:paraId="25F03DA8" w14:textId="77777777" w:rsidR="00D20C05" w:rsidRPr="007F2497" w:rsidRDefault="00D20C05" w:rsidP="00C0685A">
      <w:r w:rsidRPr="007F2497">
        <w:t xml:space="preserve">S.M. Tighe, </w:t>
      </w:r>
      <w:ins w:id="396" w:author="Erin Urbank" w:date="2017-08-23T10:09:00Z">
        <w:r w:rsidR="00B13C42" w:rsidRPr="007F2497">
          <w:t>Construction and Testing Technician I</w:t>
        </w:r>
      </w:ins>
      <w:del w:id="397" w:author="Erin Urbank" w:date="2017-08-23T10:09:00Z">
        <w:r w:rsidRPr="007F2497" w:rsidDel="00B13C42">
          <w:delText>Laboratory Mechanic</w:delText>
        </w:r>
      </w:del>
    </w:p>
    <w:p w14:paraId="0C7A277B" w14:textId="77777777" w:rsidR="00D20C05" w:rsidRPr="007F2497" w:rsidRDefault="00D20C05" w:rsidP="00C0685A">
      <w:r w:rsidRPr="007F2497">
        <w:t xml:space="preserve">D.S. Charroin, </w:t>
      </w:r>
      <w:ins w:id="398" w:author="Erin Urbank" w:date="2017-08-23T10:09:00Z">
        <w:r w:rsidR="00B13C42" w:rsidRPr="007F2497">
          <w:t>Construction and Testing Technician I</w:t>
        </w:r>
      </w:ins>
      <w:del w:id="399" w:author="Erin Urbank" w:date="2017-08-23T10:09:00Z">
        <w:r w:rsidRPr="007F2497" w:rsidDel="00B13C42">
          <w:delText>Laboratory Mechanic</w:delText>
        </w:r>
      </w:del>
    </w:p>
    <w:p w14:paraId="45495E2B" w14:textId="6E335212" w:rsidR="005F09CB" w:rsidRPr="007F2497" w:rsidRDefault="005F09CB" w:rsidP="005F09CB">
      <w:r w:rsidRPr="007F2497">
        <w:t xml:space="preserve">M.A. Rasmussen, </w:t>
      </w:r>
      <w:ins w:id="400" w:author="Erin Urbank" w:date="2017-08-23T10:09:00Z">
        <w:r w:rsidR="00B13C42" w:rsidRPr="007F2497">
          <w:t>Construction and Testing Technician I</w:t>
        </w:r>
      </w:ins>
      <w:del w:id="401" w:author="Erin Urbank" w:date="2017-08-23T10:09:00Z">
        <w:r w:rsidRPr="007F2497" w:rsidDel="00B13C42">
          <w:delText xml:space="preserve">Laboratory Mechanic </w:delText>
        </w:r>
      </w:del>
    </w:p>
    <w:p w14:paraId="2AAE7236" w14:textId="24023BE3" w:rsidR="007F2274" w:rsidRPr="007F2497" w:rsidRDefault="005F09CB" w:rsidP="00C0685A">
      <w:pPr>
        <w:rPr>
          <w:ins w:id="402" w:author="Erin Urbank" w:date="2017-07-28T14:42:00Z"/>
        </w:rPr>
      </w:pPr>
      <w:r w:rsidRPr="007F2497">
        <w:t xml:space="preserve">E.W. Krier, </w:t>
      </w:r>
      <w:ins w:id="403" w:author="Erin Urbank" w:date="2017-08-23T10:09:00Z">
        <w:r w:rsidR="00B13C42" w:rsidRPr="007F2497">
          <w:t>Construction and Testing Technician II</w:t>
        </w:r>
      </w:ins>
      <w:del w:id="404" w:author="Erin Urbank" w:date="2017-08-23T10:09:00Z">
        <w:r w:rsidRPr="007F2497" w:rsidDel="00B13C42">
          <w:delText>Laboratory Mechani</w:delText>
        </w:r>
      </w:del>
    </w:p>
    <w:p w14:paraId="01604C40" w14:textId="77777777" w:rsidR="0088433E" w:rsidRPr="007F2497" w:rsidRDefault="006313D8" w:rsidP="0088433E">
      <w:pPr>
        <w:rPr>
          <w:ins w:id="405" w:author="Erin Urbank" w:date="2017-08-23T10:11:00Z"/>
          <w:rPrChange w:id="406" w:author="Erin Urbank" w:date="2017-08-24T08:57:00Z">
            <w:rPr>
              <w:ins w:id="407" w:author="Erin Urbank" w:date="2017-08-23T10:11:00Z"/>
              <w:highlight w:val="red"/>
            </w:rPr>
          </w:rPrChange>
        </w:rPr>
      </w:pPr>
      <w:ins w:id="408" w:author="Erin Urbank" w:date="2017-08-23T10:11:00Z">
        <w:r w:rsidRPr="007F2497">
          <w:rPr>
            <w:rPrChange w:id="409" w:author="Erin Urbank" w:date="2017-08-24T08:57:00Z">
              <w:rPr>
                <w:highlight w:val="red"/>
              </w:rPr>
            </w:rPrChange>
          </w:rPr>
          <w:t>M.T</w:t>
        </w:r>
        <w:r w:rsidR="0088433E" w:rsidRPr="007F2497">
          <w:rPr>
            <w:rPrChange w:id="410" w:author="Erin Urbank" w:date="2017-08-24T08:57:00Z">
              <w:rPr>
                <w:highlight w:val="red"/>
              </w:rPr>
            </w:rPrChange>
          </w:rPr>
          <w:t>. Ramel, Construction and Testing Technician I</w:t>
        </w:r>
      </w:ins>
    </w:p>
    <w:p w14:paraId="6659E36D" w14:textId="77777777" w:rsidR="0088433E" w:rsidRPr="007F2497" w:rsidRDefault="0088433E" w:rsidP="0088433E">
      <w:pPr>
        <w:rPr>
          <w:ins w:id="411" w:author="Erin Urbank" w:date="2017-08-23T10:11:00Z"/>
        </w:rPr>
      </w:pPr>
      <w:ins w:id="412" w:author="Erin Urbank" w:date="2017-08-23T10:11:00Z">
        <w:r w:rsidRPr="007F2497">
          <w:rPr>
            <w:rPrChange w:id="413" w:author="Erin Urbank" w:date="2017-08-24T08:57:00Z">
              <w:rPr>
                <w:highlight w:val="red"/>
              </w:rPr>
            </w:rPrChange>
          </w:rPr>
          <w:t>R.M. Novak, Construction and Testing Technician I</w:t>
        </w:r>
      </w:ins>
    </w:p>
    <w:p w14:paraId="2176C4F0" w14:textId="536E8153" w:rsidR="00E03433" w:rsidRPr="007F2497" w:rsidRDefault="00E03433" w:rsidP="00C0685A">
      <w:pPr>
        <w:rPr>
          <w:ins w:id="414" w:author="Erin Urbank" w:date="2017-07-28T14:42:00Z"/>
        </w:rPr>
      </w:pPr>
      <w:ins w:id="415" w:author="Erin Urbank" w:date="2017-07-28T14:42:00Z">
        <w:r w:rsidRPr="007F2497">
          <w:t>J.E. Kohtz, B.S.M.E., CAD Technician</w:t>
        </w:r>
      </w:ins>
    </w:p>
    <w:p w14:paraId="646DDF30" w14:textId="55135CF4" w:rsidR="00E03433" w:rsidRPr="007F2497" w:rsidRDefault="00E03433" w:rsidP="00C0685A">
      <w:ins w:id="416" w:author="Erin Urbank" w:date="2017-07-28T14:42:00Z">
        <w:r w:rsidRPr="007F2497">
          <w:t>E.L. Urbank, B.A., Research Communication Specialist</w:t>
        </w:r>
      </w:ins>
    </w:p>
    <w:p w14:paraId="66181086" w14:textId="77777777" w:rsidR="007D4AF3" w:rsidRPr="007F2497" w:rsidRDefault="00C7289B" w:rsidP="00C0685A">
      <w:r w:rsidRPr="007F2497">
        <w:t xml:space="preserve">Undergraduate and Graduate </w:t>
      </w:r>
      <w:r w:rsidR="00610AA1" w:rsidRPr="007F2497">
        <w:t xml:space="preserve">Research </w:t>
      </w:r>
      <w:r w:rsidRPr="007F2497">
        <w:t>Assistants</w:t>
      </w:r>
    </w:p>
    <w:p w14:paraId="443EC796" w14:textId="77777777" w:rsidR="007D4AF3" w:rsidRPr="007F2497" w:rsidRDefault="007D4AF3" w:rsidP="007D4AF3"/>
    <w:p w14:paraId="63084F5B" w14:textId="353C5C99" w:rsidR="00E03433" w:rsidRPr="007F2497" w:rsidRDefault="00E03433" w:rsidP="003009D7">
      <w:pPr>
        <w:pStyle w:val="Body"/>
        <w:rPr>
          <w:ins w:id="417" w:author="Erin Urbank" w:date="2017-07-28T15:07:00Z"/>
        </w:rPr>
        <w:sectPr w:rsidR="00E03433" w:rsidRPr="007F2497" w:rsidSect="00EE2BC9">
          <w:pgSz w:w="12240" w:h="15840"/>
          <w:pgMar w:top="1440" w:right="1440" w:bottom="1152" w:left="1440" w:header="720" w:footer="1008" w:gutter="0"/>
          <w:pgNumType w:fmt="lowerRoman"/>
          <w:cols w:space="720"/>
          <w:docGrid w:linePitch="360"/>
        </w:sectPr>
      </w:pPr>
    </w:p>
    <w:tbl>
      <w:tblPr>
        <w:tblW w:w="972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224"/>
        <w:gridCol w:w="2520"/>
        <w:gridCol w:w="2232"/>
        <w:gridCol w:w="2520"/>
        <w:gridCol w:w="1224"/>
      </w:tblGrid>
      <w:tr w:rsidR="00E03433" w:rsidRPr="007F2497" w14:paraId="39F7DABB" w14:textId="77777777" w:rsidTr="00056726">
        <w:trPr>
          <w:trHeight w:val="75"/>
          <w:ins w:id="418" w:author="Erin Urbank" w:date="2017-07-28T15:07:00Z"/>
        </w:trPr>
        <w:tc>
          <w:tcPr>
            <w:tcW w:w="9720" w:type="dxa"/>
            <w:gridSpan w:val="5"/>
            <w:tcBorders>
              <w:bottom w:val="single" w:sz="4" w:space="0" w:color="auto"/>
            </w:tcBorders>
            <w:shd w:val="clear" w:color="auto" w:fill="000000"/>
            <w:vAlign w:val="center"/>
          </w:tcPr>
          <w:p w14:paraId="50D9434E" w14:textId="77777777" w:rsidR="00E03433" w:rsidRPr="007F2497" w:rsidRDefault="00E03433">
            <w:pPr>
              <w:pStyle w:val="MAINHEADLINE"/>
              <w:spacing w:line="240" w:lineRule="auto"/>
              <w:outlineLvl w:val="9"/>
              <w:rPr>
                <w:ins w:id="419" w:author="Erin Urbank" w:date="2017-07-28T15:07:00Z"/>
              </w:rPr>
              <w:pPrChange w:id="420" w:author="Erin Urbank" w:date="2017-09-11T10:01:00Z">
                <w:pPr>
                  <w:keepNext/>
                  <w:numPr>
                    <w:numId w:val="29"/>
                  </w:numPr>
                  <w:jc w:val="center"/>
                  <w:outlineLvl w:val="0"/>
                </w:pPr>
              </w:pPrChange>
            </w:pPr>
            <w:bookmarkStart w:id="421" w:name="SI"/>
            <w:bookmarkStart w:id="422" w:name="_Toc487441198"/>
            <w:bookmarkStart w:id="423" w:name="_Toc520274620"/>
            <w:bookmarkStart w:id="424" w:name="_Toc525300863"/>
            <w:bookmarkStart w:id="425" w:name="_Toc19788824"/>
            <w:ins w:id="426" w:author="Erin Urbank" w:date="2017-07-28T15:07:00Z">
              <w:r w:rsidRPr="007F2497">
                <w:lastRenderedPageBreak/>
                <w:t>SI* (MODERN METRIC) CONVERSION FACTORS</w:t>
              </w:r>
              <w:bookmarkEnd w:id="421"/>
              <w:bookmarkEnd w:id="422"/>
              <w:bookmarkEnd w:id="423"/>
              <w:bookmarkEnd w:id="424"/>
              <w:bookmarkEnd w:id="425"/>
            </w:ins>
          </w:p>
        </w:tc>
      </w:tr>
      <w:tr w:rsidR="00E03433" w:rsidRPr="007F2497" w14:paraId="309DFF9C" w14:textId="77777777" w:rsidTr="00056726">
        <w:trPr>
          <w:trHeight w:val="75"/>
          <w:ins w:id="427" w:author="Erin Urbank" w:date="2017-07-28T15:07:00Z"/>
        </w:trPr>
        <w:tc>
          <w:tcPr>
            <w:tcW w:w="9720" w:type="dxa"/>
            <w:gridSpan w:val="5"/>
            <w:tcBorders>
              <w:top w:val="single" w:sz="4" w:space="0" w:color="auto"/>
              <w:bottom w:val="single" w:sz="4" w:space="0" w:color="auto"/>
            </w:tcBorders>
            <w:shd w:val="clear" w:color="auto" w:fill="A6A6A6"/>
            <w:vAlign w:val="center"/>
          </w:tcPr>
          <w:p w14:paraId="748F1823" w14:textId="77777777" w:rsidR="00E03433" w:rsidRPr="007F2497" w:rsidRDefault="00E03433">
            <w:pPr>
              <w:tabs>
                <w:tab w:val="left" w:pos="6300"/>
              </w:tabs>
              <w:jc w:val="center"/>
              <w:rPr>
                <w:ins w:id="428" w:author="Erin Urbank" w:date="2017-07-28T15:07:00Z"/>
              </w:rPr>
              <w:pPrChange w:id="429" w:author="Erin Urbank" w:date="2017-07-28T15:12:00Z">
                <w:pPr>
                  <w:numPr>
                    <w:numId w:val="29"/>
                  </w:numPr>
                  <w:tabs>
                    <w:tab w:val="left" w:pos="6300"/>
                  </w:tabs>
                  <w:jc w:val="center"/>
                </w:pPr>
              </w:pPrChange>
            </w:pPr>
            <w:ins w:id="430" w:author="Erin Urbank" w:date="2017-07-28T15:07:00Z">
              <w:r w:rsidRPr="007F2497">
                <w:rPr>
                  <w:b/>
                  <w:sz w:val="22"/>
                  <w:szCs w:val="22"/>
                </w:rPr>
                <w:t>APPROXIMATE CONVERSIONS TO SI UNITS</w:t>
              </w:r>
            </w:ins>
          </w:p>
        </w:tc>
      </w:tr>
      <w:tr w:rsidR="00E03433" w:rsidRPr="007F2497" w14:paraId="5DC36A04" w14:textId="77777777" w:rsidTr="00056726">
        <w:trPr>
          <w:ins w:id="431" w:author="Erin Urbank" w:date="2017-07-28T15:07:00Z"/>
        </w:trPr>
        <w:tc>
          <w:tcPr>
            <w:tcW w:w="1224" w:type="dxa"/>
            <w:tcBorders>
              <w:top w:val="single" w:sz="4" w:space="0" w:color="auto"/>
              <w:bottom w:val="single" w:sz="4" w:space="0" w:color="auto"/>
            </w:tcBorders>
            <w:vAlign w:val="center"/>
          </w:tcPr>
          <w:p w14:paraId="3863D81E" w14:textId="77777777" w:rsidR="00E03433" w:rsidRPr="007F2497" w:rsidRDefault="00E03433" w:rsidP="00E03433">
            <w:pPr>
              <w:tabs>
                <w:tab w:val="left" w:pos="6300"/>
              </w:tabs>
              <w:rPr>
                <w:ins w:id="432" w:author="Erin Urbank" w:date="2017-07-28T15:07:00Z"/>
                <w:b/>
                <w:sz w:val="20"/>
                <w:szCs w:val="20"/>
              </w:rPr>
            </w:pPr>
            <w:ins w:id="433" w:author="Erin Urbank" w:date="2017-07-28T15:07:00Z">
              <w:r w:rsidRPr="007F2497">
                <w:rPr>
                  <w:b/>
                  <w:sz w:val="20"/>
                  <w:szCs w:val="20"/>
                </w:rPr>
                <w:t>Symbol</w:t>
              </w:r>
            </w:ins>
          </w:p>
        </w:tc>
        <w:tc>
          <w:tcPr>
            <w:tcW w:w="2520" w:type="dxa"/>
            <w:tcBorders>
              <w:top w:val="single" w:sz="4" w:space="0" w:color="auto"/>
              <w:bottom w:val="single" w:sz="4" w:space="0" w:color="auto"/>
            </w:tcBorders>
            <w:vAlign w:val="center"/>
          </w:tcPr>
          <w:p w14:paraId="6966C592" w14:textId="77777777" w:rsidR="00E03433" w:rsidRPr="007F2497" w:rsidRDefault="00E03433" w:rsidP="00E03433">
            <w:pPr>
              <w:tabs>
                <w:tab w:val="left" w:pos="6300"/>
              </w:tabs>
              <w:rPr>
                <w:ins w:id="434" w:author="Erin Urbank" w:date="2017-07-28T15:07:00Z"/>
                <w:b/>
                <w:sz w:val="20"/>
                <w:szCs w:val="20"/>
              </w:rPr>
            </w:pPr>
            <w:ins w:id="435" w:author="Erin Urbank" w:date="2017-07-28T15:07:00Z">
              <w:r w:rsidRPr="007F2497">
                <w:rPr>
                  <w:b/>
                  <w:sz w:val="20"/>
                  <w:szCs w:val="20"/>
                </w:rPr>
                <w:t>When You Know</w:t>
              </w:r>
            </w:ins>
          </w:p>
        </w:tc>
        <w:tc>
          <w:tcPr>
            <w:tcW w:w="2232" w:type="dxa"/>
            <w:tcBorders>
              <w:top w:val="single" w:sz="4" w:space="0" w:color="auto"/>
              <w:bottom w:val="single" w:sz="4" w:space="0" w:color="auto"/>
            </w:tcBorders>
            <w:vAlign w:val="center"/>
          </w:tcPr>
          <w:p w14:paraId="26B6679A" w14:textId="77777777" w:rsidR="00E03433" w:rsidRPr="007F2497" w:rsidRDefault="00E03433" w:rsidP="00E03433">
            <w:pPr>
              <w:tabs>
                <w:tab w:val="left" w:pos="6300"/>
              </w:tabs>
              <w:rPr>
                <w:ins w:id="436" w:author="Erin Urbank" w:date="2017-07-28T15:07:00Z"/>
                <w:b/>
                <w:sz w:val="20"/>
                <w:szCs w:val="20"/>
              </w:rPr>
            </w:pPr>
            <w:ins w:id="437" w:author="Erin Urbank" w:date="2017-07-28T15:07:00Z">
              <w:r w:rsidRPr="007F2497">
                <w:rPr>
                  <w:b/>
                  <w:sz w:val="20"/>
                  <w:szCs w:val="20"/>
                </w:rPr>
                <w:t>Multiply By</w:t>
              </w:r>
            </w:ins>
          </w:p>
        </w:tc>
        <w:tc>
          <w:tcPr>
            <w:tcW w:w="2520" w:type="dxa"/>
            <w:tcBorders>
              <w:top w:val="single" w:sz="4" w:space="0" w:color="auto"/>
              <w:bottom w:val="single" w:sz="4" w:space="0" w:color="auto"/>
            </w:tcBorders>
            <w:vAlign w:val="center"/>
          </w:tcPr>
          <w:p w14:paraId="3EB1588F" w14:textId="77777777" w:rsidR="00E03433" w:rsidRPr="007F2497" w:rsidRDefault="00E03433" w:rsidP="00E03433">
            <w:pPr>
              <w:tabs>
                <w:tab w:val="left" w:pos="6300"/>
              </w:tabs>
              <w:rPr>
                <w:ins w:id="438" w:author="Erin Urbank" w:date="2017-07-28T15:07:00Z"/>
                <w:b/>
                <w:sz w:val="20"/>
                <w:szCs w:val="20"/>
              </w:rPr>
            </w:pPr>
            <w:ins w:id="439" w:author="Erin Urbank" w:date="2017-07-28T15:07:00Z">
              <w:r w:rsidRPr="007F2497">
                <w:rPr>
                  <w:b/>
                  <w:sz w:val="20"/>
                  <w:szCs w:val="20"/>
                </w:rPr>
                <w:t>To Find</w:t>
              </w:r>
            </w:ins>
          </w:p>
        </w:tc>
        <w:tc>
          <w:tcPr>
            <w:tcW w:w="1224" w:type="dxa"/>
            <w:tcBorders>
              <w:top w:val="single" w:sz="4" w:space="0" w:color="auto"/>
              <w:bottom w:val="single" w:sz="4" w:space="0" w:color="auto"/>
            </w:tcBorders>
            <w:vAlign w:val="center"/>
          </w:tcPr>
          <w:p w14:paraId="349F4915" w14:textId="77777777" w:rsidR="00E03433" w:rsidRPr="007F2497" w:rsidRDefault="00E03433" w:rsidP="00E03433">
            <w:pPr>
              <w:tabs>
                <w:tab w:val="left" w:pos="6300"/>
              </w:tabs>
              <w:rPr>
                <w:ins w:id="440" w:author="Erin Urbank" w:date="2017-07-28T15:07:00Z"/>
                <w:b/>
                <w:sz w:val="20"/>
                <w:szCs w:val="20"/>
              </w:rPr>
            </w:pPr>
            <w:ins w:id="441" w:author="Erin Urbank" w:date="2017-07-28T15:07:00Z">
              <w:r w:rsidRPr="007F2497">
                <w:rPr>
                  <w:b/>
                  <w:sz w:val="20"/>
                  <w:szCs w:val="20"/>
                </w:rPr>
                <w:t>Symbol</w:t>
              </w:r>
            </w:ins>
          </w:p>
        </w:tc>
      </w:tr>
      <w:tr w:rsidR="00E03433" w:rsidRPr="007F2497" w14:paraId="6B9423B0" w14:textId="77777777" w:rsidTr="00056726">
        <w:trPr>
          <w:ins w:id="442" w:author="Erin Urbank" w:date="2017-07-28T15:07:00Z"/>
        </w:trPr>
        <w:tc>
          <w:tcPr>
            <w:tcW w:w="9720" w:type="dxa"/>
            <w:gridSpan w:val="5"/>
            <w:tcBorders>
              <w:top w:val="single" w:sz="4" w:space="0" w:color="auto"/>
            </w:tcBorders>
            <w:shd w:val="clear" w:color="auto" w:fill="D9D9D9"/>
            <w:vAlign w:val="center"/>
          </w:tcPr>
          <w:p w14:paraId="2CC70EEB" w14:textId="77777777" w:rsidR="00E03433" w:rsidRPr="007F2497" w:rsidRDefault="00E03433" w:rsidP="00E03433">
            <w:pPr>
              <w:tabs>
                <w:tab w:val="left" w:pos="6300"/>
              </w:tabs>
              <w:jc w:val="center"/>
              <w:rPr>
                <w:ins w:id="443" w:author="Erin Urbank" w:date="2017-07-28T15:07:00Z"/>
                <w:b/>
                <w:bCs/>
                <w:sz w:val="20"/>
                <w:szCs w:val="20"/>
              </w:rPr>
            </w:pPr>
            <w:ins w:id="444" w:author="Erin Urbank" w:date="2017-07-28T15:07:00Z">
              <w:r w:rsidRPr="007F2497">
                <w:rPr>
                  <w:b/>
                  <w:bCs/>
                  <w:sz w:val="20"/>
                  <w:szCs w:val="20"/>
                </w:rPr>
                <w:t>LENGTH</w:t>
              </w:r>
            </w:ins>
          </w:p>
        </w:tc>
      </w:tr>
      <w:tr w:rsidR="00E03433" w:rsidRPr="007F2497" w14:paraId="62092C7F" w14:textId="77777777" w:rsidTr="00056726">
        <w:trPr>
          <w:ins w:id="445" w:author="Erin Urbank" w:date="2017-07-28T15:07:00Z"/>
        </w:trPr>
        <w:tc>
          <w:tcPr>
            <w:tcW w:w="1224" w:type="dxa"/>
            <w:shd w:val="clear" w:color="auto" w:fill="D9D9D9"/>
            <w:vAlign w:val="center"/>
          </w:tcPr>
          <w:p w14:paraId="2D29FA5E" w14:textId="77777777" w:rsidR="00E03433" w:rsidRPr="007F2497" w:rsidRDefault="00E03433" w:rsidP="00E03433">
            <w:pPr>
              <w:tabs>
                <w:tab w:val="left" w:pos="6300"/>
              </w:tabs>
              <w:rPr>
                <w:ins w:id="446" w:author="Erin Urbank" w:date="2017-07-28T15:07:00Z"/>
                <w:sz w:val="16"/>
                <w:szCs w:val="16"/>
              </w:rPr>
            </w:pPr>
            <w:ins w:id="447" w:author="Erin Urbank" w:date="2017-07-28T15:07:00Z">
              <w:r w:rsidRPr="007F2497">
                <w:rPr>
                  <w:sz w:val="16"/>
                  <w:szCs w:val="16"/>
                </w:rPr>
                <w:t>in.</w:t>
              </w:r>
            </w:ins>
          </w:p>
        </w:tc>
        <w:tc>
          <w:tcPr>
            <w:tcW w:w="2520" w:type="dxa"/>
            <w:shd w:val="clear" w:color="auto" w:fill="D9D9D9"/>
            <w:vAlign w:val="center"/>
          </w:tcPr>
          <w:p w14:paraId="3E76C37D" w14:textId="77777777" w:rsidR="00E03433" w:rsidRPr="007F2497" w:rsidRDefault="00E03433" w:rsidP="00E03433">
            <w:pPr>
              <w:tabs>
                <w:tab w:val="left" w:pos="6300"/>
              </w:tabs>
              <w:rPr>
                <w:ins w:id="448" w:author="Erin Urbank" w:date="2017-07-28T15:07:00Z"/>
                <w:sz w:val="16"/>
                <w:szCs w:val="16"/>
              </w:rPr>
            </w:pPr>
            <w:ins w:id="449" w:author="Erin Urbank" w:date="2017-07-28T15:07:00Z">
              <w:r w:rsidRPr="007F2497">
                <w:rPr>
                  <w:sz w:val="16"/>
                  <w:szCs w:val="16"/>
                </w:rPr>
                <w:t>inches</w:t>
              </w:r>
            </w:ins>
          </w:p>
        </w:tc>
        <w:tc>
          <w:tcPr>
            <w:tcW w:w="2232" w:type="dxa"/>
            <w:shd w:val="clear" w:color="auto" w:fill="D9D9D9"/>
            <w:vAlign w:val="center"/>
          </w:tcPr>
          <w:p w14:paraId="6D3655FE" w14:textId="77777777" w:rsidR="00E03433" w:rsidRPr="007F2497" w:rsidRDefault="00E03433" w:rsidP="00E03433">
            <w:pPr>
              <w:tabs>
                <w:tab w:val="left" w:pos="6300"/>
              </w:tabs>
              <w:jc w:val="center"/>
              <w:rPr>
                <w:ins w:id="450" w:author="Erin Urbank" w:date="2017-07-28T15:07:00Z"/>
                <w:sz w:val="16"/>
                <w:szCs w:val="16"/>
              </w:rPr>
            </w:pPr>
            <w:ins w:id="451" w:author="Erin Urbank" w:date="2017-07-28T15:07:00Z">
              <w:r w:rsidRPr="007F2497">
                <w:rPr>
                  <w:sz w:val="16"/>
                  <w:szCs w:val="16"/>
                </w:rPr>
                <w:t>25.4</w:t>
              </w:r>
            </w:ins>
          </w:p>
        </w:tc>
        <w:tc>
          <w:tcPr>
            <w:tcW w:w="2520" w:type="dxa"/>
            <w:shd w:val="clear" w:color="auto" w:fill="D9D9D9"/>
            <w:vAlign w:val="center"/>
          </w:tcPr>
          <w:p w14:paraId="588DEB55" w14:textId="77777777" w:rsidR="00E03433" w:rsidRPr="007F2497" w:rsidRDefault="00E03433" w:rsidP="00E03433">
            <w:pPr>
              <w:tabs>
                <w:tab w:val="left" w:pos="6300"/>
              </w:tabs>
              <w:rPr>
                <w:ins w:id="452" w:author="Erin Urbank" w:date="2017-07-28T15:07:00Z"/>
                <w:sz w:val="16"/>
                <w:szCs w:val="16"/>
              </w:rPr>
            </w:pPr>
            <w:ins w:id="453" w:author="Erin Urbank" w:date="2017-07-28T15:07:00Z">
              <w:r w:rsidRPr="007F2497">
                <w:rPr>
                  <w:sz w:val="16"/>
                  <w:szCs w:val="16"/>
                </w:rPr>
                <w:t>millimeters </w:t>
              </w:r>
            </w:ins>
          </w:p>
        </w:tc>
        <w:tc>
          <w:tcPr>
            <w:tcW w:w="1224" w:type="dxa"/>
            <w:shd w:val="clear" w:color="auto" w:fill="D9D9D9"/>
            <w:vAlign w:val="center"/>
          </w:tcPr>
          <w:p w14:paraId="5789F1AC" w14:textId="77777777" w:rsidR="00E03433" w:rsidRPr="007F2497" w:rsidRDefault="00E03433" w:rsidP="00E03433">
            <w:pPr>
              <w:tabs>
                <w:tab w:val="left" w:pos="6300"/>
              </w:tabs>
              <w:rPr>
                <w:ins w:id="454" w:author="Erin Urbank" w:date="2017-07-28T15:07:00Z"/>
                <w:sz w:val="16"/>
                <w:szCs w:val="16"/>
              </w:rPr>
            </w:pPr>
            <w:ins w:id="455" w:author="Erin Urbank" w:date="2017-07-28T15:07:00Z">
              <w:r w:rsidRPr="007F2497">
                <w:rPr>
                  <w:sz w:val="16"/>
                  <w:szCs w:val="16"/>
                </w:rPr>
                <w:t>mm</w:t>
              </w:r>
            </w:ins>
          </w:p>
        </w:tc>
      </w:tr>
      <w:tr w:rsidR="00E03433" w:rsidRPr="007F2497" w14:paraId="19C6A3A8" w14:textId="77777777" w:rsidTr="00056726">
        <w:trPr>
          <w:ins w:id="456" w:author="Erin Urbank" w:date="2017-07-28T15:07:00Z"/>
        </w:trPr>
        <w:tc>
          <w:tcPr>
            <w:tcW w:w="1224" w:type="dxa"/>
            <w:shd w:val="clear" w:color="auto" w:fill="D9D9D9"/>
            <w:vAlign w:val="center"/>
          </w:tcPr>
          <w:p w14:paraId="14FCFC40" w14:textId="77777777" w:rsidR="00E03433" w:rsidRPr="007F2497" w:rsidRDefault="00E03433" w:rsidP="00E03433">
            <w:pPr>
              <w:tabs>
                <w:tab w:val="left" w:pos="6300"/>
              </w:tabs>
              <w:rPr>
                <w:ins w:id="457" w:author="Erin Urbank" w:date="2017-07-28T15:07:00Z"/>
                <w:sz w:val="16"/>
                <w:szCs w:val="16"/>
              </w:rPr>
            </w:pPr>
            <w:ins w:id="458" w:author="Erin Urbank" w:date="2017-07-28T15:07:00Z">
              <w:r w:rsidRPr="007F2497">
                <w:rPr>
                  <w:sz w:val="16"/>
                  <w:szCs w:val="16"/>
                </w:rPr>
                <w:t>ft</w:t>
              </w:r>
            </w:ins>
          </w:p>
        </w:tc>
        <w:tc>
          <w:tcPr>
            <w:tcW w:w="2520" w:type="dxa"/>
            <w:shd w:val="clear" w:color="auto" w:fill="D9D9D9"/>
            <w:vAlign w:val="center"/>
          </w:tcPr>
          <w:p w14:paraId="4865DD3F" w14:textId="77777777" w:rsidR="00E03433" w:rsidRPr="007F2497" w:rsidRDefault="00E03433" w:rsidP="00E03433">
            <w:pPr>
              <w:tabs>
                <w:tab w:val="left" w:pos="6300"/>
              </w:tabs>
              <w:rPr>
                <w:ins w:id="459" w:author="Erin Urbank" w:date="2017-07-28T15:07:00Z"/>
                <w:sz w:val="16"/>
                <w:szCs w:val="16"/>
              </w:rPr>
            </w:pPr>
            <w:ins w:id="460" w:author="Erin Urbank" w:date="2017-07-28T15:07:00Z">
              <w:r w:rsidRPr="007F2497">
                <w:rPr>
                  <w:sz w:val="16"/>
                  <w:szCs w:val="16"/>
                </w:rPr>
                <w:t>feet</w:t>
              </w:r>
            </w:ins>
          </w:p>
        </w:tc>
        <w:tc>
          <w:tcPr>
            <w:tcW w:w="2232" w:type="dxa"/>
            <w:shd w:val="clear" w:color="auto" w:fill="D9D9D9"/>
            <w:vAlign w:val="center"/>
          </w:tcPr>
          <w:p w14:paraId="06E583FF" w14:textId="77777777" w:rsidR="00E03433" w:rsidRPr="007F2497" w:rsidRDefault="00E03433" w:rsidP="00E03433">
            <w:pPr>
              <w:tabs>
                <w:tab w:val="left" w:pos="6300"/>
              </w:tabs>
              <w:jc w:val="center"/>
              <w:rPr>
                <w:ins w:id="461" w:author="Erin Urbank" w:date="2017-07-28T15:07:00Z"/>
                <w:sz w:val="16"/>
                <w:szCs w:val="16"/>
              </w:rPr>
            </w:pPr>
            <w:ins w:id="462" w:author="Erin Urbank" w:date="2017-07-28T15:07:00Z">
              <w:r w:rsidRPr="007F2497">
                <w:rPr>
                  <w:sz w:val="16"/>
                  <w:szCs w:val="16"/>
                </w:rPr>
                <w:t>0.305</w:t>
              </w:r>
            </w:ins>
          </w:p>
        </w:tc>
        <w:tc>
          <w:tcPr>
            <w:tcW w:w="2520" w:type="dxa"/>
            <w:shd w:val="clear" w:color="auto" w:fill="D9D9D9"/>
            <w:vAlign w:val="center"/>
          </w:tcPr>
          <w:p w14:paraId="2E057367" w14:textId="77777777" w:rsidR="00E03433" w:rsidRPr="007F2497" w:rsidRDefault="00E03433" w:rsidP="00E03433">
            <w:pPr>
              <w:tabs>
                <w:tab w:val="left" w:pos="6300"/>
              </w:tabs>
              <w:rPr>
                <w:ins w:id="463" w:author="Erin Urbank" w:date="2017-07-28T15:07:00Z"/>
                <w:sz w:val="16"/>
                <w:szCs w:val="16"/>
              </w:rPr>
            </w:pPr>
            <w:ins w:id="464" w:author="Erin Urbank" w:date="2017-07-28T15:07:00Z">
              <w:r w:rsidRPr="007F2497">
                <w:rPr>
                  <w:sz w:val="16"/>
                  <w:szCs w:val="16"/>
                </w:rPr>
                <w:t>meters </w:t>
              </w:r>
            </w:ins>
          </w:p>
        </w:tc>
        <w:tc>
          <w:tcPr>
            <w:tcW w:w="1224" w:type="dxa"/>
            <w:shd w:val="clear" w:color="auto" w:fill="D9D9D9"/>
            <w:vAlign w:val="center"/>
          </w:tcPr>
          <w:p w14:paraId="2228FEE0" w14:textId="77777777" w:rsidR="00E03433" w:rsidRPr="007F2497" w:rsidRDefault="00E03433" w:rsidP="00E03433">
            <w:pPr>
              <w:tabs>
                <w:tab w:val="left" w:pos="6300"/>
              </w:tabs>
              <w:rPr>
                <w:ins w:id="465" w:author="Erin Urbank" w:date="2017-07-28T15:07:00Z"/>
                <w:sz w:val="16"/>
                <w:szCs w:val="16"/>
              </w:rPr>
            </w:pPr>
            <w:ins w:id="466" w:author="Erin Urbank" w:date="2017-07-28T15:07:00Z">
              <w:r w:rsidRPr="007F2497">
                <w:rPr>
                  <w:sz w:val="16"/>
                  <w:szCs w:val="16"/>
                </w:rPr>
                <w:t>m</w:t>
              </w:r>
            </w:ins>
          </w:p>
        </w:tc>
      </w:tr>
      <w:tr w:rsidR="00E03433" w:rsidRPr="007F2497" w14:paraId="001E2AAA" w14:textId="77777777" w:rsidTr="00056726">
        <w:trPr>
          <w:ins w:id="467" w:author="Erin Urbank" w:date="2017-07-28T15:07:00Z"/>
        </w:trPr>
        <w:tc>
          <w:tcPr>
            <w:tcW w:w="1224" w:type="dxa"/>
            <w:shd w:val="clear" w:color="auto" w:fill="D9D9D9"/>
            <w:vAlign w:val="center"/>
          </w:tcPr>
          <w:p w14:paraId="7481140F" w14:textId="77777777" w:rsidR="00E03433" w:rsidRPr="007F2497" w:rsidRDefault="00E03433" w:rsidP="00E03433">
            <w:pPr>
              <w:tabs>
                <w:tab w:val="left" w:pos="6300"/>
              </w:tabs>
              <w:rPr>
                <w:ins w:id="468" w:author="Erin Urbank" w:date="2017-07-28T15:07:00Z"/>
                <w:sz w:val="16"/>
                <w:szCs w:val="16"/>
              </w:rPr>
            </w:pPr>
            <w:ins w:id="469" w:author="Erin Urbank" w:date="2017-07-28T15:07:00Z">
              <w:r w:rsidRPr="007F2497">
                <w:rPr>
                  <w:sz w:val="16"/>
                  <w:szCs w:val="16"/>
                </w:rPr>
                <w:t>yd</w:t>
              </w:r>
            </w:ins>
          </w:p>
        </w:tc>
        <w:tc>
          <w:tcPr>
            <w:tcW w:w="2520" w:type="dxa"/>
            <w:shd w:val="clear" w:color="auto" w:fill="D9D9D9"/>
            <w:vAlign w:val="center"/>
          </w:tcPr>
          <w:p w14:paraId="16EB6DDA" w14:textId="77777777" w:rsidR="00E03433" w:rsidRPr="007F2497" w:rsidRDefault="00E03433" w:rsidP="00E03433">
            <w:pPr>
              <w:tabs>
                <w:tab w:val="left" w:pos="6300"/>
              </w:tabs>
              <w:rPr>
                <w:ins w:id="470" w:author="Erin Urbank" w:date="2017-07-28T15:07:00Z"/>
                <w:sz w:val="16"/>
                <w:szCs w:val="16"/>
              </w:rPr>
            </w:pPr>
            <w:ins w:id="471" w:author="Erin Urbank" w:date="2017-07-28T15:07:00Z">
              <w:r w:rsidRPr="007F2497">
                <w:rPr>
                  <w:sz w:val="16"/>
                  <w:szCs w:val="16"/>
                </w:rPr>
                <w:t>yards </w:t>
              </w:r>
            </w:ins>
          </w:p>
        </w:tc>
        <w:tc>
          <w:tcPr>
            <w:tcW w:w="2232" w:type="dxa"/>
            <w:shd w:val="clear" w:color="auto" w:fill="D9D9D9"/>
            <w:vAlign w:val="center"/>
          </w:tcPr>
          <w:p w14:paraId="60E1F4F9" w14:textId="77777777" w:rsidR="00E03433" w:rsidRPr="007F2497" w:rsidRDefault="00E03433" w:rsidP="00E03433">
            <w:pPr>
              <w:tabs>
                <w:tab w:val="left" w:pos="6300"/>
              </w:tabs>
              <w:jc w:val="center"/>
              <w:rPr>
                <w:ins w:id="472" w:author="Erin Urbank" w:date="2017-07-28T15:07:00Z"/>
                <w:sz w:val="16"/>
                <w:szCs w:val="16"/>
              </w:rPr>
            </w:pPr>
            <w:ins w:id="473" w:author="Erin Urbank" w:date="2017-07-28T15:07:00Z">
              <w:r w:rsidRPr="007F2497">
                <w:rPr>
                  <w:sz w:val="16"/>
                  <w:szCs w:val="16"/>
                </w:rPr>
                <w:t>0.914</w:t>
              </w:r>
            </w:ins>
          </w:p>
        </w:tc>
        <w:tc>
          <w:tcPr>
            <w:tcW w:w="2520" w:type="dxa"/>
            <w:shd w:val="clear" w:color="auto" w:fill="D9D9D9"/>
            <w:vAlign w:val="center"/>
          </w:tcPr>
          <w:p w14:paraId="577FD7D0" w14:textId="77777777" w:rsidR="00E03433" w:rsidRPr="007F2497" w:rsidRDefault="00E03433" w:rsidP="00E03433">
            <w:pPr>
              <w:tabs>
                <w:tab w:val="left" w:pos="6300"/>
              </w:tabs>
              <w:rPr>
                <w:ins w:id="474" w:author="Erin Urbank" w:date="2017-07-28T15:07:00Z"/>
                <w:sz w:val="16"/>
                <w:szCs w:val="16"/>
              </w:rPr>
            </w:pPr>
            <w:ins w:id="475" w:author="Erin Urbank" w:date="2017-07-28T15:07:00Z">
              <w:r w:rsidRPr="007F2497">
                <w:rPr>
                  <w:sz w:val="16"/>
                  <w:szCs w:val="16"/>
                </w:rPr>
                <w:t>meters </w:t>
              </w:r>
            </w:ins>
          </w:p>
        </w:tc>
        <w:tc>
          <w:tcPr>
            <w:tcW w:w="1224" w:type="dxa"/>
            <w:shd w:val="clear" w:color="auto" w:fill="D9D9D9"/>
            <w:vAlign w:val="center"/>
          </w:tcPr>
          <w:p w14:paraId="5E871ADB" w14:textId="77777777" w:rsidR="00E03433" w:rsidRPr="007F2497" w:rsidRDefault="00E03433" w:rsidP="00E03433">
            <w:pPr>
              <w:tabs>
                <w:tab w:val="left" w:pos="6300"/>
              </w:tabs>
              <w:rPr>
                <w:ins w:id="476" w:author="Erin Urbank" w:date="2017-07-28T15:07:00Z"/>
                <w:sz w:val="16"/>
                <w:szCs w:val="16"/>
              </w:rPr>
            </w:pPr>
            <w:ins w:id="477" w:author="Erin Urbank" w:date="2017-07-28T15:07:00Z">
              <w:r w:rsidRPr="007F2497">
                <w:rPr>
                  <w:sz w:val="16"/>
                  <w:szCs w:val="16"/>
                </w:rPr>
                <w:t>m</w:t>
              </w:r>
            </w:ins>
          </w:p>
        </w:tc>
      </w:tr>
      <w:tr w:rsidR="00E03433" w:rsidRPr="007F2497" w14:paraId="4739C97A" w14:textId="77777777" w:rsidTr="00056726">
        <w:trPr>
          <w:ins w:id="478" w:author="Erin Urbank" w:date="2017-07-28T15:07:00Z"/>
        </w:trPr>
        <w:tc>
          <w:tcPr>
            <w:tcW w:w="1224" w:type="dxa"/>
            <w:shd w:val="clear" w:color="auto" w:fill="D9D9D9"/>
            <w:vAlign w:val="center"/>
          </w:tcPr>
          <w:p w14:paraId="20576CD7" w14:textId="77777777" w:rsidR="00E03433" w:rsidRPr="007F2497" w:rsidRDefault="00E03433" w:rsidP="00E03433">
            <w:pPr>
              <w:tabs>
                <w:tab w:val="left" w:pos="6300"/>
              </w:tabs>
              <w:rPr>
                <w:ins w:id="479" w:author="Erin Urbank" w:date="2017-07-28T15:07:00Z"/>
                <w:sz w:val="16"/>
                <w:szCs w:val="16"/>
              </w:rPr>
            </w:pPr>
            <w:ins w:id="480" w:author="Erin Urbank" w:date="2017-07-28T15:07:00Z">
              <w:r w:rsidRPr="007F2497">
                <w:rPr>
                  <w:sz w:val="16"/>
                  <w:szCs w:val="16"/>
                </w:rPr>
                <w:t>mi</w:t>
              </w:r>
            </w:ins>
          </w:p>
        </w:tc>
        <w:tc>
          <w:tcPr>
            <w:tcW w:w="2520" w:type="dxa"/>
            <w:shd w:val="clear" w:color="auto" w:fill="D9D9D9"/>
            <w:vAlign w:val="center"/>
          </w:tcPr>
          <w:p w14:paraId="54F7269C" w14:textId="77777777" w:rsidR="00E03433" w:rsidRPr="007F2497" w:rsidRDefault="00E03433" w:rsidP="00E03433">
            <w:pPr>
              <w:tabs>
                <w:tab w:val="left" w:pos="6300"/>
              </w:tabs>
              <w:rPr>
                <w:ins w:id="481" w:author="Erin Urbank" w:date="2017-07-28T15:07:00Z"/>
                <w:sz w:val="16"/>
                <w:szCs w:val="16"/>
              </w:rPr>
            </w:pPr>
            <w:ins w:id="482" w:author="Erin Urbank" w:date="2017-07-28T15:07:00Z">
              <w:r w:rsidRPr="007F2497">
                <w:rPr>
                  <w:sz w:val="16"/>
                  <w:szCs w:val="16"/>
                </w:rPr>
                <w:t>miles </w:t>
              </w:r>
            </w:ins>
          </w:p>
        </w:tc>
        <w:tc>
          <w:tcPr>
            <w:tcW w:w="2232" w:type="dxa"/>
            <w:shd w:val="clear" w:color="auto" w:fill="D9D9D9"/>
            <w:vAlign w:val="center"/>
          </w:tcPr>
          <w:p w14:paraId="289100DF" w14:textId="77777777" w:rsidR="00E03433" w:rsidRPr="007F2497" w:rsidRDefault="00E03433" w:rsidP="00E03433">
            <w:pPr>
              <w:tabs>
                <w:tab w:val="left" w:pos="6300"/>
              </w:tabs>
              <w:jc w:val="center"/>
              <w:rPr>
                <w:ins w:id="483" w:author="Erin Urbank" w:date="2017-07-28T15:07:00Z"/>
                <w:sz w:val="16"/>
                <w:szCs w:val="16"/>
              </w:rPr>
            </w:pPr>
            <w:ins w:id="484" w:author="Erin Urbank" w:date="2017-07-28T15:07:00Z">
              <w:r w:rsidRPr="007F2497">
                <w:rPr>
                  <w:sz w:val="16"/>
                  <w:szCs w:val="16"/>
                </w:rPr>
                <w:t>1.61</w:t>
              </w:r>
            </w:ins>
          </w:p>
        </w:tc>
        <w:tc>
          <w:tcPr>
            <w:tcW w:w="2520" w:type="dxa"/>
            <w:shd w:val="clear" w:color="auto" w:fill="D9D9D9"/>
            <w:vAlign w:val="center"/>
          </w:tcPr>
          <w:p w14:paraId="5DDB2874" w14:textId="77777777" w:rsidR="00E03433" w:rsidRPr="007F2497" w:rsidRDefault="00E03433" w:rsidP="00E03433">
            <w:pPr>
              <w:tabs>
                <w:tab w:val="left" w:pos="6300"/>
              </w:tabs>
              <w:rPr>
                <w:ins w:id="485" w:author="Erin Urbank" w:date="2017-07-28T15:07:00Z"/>
                <w:sz w:val="16"/>
                <w:szCs w:val="16"/>
              </w:rPr>
            </w:pPr>
            <w:ins w:id="486" w:author="Erin Urbank" w:date="2017-07-28T15:07:00Z">
              <w:r w:rsidRPr="007F2497">
                <w:rPr>
                  <w:sz w:val="16"/>
                  <w:szCs w:val="16"/>
                </w:rPr>
                <w:t>kilometers</w:t>
              </w:r>
            </w:ins>
          </w:p>
        </w:tc>
        <w:tc>
          <w:tcPr>
            <w:tcW w:w="1224" w:type="dxa"/>
            <w:shd w:val="clear" w:color="auto" w:fill="D9D9D9"/>
            <w:vAlign w:val="center"/>
          </w:tcPr>
          <w:p w14:paraId="3BABC1E2" w14:textId="77777777" w:rsidR="00E03433" w:rsidRPr="007F2497" w:rsidRDefault="00E03433" w:rsidP="00E03433">
            <w:pPr>
              <w:tabs>
                <w:tab w:val="left" w:pos="6300"/>
              </w:tabs>
              <w:rPr>
                <w:ins w:id="487" w:author="Erin Urbank" w:date="2017-07-28T15:07:00Z"/>
                <w:sz w:val="16"/>
                <w:szCs w:val="16"/>
              </w:rPr>
            </w:pPr>
            <w:ins w:id="488" w:author="Erin Urbank" w:date="2017-07-28T15:07:00Z">
              <w:r w:rsidRPr="007F2497">
                <w:rPr>
                  <w:sz w:val="16"/>
                  <w:szCs w:val="16"/>
                </w:rPr>
                <w:t>km</w:t>
              </w:r>
            </w:ins>
          </w:p>
        </w:tc>
      </w:tr>
      <w:tr w:rsidR="00E03433" w:rsidRPr="007F2497" w14:paraId="212C61D4" w14:textId="77777777" w:rsidTr="00056726">
        <w:trPr>
          <w:ins w:id="489" w:author="Erin Urbank" w:date="2017-07-28T15:07:00Z"/>
        </w:trPr>
        <w:tc>
          <w:tcPr>
            <w:tcW w:w="9720" w:type="dxa"/>
            <w:gridSpan w:val="5"/>
            <w:shd w:val="clear" w:color="auto" w:fill="F2F2F2"/>
            <w:vAlign w:val="center"/>
          </w:tcPr>
          <w:p w14:paraId="0EF32703" w14:textId="77777777" w:rsidR="00E03433" w:rsidRPr="007F2497" w:rsidRDefault="00E03433" w:rsidP="00E03433">
            <w:pPr>
              <w:tabs>
                <w:tab w:val="left" w:pos="6300"/>
              </w:tabs>
              <w:jc w:val="center"/>
              <w:rPr>
                <w:ins w:id="490" w:author="Erin Urbank" w:date="2017-07-28T15:07:00Z"/>
                <w:b/>
                <w:bCs/>
                <w:sz w:val="22"/>
                <w:szCs w:val="22"/>
              </w:rPr>
            </w:pPr>
            <w:ins w:id="491" w:author="Erin Urbank" w:date="2017-07-28T15:07:00Z">
              <w:r w:rsidRPr="007F2497">
                <w:rPr>
                  <w:b/>
                  <w:bCs/>
                  <w:sz w:val="22"/>
                  <w:szCs w:val="22"/>
                </w:rPr>
                <w:t>AREA</w:t>
              </w:r>
            </w:ins>
          </w:p>
        </w:tc>
      </w:tr>
      <w:tr w:rsidR="00E03433" w:rsidRPr="007F2497" w14:paraId="2C58B0ED" w14:textId="77777777" w:rsidTr="00056726">
        <w:trPr>
          <w:ins w:id="492" w:author="Erin Urbank" w:date="2017-07-28T15:07:00Z"/>
        </w:trPr>
        <w:tc>
          <w:tcPr>
            <w:tcW w:w="1224" w:type="dxa"/>
            <w:shd w:val="clear" w:color="auto" w:fill="F2F2F2"/>
            <w:vAlign w:val="center"/>
          </w:tcPr>
          <w:p w14:paraId="3EB1BD49" w14:textId="77777777" w:rsidR="00E03433" w:rsidRPr="007F2497" w:rsidRDefault="00E03433" w:rsidP="00E03433">
            <w:pPr>
              <w:tabs>
                <w:tab w:val="left" w:pos="6300"/>
              </w:tabs>
              <w:rPr>
                <w:ins w:id="493" w:author="Erin Urbank" w:date="2017-07-28T15:07:00Z"/>
                <w:sz w:val="16"/>
                <w:szCs w:val="16"/>
              </w:rPr>
            </w:pPr>
            <w:ins w:id="494" w:author="Erin Urbank" w:date="2017-07-28T15:07:00Z">
              <w:r w:rsidRPr="007F2497">
                <w:rPr>
                  <w:sz w:val="16"/>
                  <w:szCs w:val="16"/>
                </w:rPr>
                <w:t>in</w:t>
              </w:r>
              <w:r w:rsidRPr="007F2497">
                <w:rPr>
                  <w:sz w:val="16"/>
                  <w:szCs w:val="16"/>
                  <w:vertAlign w:val="superscript"/>
                </w:rPr>
                <w:t>2</w:t>
              </w:r>
            </w:ins>
          </w:p>
        </w:tc>
        <w:tc>
          <w:tcPr>
            <w:tcW w:w="2520" w:type="dxa"/>
            <w:shd w:val="clear" w:color="auto" w:fill="F2F2F2"/>
            <w:vAlign w:val="center"/>
          </w:tcPr>
          <w:p w14:paraId="43B766FF" w14:textId="77777777" w:rsidR="00E03433" w:rsidRPr="007F2497" w:rsidRDefault="00E03433" w:rsidP="00E03433">
            <w:pPr>
              <w:tabs>
                <w:tab w:val="left" w:pos="6300"/>
              </w:tabs>
              <w:rPr>
                <w:ins w:id="495" w:author="Erin Urbank" w:date="2017-07-28T15:07:00Z"/>
                <w:sz w:val="16"/>
                <w:szCs w:val="16"/>
              </w:rPr>
            </w:pPr>
            <w:ins w:id="496" w:author="Erin Urbank" w:date="2017-07-28T15:07:00Z">
              <w:r w:rsidRPr="007F2497">
                <w:rPr>
                  <w:sz w:val="16"/>
                  <w:szCs w:val="16"/>
                </w:rPr>
                <w:t>square inches</w:t>
              </w:r>
            </w:ins>
          </w:p>
        </w:tc>
        <w:tc>
          <w:tcPr>
            <w:tcW w:w="2232" w:type="dxa"/>
            <w:shd w:val="clear" w:color="auto" w:fill="F2F2F2"/>
            <w:vAlign w:val="center"/>
          </w:tcPr>
          <w:p w14:paraId="6DF7176E" w14:textId="77777777" w:rsidR="00E03433" w:rsidRPr="007F2497" w:rsidRDefault="00E03433" w:rsidP="00E03433">
            <w:pPr>
              <w:tabs>
                <w:tab w:val="left" w:pos="6300"/>
              </w:tabs>
              <w:jc w:val="center"/>
              <w:rPr>
                <w:ins w:id="497" w:author="Erin Urbank" w:date="2017-07-28T15:07:00Z"/>
                <w:sz w:val="16"/>
                <w:szCs w:val="16"/>
              </w:rPr>
            </w:pPr>
            <w:ins w:id="498" w:author="Erin Urbank" w:date="2017-07-28T15:07:00Z">
              <w:r w:rsidRPr="007F2497">
                <w:rPr>
                  <w:sz w:val="16"/>
                  <w:szCs w:val="16"/>
                </w:rPr>
                <w:t>645.2</w:t>
              </w:r>
            </w:ins>
          </w:p>
        </w:tc>
        <w:tc>
          <w:tcPr>
            <w:tcW w:w="2520" w:type="dxa"/>
            <w:shd w:val="clear" w:color="auto" w:fill="F2F2F2"/>
            <w:vAlign w:val="center"/>
          </w:tcPr>
          <w:p w14:paraId="3B4ACC26" w14:textId="77777777" w:rsidR="00E03433" w:rsidRPr="007F2497" w:rsidRDefault="00E03433" w:rsidP="00E03433">
            <w:pPr>
              <w:tabs>
                <w:tab w:val="left" w:pos="6300"/>
              </w:tabs>
              <w:rPr>
                <w:ins w:id="499" w:author="Erin Urbank" w:date="2017-07-28T15:07:00Z"/>
                <w:sz w:val="16"/>
                <w:szCs w:val="16"/>
              </w:rPr>
            </w:pPr>
            <w:ins w:id="500" w:author="Erin Urbank" w:date="2017-07-28T15:07:00Z">
              <w:r w:rsidRPr="007F2497">
                <w:rPr>
                  <w:sz w:val="16"/>
                  <w:szCs w:val="16"/>
                </w:rPr>
                <w:t>square millimeters</w:t>
              </w:r>
            </w:ins>
          </w:p>
        </w:tc>
        <w:tc>
          <w:tcPr>
            <w:tcW w:w="1224" w:type="dxa"/>
            <w:shd w:val="clear" w:color="auto" w:fill="F2F2F2"/>
            <w:vAlign w:val="center"/>
          </w:tcPr>
          <w:p w14:paraId="3F86AAF1" w14:textId="77777777" w:rsidR="00E03433" w:rsidRPr="007F2497" w:rsidRDefault="00E03433" w:rsidP="00E03433">
            <w:pPr>
              <w:tabs>
                <w:tab w:val="left" w:pos="6300"/>
              </w:tabs>
              <w:rPr>
                <w:ins w:id="501" w:author="Erin Urbank" w:date="2017-07-28T15:07:00Z"/>
                <w:sz w:val="16"/>
                <w:szCs w:val="16"/>
              </w:rPr>
            </w:pPr>
            <w:ins w:id="502" w:author="Erin Urbank" w:date="2017-07-28T15:07:00Z">
              <w:r w:rsidRPr="007F2497">
                <w:rPr>
                  <w:sz w:val="16"/>
                  <w:szCs w:val="16"/>
                </w:rPr>
                <w:t>mm</w:t>
              </w:r>
              <w:r w:rsidRPr="007F2497">
                <w:rPr>
                  <w:sz w:val="16"/>
                  <w:szCs w:val="16"/>
                  <w:vertAlign w:val="superscript"/>
                </w:rPr>
                <w:t>2</w:t>
              </w:r>
            </w:ins>
          </w:p>
        </w:tc>
      </w:tr>
      <w:tr w:rsidR="00E03433" w:rsidRPr="007F2497" w14:paraId="43E9918F" w14:textId="77777777" w:rsidTr="00056726">
        <w:trPr>
          <w:ins w:id="503" w:author="Erin Urbank" w:date="2017-07-28T15:07:00Z"/>
        </w:trPr>
        <w:tc>
          <w:tcPr>
            <w:tcW w:w="1224" w:type="dxa"/>
            <w:shd w:val="clear" w:color="auto" w:fill="F2F2F2"/>
            <w:vAlign w:val="center"/>
          </w:tcPr>
          <w:p w14:paraId="6188319D" w14:textId="77777777" w:rsidR="00E03433" w:rsidRPr="007F2497" w:rsidRDefault="00E03433" w:rsidP="00E03433">
            <w:pPr>
              <w:tabs>
                <w:tab w:val="left" w:pos="6300"/>
              </w:tabs>
              <w:rPr>
                <w:ins w:id="504" w:author="Erin Urbank" w:date="2017-07-28T15:07:00Z"/>
                <w:sz w:val="16"/>
                <w:szCs w:val="16"/>
              </w:rPr>
            </w:pPr>
            <w:ins w:id="505" w:author="Erin Urbank" w:date="2017-07-28T15:07:00Z">
              <w:r w:rsidRPr="007F2497">
                <w:rPr>
                  <w:sz w:val="16"/>
                  <w:szCs w:val="16"/>
                </w:rPr>
                <w:t>ft</w:t>
              </w:r>
              <w:r w:rsidRPr="007F2497">
                <w:rPr>
                  <w:sz w:val="16"/>
                  <w:szCs w:val="16"/>
                  <w:vertAlign w:val="superscript"/>
                </w:rPr>
                <w:t>2</w:t>
              </w:r>
            </w:ins>
          </w:p>
        </w:tc>
        <w:tc>
          <w:tcPr>
            <w:tcW w:w="2520" w:type="dxa"/>
            <w:shd w:val="clear" w:color="auto" w:fill="F2F2F2"/>
            <w:vAlign w:val="center"/>
          </w:tcPr>
          <w:p w14:paraId="40E432BF" w14:textId="77777777" w:rsidR="00E03433" w:rsidRPr="007F2497" w:rsidRDefault="00E03433" w:rsidP="00E03433">
            <w:pPr>
              <w:tabs>
                <w:tab w:val="left" w:pos="6300"/>
              </w:tabs>
              <w:rPr>
                <w:ins w:id="506" w:author="Erin Urbank" w:date="2017-07-28T15:07:00Z"/>
                <w:sz w:val="16"/>
                <w:szCs w:val="16"/>
              </w:rPr>
            </w:pPr>
            <w:ins w:id="507" w:author="Erin Urbank" w:date="2017-07-28T15:07:00Z">
              <w:r w:rsidRPr="007F2497">
                <w:rPr>
                  <w:sz w:val="16"/>
                  <w:szCs w:val="16"/>
                </w:rPr>
                <w:t>square feet </w:t>
              </w:r>
            </w:ins>
          </w:p>
        </w:tc>
        <w:tc>
          <w:tcPr>
            <w:tcW w:w="2232" w:type="dxa"/>
            <w:shd w:val="clear" w:color="auto" w:fill="F2F2F2"/>
            <w:vAlign w:val="center"/>
          </w:tcPr>
          <w:p w14:paraId="0D7B93A5" w14:textId="77777777" w:rsidR="00E03433" w:rsidRPr="007F2497" w:rsidRDefault="00E03433" w:rsidP="00E03433">
            <w:pPr>
              <w:tabs>
                <w:tab w:val="left" w:pos="6300"/>
              </w:tabs>
              <w:jc w:val="center"/>
              <w:rPr>
                <w:ins w:id="508" w:author="Erin Urbank" w:date="2017-07-28T15:07:00Z"/>
                <w:sz w:val="16"/>
                <w:szCs w:val="16"/>
              </w:rPr>
            </w:pPr>
            <w:ins w:id="509" w:author="Erin Urbank" w:date="2017-07-28T15:07:00Z">
              <w:r w:rsidRPr="007F2497">
                <w:rPr>
                  <w:sz w:val="16"/>
                  <w:szCs w:val="16"/>
                </w:rPr>
                <w:t>0.093</w:t>
              </w:r>
            </w:ins>
          </w:p>
        </w:tc>
        <w:tc>
          <w:tcPr>
            <w:tcW w:w="2520" w:type="dxa"/>
            <w:shd w:val="clear" w:color="auto" w:fill="F2F2F2"/>
            <w:vAlign w:val="center"/>
          </w:tcPr>
          <w:p w14:paraId="58DBD4A4" w14:textId="77777777" w:rsidR="00E03433" w:rsidRPr="007F2497" w:rsidRDefault="00E03433" w:rsidP="00E03433">
            <w:pPr>
              <w:tabs>
                <w:tab w:val="left" w:pos="6300"/>
              </w:tabs>
              <w:rPr>
                <w:ins w:id="510" w:author="Erin Urbank" w:date="2017-07-28T15:07:00Z"/>
                <w:sz w:val="16"/>
                <w:szCs w:val="16"/>
              </w:rPr>
            </w:pPr>
            <w:ins w:id="511" w:author="Erin Urbank" w:date="2017-07-28T15:07:00Z">
              <w:r w:rsidRPr="007F2497">
                <w:rPr>
                  <w:sz w:val="16"/>
                  <w:szCs w:val="16"/>
                </w:rPr>
                <w:t>square meters </w:t>
              </w:r>
            </w:ins>
          </w:p>
        </w:tc>
        <w:tc>
          <w:tcPr>
            <w:tcW w:w="1224" w:type="dxa"/>
            <w:shd w:val="clear" w:color="auto" w:fill="F2F2F2"/>
            <w:vAlign w:val="center"/>
          </w:tcPr>
          <w:p w14:paraId="04797E29" w14:textId="77777777" w:rsidR="00E03433" w:rsidRPr="007F2497" w:rsidRDefault="00E03433" w:rsidP="00E03433">
            <w:pPr>
              <w:tabs>
                <w:tab w:val="left" w:pos="6300"/>
              </w:tabs>
              <w:rPr>
                <w:ins w:id="512" w:author="Erin Urbank" w:date="2017-07-28T15:07:00Z"/>
                <w:sz w:val="16"/>
                <w:szCs w:val="16"/>
              </w:rPr>
            </w:pPr>
            <w:ins w:id="513" w:author="Erin Urbank" w:date="2017-07-28T15:07:00Z">
              <w:r w:rsidRPr="007F2497">
                <w:rPr>
                  <w:sz w:val="16"/>
                  <w:szCs w:val="16"/>
                </w:rPr>
                <w:t>m</w:t>
              </w:r>
              <w:r w:rsidRPr="007F2497">
                <w:rPr>
                  <w:sz w:val="16"/>
                  <w:szCs w:val="16"/>
                  <w:vertAlign w:val="superscript"/>
                </w:rPr>
                <w:t>2</w:t>
              </w:r>
            </w:ins>
          </w:p>
        </w:tc>
      </w:tr>
      <w:tr w:rsidR="00E03433" w:rsidRPr="007F2497" w14:paraId="57B13F47" w14:textId="77777777" w:rsidTr="00056726">
        <w:trPr>
          <w:ins w:id="514" w:author="Erin Urbank" w:date="2017-07-28T15:07:00Z"/>
        </w:trPr>
        <w:tc>
          <w:tcPr>
            <w:tcW w:w="1224" w:type="dxa"/>
            <w:shd w:val="clear" w:color="auto" w:fill="F2F2F2"/>
            <w:vAlign w:val="center"/>
          </w:tcPr>
          <w:p w14:paraId="7281EA4C" w14:textId="77777777" w:rsidR="00E03433" w:rsidRPr="007F2497" w:rsidRDefault="00E03433" w:rsidP="00E03433">
            <w:pPr>
              <w:tabs>
                <w:tab w:val="left" w:pos="6300"/>
              </w:tabs>
              <w:rPr>
                <w:ins w:id="515" w:author="Erin Urbank" w:date="2017-07-28T15:07:00Z"/>
                <w:sz w:val="16"/>
                <w:szCs w:val="16"/>
              </w:rPr>
            </w:pPr>
            <w:ins w:id="516" w:author="Erin Urbank" w:date="2017-07-28T15:07:00Z">
              <w:r w:rsidRPr="007F2497">
                <w:rPr>
                  <w:sz w:val="16"/>
                  <w:szCs w:val="16"/>
                </w:rPr>
                <w:t>yd</w:t>
              </w:r>
              <w:r w:rsidRPr="007F2497">
                <w:rPr>
                  <w:sz w:val="16"/>
                  <w:szCs w:val="16"/>
                  <w:vertAlign w:val="superscript"/>
                </w:rPr>
                <w:t>2</w:t>
              </w:r>
            </w:ins>
          </w:p>
        </w:tc>
        <w:tc>
          <w:tcPr>
            <w:tcW w:w="2520" w:type="dxa"/>
            <w:shd w:val="clear" w:color="auto" w:fill="F2F2F2"/>
            <w:vAlign w:val="center"/>
          </w:tcPr>
          <w:p w14:paraId="7D064D28" w14:textId="77777777" w:rsidR="00E03433" w:rsidRPr="007F2497" w:rsidRDefault="00E03433" w:rsidP="00E03433">
            <w:pPr>
              <w:tabs>
                <w:tab w:val="left" w:pos="6300"/>
              </w:tabs>
              <w:rPr>
                <w:ins w:id="517" w:author="Erin Urbank" w:date="2017-07-28T15:07:00Z"/>
                <w:sz w:val="16"/>
                <w:szCs w:val="16"/>
              </w:rPr>
            </w:pPr>
            <w:ins w:id="518" w:author="Erin Urbank" w:date="2017-07-28T15:07:00Z">
              <w:r w:rsidRPr="007F2497">
                <w:rPr>
                  <w:sz w:val="16"/>
                  <w:szCs w:val="16"/>
                </w:rPr>
                <w:t>square yard </w:t>
              </w:r>
            </w:ins>
          </w:p>
        </w:tc>
        <w:tc>
          <w:tcPr>
            <w:tcW w:w="2232" w:type="dxa"/>
            <w:shd w:val="clear" w:color="auto" w:fill="F2F2F2"/>
            <w:vAlign w:val="center"/>
          </w:tcPr>
          <w:p w14:paraId="75CAF8EE" w14:textId="77777777" w:rsidR="00E03433" w:rsidRPr="007F2497" w:rsidRDefault="00E03433" w:rsidP="00E03433">
            <w:pPr>
              <w:tabs>
                <w:tab w:val="left" w:pos="6300"/>
              </w:tabs>
              <w:jc w:val="center"/>
              <w:rPr>
                <w:ins w:id="519" w:author="Erin Urbank" w:date="2017-07-28T15:07:00Z"/>
                <w:sz w:val="16"/>
                <w:szCs w:val="16"/>
              </w:rPr>
            </w:pPr>
            <w:ins w:id="520" w:author="Erin Urbank" w:date="2017-07-28T15:07:00Z">
              <w:r w:rsidRPr="007F2497">
                <w:rPr>
                  <w:sz w:val="16"/>
                  <w:szCs w:val="16"/>
                </w:rPr>
                <w:t>0.836</w:t>
              </w:r>
            </w:ins>
          </w:p>
        </w:tc>
        <w:tc>
          <w:tcPr>
            <w:tcW w:w="2520" w:type="dxa"/>
            <w:shd w:val="clear" w:color="auto" w:fill="F2F2F2"/>
            <w:vAlign w:val="center"/>
          </w:tcPr>
          <w:p w14:paraId="06BCB6FA" w14:textId="77777777" w:rsidR="00E03433" w:rsidRPr="007F2497" w:rsidRDefault="00E03433" w:rsidP="00E03433">
            <w:pPr>
              <w:tabs>
                <w:tab w:val="left" w:pos="6300"/>
              </w:tabs>
              <w:rPr>
                <w:ins w:id="521" w:author="Erin Urbank" w:date="2017-07-28T15:07:00Z"/>
                <w:sz w:val="16"/>
                <w:szCs w:val="16"/>
              </w:rPr>
            </w:pPr>
            <w:ins w:id="522" w:author="Erin Urbank" w:date="2017-07-28T15:07:00Z">
              <w:r w:rsidRPr="007F2497">
                <w:rPr>
                  <w:sz w:val="16"/>
                  <w:szCs w:val="16"/>
                </w:rPr>
                <w:t>square meters </w:t>
              </w:r>
            </w:ins>
          </w:p>
        </w:tc>
        <w:tc>
          <w:tcPr>
            <w:tcW w:w="1224" w:type="dxa"/>
            <w:shd w:val="clear" w:color="auto" w:fill="F2F2F2"/>
            <w:vAlign w:val="center"/>
          </w:tcPr>
          <w:p w14:paraId="10C459AF" w14:textId="77777777" w:rsidR="00E03433" w:rsidRPr="007F2497" w:rsidRDefault="00E03433" w:rsidP="00E03433">
            <w:pPr>
              <w:tabs>
                <w:tab w:val="left" w:pos="6300"/>
              </w:tabs>
              <w:rPr>
                <w:ins w:id="523" w:author="Erin Urbank" w:date="2017-07-28T15:07:00Z"/>
                <w:sz w:val="16"/>
                <w:szCs w:val="16"/>
              </w:rPr>
            </w:pPr>
            <w:ins w:id="524" w:author="Erin Urbank" w:date="2017-07-28T15:07:00Z">
              <w:r w:rsidRPr="007F2497">
                <w:rPr>
                  <w:sz w:val="16"/>
                  <w:szCs w:val="16"/>
                </w:rPr>
                <w:t>m</w:t>
              </w:r>
              <w:r w:rsidRPr="007F2497">
                <w:rPr>
                  <w:sz w:val="16"/>
                  <w:szCs w:val="16"/>
                  <w:vertAlign w:val="superscript"/>
                </w:rPr>
                <w:t>2</w:t>
              </w:r>
            </w:ins>
          </w:p>
        </w:tc>
      </w:tr>
      <w:tr w:rsidR="00E03433" w:rsidRPr="007F2497" w14:paraId="248E45CD" w14:textId="77777777" w:rsidTr="00056726">
        <w:trPr>
          <w:ins w:id="525" w:author="Erin Urbank" w:date="2017-07-28T15:07:00Z"/>
        </w:trPr>
        <w:tc>
          <w:tcPr>
            <w:tcW w:w="1224" w:type="dxa"/>
            <w:shd w:val="clear" w:color="auto" w:fill="F2F2F2"/>
            <w:vAlign w:val="center"/>
          </w:tcPr>
          <w:p w14:paraId="45D5632E" w14:textId="77777777" w:rsidR="00E03433" w:rsidRPr="007F2497" w:rsidRDefault="00E03433" w:rsidP="00E03433">
            <w:pPr>
              <w:tabs>
                <w:tab w:val="left" w:pos="6300"/>
              </w:tabs>
              <w:rPr>
                <w:ins w:id="526" w:author="Erin Urbank" w:date="2017-07-28T15:07:00Z"/>
                <w:sz w:val="16"/>
                <w:szCs w:val="16"/>
              </w:rPr>
            </w:pPr>
            <w:ins w:id="527" w:author="Erin Urbank" w:date="2017-07-28T15:07:00Z">
              <w:r w:rsidRPr="007F2497">
                <w:rPr>
                  <w:sz w:val="16"/>
                  <w:szCs w:val="16"/>
                </w:rPr>
                <w:t>ac</w:t>
              </w:r>
            </w:ins>
          </w:p>
        </w:tc>
        <w:tc>
          <w:tcPr>
            <w:tcW w:w="2520" w:type="dxa"/>
            <w:shd w:val="clear" w:color="auto" w:fill="F2F2F2"/>
            <w:vAlign w:val="center"/>
          </w:tcPr>
          <w:p w14:paraId="264AB421" w14:textId="77777777" w:rsidR="00E03433" w:rsidRPr="007F2497" w:rsidRDefault="00E03433" w:rsidP="00E03433">
            <w:pPr>
              <w:tabs>
                <w:tab w:val="left" w:pos="6300"/>
              </w:tabs>
              <w:rPr>
                <w:ins w:id="528" w:author="Erin Urbank" w:date="2017-07-28T15:07:00Z"/>
                <w:sz w:val="16"/>
                <w:szCs w:val="16"/>
              </w:rPr>
            </w:pPr>
            <w:ins w:id="529" w:author="Erin Urbank" w:date="2017-07-28T15:07:00Z">
              <w:r w:rsidRPr="007F2497">
                <w:rPr>
                  <w:sz w:val="16"/>
                  <w:szCs w:val="16"/>
                </w:rPr>
                <w:t>acres </w:t>
              </w:r>
            </w:ins>
          </w:p>
        </w:tc>
        <w:tc>
          <w:tcPr>
            <w:tcW w:w="2232" w:type="dxa"/>
            <w:shd w:val="clear" w:color="auto" w:fill="F2F2F2"/>
            <w:vAlign w:val="center"/>
          </w:tcPr>
          <w:p w14:paraId="1AED165B" w14:textId="77777777" w:rsidR="00E03433" w:rsidRPr="007F2497" w:rsidRDefault="00E03433" w:rsidP="00E03433">
            <w:pPr>
              <w:tabs>
                <w:tab w:val="left" w:pos="6300"/>
              </w:tabs>
              <w:jc w:val="center"/>
              <w:rPr>
                <w:ins w:id="530" w:author="Erin Urbank" w:date="2017-07-28T15:07:00Z"/>
                <w:sz w:val="16"/>
                <w:szCs w:val="16"/>
              </w:rPr>
            </w:pPr>
            <w:ins w:id="531" w:author="Erin Urbank" w:date="2017-07-28T15:07:00Z">
              <w:r w:rsidRPr="007F2497">
                <w:rPr>
                  <w:sz w:val="16"/>
                  <w:szCs w:val="16"/>
                </w:rPr>
                <w:t>0.405</w:t>
              </w:r>
            </w:ins>
          </w:p>
        </w:tc>
        <w:tc>
          <w:tcPr>
            <w:tcW w:w="2520" w:type="dxa"/>
            <w:shd w:val="clear" w:color="auto" w:fill="F2F2F2"/>
            <w:vAlign w:val="center"/>
          </w:tcPr>
          <w:p w14:paraId="147F55A9" w14:textId="77777777" w:rsidR="00E03433" w:rsidRPr="007F2497" w:rsidRDefault="00E03433" w:rsidP="00E03433">
            <w:pPr>
              <w:tabs>
                <w:tab w:val="left" w:pos="6300"/>
              </w:tabs>
              <w:rPr>
                <w:ins w:id="532" w:author="Erin Urbank" w:date="2017-07-28T15:07:00Z"/>
                <w:sz w:val="16"/>
                <w:szCs w:val="16"/>
              </w:rPr>
            </w:pPr>
            <w:ins w:id="533" w:author="Erin Urbank" w:date="2017-07-28T15:07:00Z">
              <w:r w:rsidRPr="007F2497">
                <w:rPr>
                  <w:sz w:val="16"/>
                  <w:szCs w:val="16"/>
                </w:rPr>
                <w:t>hectares </w:t>
              </w:r>
            </w:ins>
          </w:p>
        </w:tc>
        <w:tc>
          <w:tcPr>
            <w:tcW w:w="1224" w:type="dxa"/>
            <w:shd w:val="clear" w:color="auto" w:fill="F2F2F2"/>
            <w:vAlign w:val="center"/>
          </w:tcPr>
          <w:p w14:paraId="7405FB80" w14:textId="77777777" w:rsidR="00E03433" w:rsidRPr="007F2497" w:rsidRDefault="00E03433" w:rsidP="00E03433">
            <w:pPr>
              <w:tabs>
                <w:tab w:val="left" w:pos="6300"/>
              </w:tabs>
              <w:rPr>
                <w:ins w:id="534" w:author="Erin Urbank" w:date="2017-07-28T15:07:00Z"/>
                <w:sz w:val="16"/>
                <w:szCs w:val="16"/>
              </w:rPr>
            </w:pPr>
            <w:ins w:id="535" w:author="Erin Urbank" w:date="2017-07-28T15:07:00Z">
              <w:r w:rsidRPr="007F2497">
                <w:rPr>
                  <w:sz w:val="16"/>
                  <w:szCs w:val="16"/>
                </w:rPr>
                <w:t>ha</w:t>
              </w:r>
            </w:ins>
          </w:p>
        </w:tc>
      </w:tr>
      <w:tr w:rsidR="00E03433" w:rsidRPr="007F2497" w14:paraId="48BC0BFC" w14:textId="77777777" w:rsidTr="00056726">
        <w:trPr>
          <w:ins w:id="536" w:author="Erin Urbank" w:date="2017-07-28T15:07:00Z"/>
        </w:trPr>
        <w:tc>
          <w:tcPr>
            <w:tcW w:w="1224" w:type="dxa"/>
            <w:shd w:val="clear" w:color="auto" w:fill="F2F2F2"/>
            <w:vAlign w:val="center"/>
          </w:tcPr>
          <w:p w14:paraId="01189D52" w14:textId="77777777" w:rsidR="00E03433" w:rsidRPr="007F2497" w:rsidRDefault="00E03433" w:rsidP="00E03433">
            <w:pPr>
              <w:tabs>
                <w:tab w:val="left" w:pos="6300"/>
              </w:tabs>
              <w:rPr>
                <w:ins w:id="537" w:author="Erin Urbank" w:date="2017-07-28T15:07:00Z"/>
                <w:sz w:val="16"/>
                <w:szCs w:val="16"/>
              </w:rPr>
            </w:pPr>
            <w:ins w:id="538" w:author="Erin Urbank" w:date="2017-07-28T15:07:00Z">
              <w:r w:rsidRPr="007F2497">
                <w:rPr>
                  <w:sz w:val="16"/>
                  <w:szCs w:val="16"/>
                </w:rPr>
                <w:t>mi</w:t>
              </w:r>
              <w:r w:rsidRPr="007F2497">
                <w:rPr>
                  <w:sz w:val="16"/>
                  <w:szCs w:val="16"/>
                  <w:vertAlign w:val="superscript"/>
                </w:rPr>
                <w:t>2</w:t>
              </w:r>
            </w:ins>
          </w:p>
        </w:tc>
        <w:tc>
          <w:tcPr>
            <w:tcW w:w="2520" w:type="dxa"/>
            <w:shd w:val="clear" w:color="auto" w:fill="F2F2F2"/>
            <w:vAlign w:val="center"/>
          </w:tcPr>
          <w:p w14:paraId="28581015" w14:textId="77777777" w:rsidR="00E03433" w:rsidRPr="007F2497" w:rsidRDefault="00E03433" w:rsidP="00E03433">
            <w:pPr>
              <w:tabs>
                <w:tab w:val="left" w:pos="6300"/>
              </w:tabs>
              <w:rPr>
                <w:ins w:id="539" w:author="Erin Urbank" w:date="2017-07-28T15:07:00Z"/>
                <w:sz w:val="16"/>
                <w:szCs w:val="16"/>
              </w:rPr>
            </w:pPr>
            <w:ins w:id="540" w:author="Erin Urbank" w:date="2017-07-28T15:07:00Z">
              <w:r w:rsidRPr="007F2497">
                <w:rPr>
                  <w:sz w:val="16"/>
                  <w:szCs w:val="16"/>
                </w:rPr>
                <w:t>square miles </w:t>
              </w:r>
            </w:ins>
          </w:p>
        </w:tc>
        <w:tc>
          <w:tcPr>
            <w:tcW w:w="2232" w:type="dxa"/>
            <w:shd w:val="clear" w:color="auto" w:fill="F2F2F2"/>
            <w:vAlign w:val="center"/>
          </w:tcPr>
          <w:p w14:paraId="556DBF6F" w14:textId="77777777" w:rsidR="00E03433" w:rsidRPr="007F2497" w:rsidRDefault="00E03433" w:rsidP="00E03433">
            <w:pPr>
              <w:tabs>
                <w:tab w:val="left" w:pos="6300"/>
              </w:tabs>
              <w:jc w:val="center"/>
              <w:rPr>
                <w:ins w:id="541" w:author="Erin Urbank" w:date="2017-07-28T15:07:00Z"/>
                <w:sz w:val="16"/>
                <w:szCs w:val="16"/>
              </w:rPr>
            </w:pPr>
            <w:ins w:id="542" w:author="Erin Urbank" w:date="2017-07-28T15:07:00Z">
              <w:r w:rsidRPr="007F2497">
                <w:rPr>
                  <w:sz w:val="16"/>
                  <w:szCs w:val="16"/>
                </w:rPr>
                <w:t>2.59</w:t>
              </w:r>
            </w:ins>
          </w:p>
        </w:tc>
        <w:tc>
          <w:tcPr>
            <w:tcW w:w="2520" w:type="dxa"/>
            <w:shd w:val="clear" w:color="auto" w:fill="F2F2F2"/>
            <w:vAlign w:val="center"/>
          </w:tcPr>
          <w:p w14:paraId="6E55E771" w14:textId="77777777" w:rsidR="00E03433" w:rsidRPr="007F2497" w:rsidRDefault="00E03433" w:rsidP="00E03433">
            <w:pPr>
              <w:tabs>
                <w:tab w:val="left" w:pos="6300"/>
              </w:tabs>
              <w:rPr>
                <w:ins w:id="543" w:author="Erin Urbank" w:date="2017-07-28T15:07:00Z"/>
                <w:sz w:val="16"/>
                <w:szCs w:val="16"/>
              </w:rPr>
            </w:pPr>
            <w:ins w:id="544" w:author="Erin Urbank" w:date="2017-07-28T15:07:00Z">
              <w:r w:rsidRPr="007F2497">
                <w:rPr>
                  <w:sz w:val="16"/>
                  <w:szCs w:val="16"/>
                </w:rPr>
                <w:t>square kilometers </w:t>
              </w:r>
            </w:ins>
          </w:p>
        </w:tc>
        <w:tc>
          <w:tcPr>
            <w:tcW w:w="1224" w:type="dxa"/>
            <w:shd w:val="clear" w:color="auto" w:fill="F2F2F2"/>
            <w:vAlign w:val="center"/>
          </w:tcPr>
          <w:p w14:paraId="709CC199" w14:textId="77777777" w:rsidR="00E03433" w:rsidRPr="007F2497" w:rsidRDefault="00E03433" w:rsidP="00E03433">
            <w:pPr>
              <w:tabs>
                <w:tab w:val="left" w:pos="6300"/>
              </w:tabs>
              <w:rPr>
                <w:ins w:id="545" w:author="Erin Urbank" w:date="2017-07-28T15:07:00Z"/>
                <w:sz w:val="16"/>
                <w:szCs w:val="16"/>
                <w:vertAlign w:val="superscript"/>
              </w:rPr>
            </w:pPr>
            <w:ins w:id="546" w:author="Erin Urbank" w:date="2017-07-28T15:07:00Z">
              <w:r w:rsidRPr="007F2497">
                <w:rPr>
                  <w:sz w:val="16"/>
                  <w:szCs w:val="16"/>
                </w:rPr>
                <w:t>km</w:t>
              </w:r>
              <w:r w:rsidRPr="007F2497">
                <w:rPr>
                  <w:sz w:val="16"/>
                  <w:szCs w:val="16"/>
                  <w:vertAlign w:val="superscript"/>
                </w:rPr>
                <w:t>2</w:t>
              </w:r>
            </w:ins>
          </w:p>
        </w:tc>
      </w:tr>
      <w:tr w:rsidR="00E03433" w:rsidRPr="007F2497" w14:paraId="22CFE7D0" w14:textId="77777777" w:rsidTr="00056726">
        <w:trPr>
          <w:ins w:id="547" w:author="Erin Urbank" w:date="2017-07-28T15:07:00Z"/>
        </w:trPr>
        <w:tc>
          <w:tcPr>
            <w:tcW w:w="9720" w:type="dxa"/>
            <w:gridSpan w:val="5"/>
            <w:shd w:val="clear" w:color="auto" w:fill="D9D9D9"/>
            <w:vAlign w:val="center"/>
          </w:tcPr>
          <w:p w14:paraId="712490B2" w14:textId="77777777" w:rsidR="00E03433" w:rsidRPr="007F2497" w:rsidRDefault="00E03433" w:rsidP="00E03433">
            <w:pPr>
              <w:tabs>
                <w:tab w:val="left" w:pos="6300"/>
              </w:tabs>
              <w:jc w:val="center"/>
              <w:rPr>
                <w:ins w:id="548" w:author="Erin Urbank" w:date="2017-07-28T15:07:00Z"/>
                <w:b/>
                <w:bCs/>
                <w:sz w:val="20"/>
                <w:szCs w:val="20"/>
              </w:rPr>
            </w:pPr>
            <w:ins w:id="549" w:author="Erin Urbank" w:date="2017-07-28T15:07:00Z">
              <w:r w:rsidRPr="007F2497">
                <w:rPr>
                  <w:b/>
                  <w:bCs/>
                  <w:sz w:val="20"/>
                  <w:szCs w:val="20"/>
                </w:rPr>
                <w:t>VOLUME</w:t>
              </w:r>
            </w:ins>
          </w:p>
        </w:tc>
      </w:tr>
      <w:tr w:rsidR="00E03433" w:rsidRPr="007F2497" w14:paraId="4DF2B456" w14:textId="77777777" w:rsidTr="00056726">
        <w:trPr>
          <w:ins w:id="550" w:author="Erin Urbank" w:date="2017-07-28T15:07:00Z"/>
        </w:trPr>
        <w:tc>
          <w:tcPr>
            <w:tcW w:w="1224" w:type="dxa"/>
            <w:shd w:val="clear" w:color="auto" w:fill="D9D9D9"/>
            <w:vAlign w:val="center"/>
          </w:tcPr>
          <w:p w14:paraId="1CFCE6D0" w14:textId="77777777" w:rsidR="00E03433" w:rsidRPr="007F2497" w:rsidRDefault="00E03433" w:rsidP="00E03433">
            <w:pPr>
              <w:tabs>
                <w:tab w:val="left" w:pos="6300"/>
              </w:tabs>
              <w:rPr>
                <w:ins w:id="551" w:author="Erin Urbank" w:date="2017-07-28T15:07:00Z"/>
                <w:sz w:val="16"/>
                <w:szCs w:val="16"/>
              </w:rPr>
            </w:pPr>
            <w:ins w:id="552" w:author="Erin Urbank" w:date="2017-07-28T15:07:00Z">
              <w:r w:rsidRPr="007F2497">
                <w:rPr>
                  <w:sz w:val="16"/>
                  <w:szCs w:val="16"/>
                </w:rPr>
                <w:t>fl oz</w:t>
              </w:r>
            </w:ins>
          </w:p>
        </w:tc>
        <w:tc>
          <w:tcPr>
            <w:tcW w:w="2520" w:type="dxa"/>
            <w:shd w:val="clear" w:color="auto" w:fill="D9D9D9"/>
            <w:vAlign w:val="center"/>
          </w:tcPr>
          <w:p w14:paraId="2D2F81A5" w14:textId="77777777" w:rsidR="00E03433" w:rsidRPr="007F2497" w:rsidRDefault="00E03433" w:rsidP="00E03433">
            <w:pPr>
              <w:tabs>
                <w:tab w:val="left" w:pos="6300"/>
              </w:tabs>
              <w:rPr>
                <w:ins w:id="553" w:author="Erin Urbank" w:date="2017-07-28T15:07:00Z"/>
                <w:sz w:val="16"/>
                <w:szCs w:val="16"/>
              </w:rPr>
            </w:pPr>
            <w:ins w:id="554" w:author="Erin Urbank" w:date="2017-07-28T15:07:00Z">
              <w:r w:rsidRPr="007F2497">
                <w:rPr>
                  <w:sz w:val="16"/>
                  <w:szCs w:val="16"/>
                </w:rPr>
                <w:t>fluid ounces</w:t>
              </w:r>
            </w:ins>
          </w:p>
        </w:tc>
        <w:tc>
          <w:tcPr>
            <w:tcW w:w="2232" w:type="dxa"/>
            <w:shd w:val="clear" w:color="auto" w:fill="D9D9D9"/>
            <w:vAlign w:val="center"/>
          </w:tcPr>
          <w:p w14:paraId="128D66BE" w14:textId="77777777" w:rsidR="00E03433" w:rsidRPr="007F2497" w:rsidRDefault="00E03433" w:rsidP="00E03433">
            <w:pPr>
              <w:tabs>
                <w:tab w:val="left" w:pos="6300"/>
              </w:tabs>
              <w:jc w:val="center"/>
              <w:rPr>
                <w:ins w:id="555" w:author="Erin Urbank" w:date="2017-07-28T15:07:00Z"/>
                <w:sz w:val="16"/>
                <w:szCs w:val="16"/>
              </w:rPr>
            </w:pPr>
            <w:ins w:id="556" w:author="Erin Urbank" w:date="2017-07-28T15:07:00Z">
              <w:r w:rsidRPr="007F2497">
                <w:rPr>
                  <w:sz w:val="16"/>
                  <w:szCs w:val="16"/>
                </w:rPr>
                <w:t>29.57</w:t>
              </w:r>
            </w:ins>
          </w:p>
        </w:tc>
        <w:tc>
          <w:tcPr>
            <w:tcW w:w="2520" w:type="dxa"/>
            <w:shd w:val="clear" w:color="auto" w:fill="D9D9D9"/>
            <w:vAlign w:val="center"/>
          </w:tcPr>
          <w:p w14:paraId="55AB4BA8" w14:textId="77777777" w:rsidR="00E03433" w:rsidRPr="007F2497" w:rsidRDefault="00E03433" w:rsidP="00E03433">
            <w:pPr>
              <w:tabs>
                <w:tab w:val="left" w:pos="6300"/>
              </w:tabs>
              <w:rPr>
                <w:ins w:id="557" w:author="Erin Urbank" w:date="2017-07-28T15:07:00Z"/>
                <w:sz w:val="16"/>
                <w:szCs w:val="16"/>
              </w:rPr>
            </w:pPr>
            <w:ins w:id="558" w:author="Erin Urbank" w:date="2017-07-28T15:07:00Z">
              <w:r w:rsidRPr="007F2497">
                <w:rPr>
                  <w:sz w:val="16"/>
                  <w:szCs w:val="16"/>
                </w:rPr>
                <w:t>milliliters </w:t>
              </w:r>
            </w:ins>
          </w:p>
        </w:tc>
        <w:tc>
          <w:tcPr>
            <w:tcW w:w="1224" w:type="dxa"/>
            <w:shd w:val="clear" w:color="auto" w:fill="D9D9D9"/>
            <w:vAlign w:val="center"/>
          </w:tcPr>
          <w:p w14:paraId="2782548F" w14:textId="77777777" w:rsidR="00E03433" w:rsidRPr="007F2497" w:rsidRDefault="00E03433" w:rsidP="00E03433">
            <w:pPr>
              <w:tabs>
                <w:tab w:val="left" w:pos="6300"/>
              </w:tabs>
              <w:rPr>
                <w:ins w:id="559" w:author="Erin Urbank" w:date="2017-07-28T15:07:00Z"/>
                <w:sz w:val="16"/>
                <w:szCs w:val="16"/>
              </w:rPr>
            </w:pPr>
            <w:ins w:id="560" w:author="Erin Urbank" w:date="2017-07-28T15:07:00Z">
              <w:r w:rsidRPr="007F2497">
                <w:rPr>
                  <w:sz w:val="16"/>
                  <w:szCs w:val="16"/>
                </w:rPr>
                <w:t>mL</w:t>
              </w:r>
            </w:ins>
          </w:p>
        </w:tc>
      </w:tr>
      <w:tr w:rsidR="00E03433" w:rsidRPr="007F2497" w14:paraId="57F96863" w14:textId="77777777" w:rsidTr="00056726">
        <w:trPr>
          <w:ins w:id="561" w:author="Erin Urbank" w:date="2017-07-28T15:07:00Z"/>
        </w:trPr>
        <w:tc>
          <w:tcPr>
            <w:tcW w:w="1224" w:type="dxa"/>
            <w:shd w:val="clear" w:color="auto" w:fill="D9D9D9"/>
            <w:vAlign w:val="center"/>
          </w:tcPr>
          <w:p w14:paraId="72FD1E88" w14:textId="77777777" w:rsidR="00E03433" w:rsidRPr="007F2497" w:rsidRDefault="00E03433" w:rsidP="00E03433">
            <w:pPr>
              <w:tabs>
                <w:tab w:val="left" w:pos="6300"/>
              </w:tabs>
              <w:rPr>
                <w:ins w:id="562" w:author="Erin Urbank" w:date="2017-07-28T15:07:00Z"/>
                <w:sz w:val="16"/>
                <w:szCs w:val="16"/>
              </w:rPr>
            </w:pPr>
            <w:ins w:id="563" w:author="Erin Urbank" w:date="2017-07-28T15:07:00Z">
              <w:r w:rsidRPr="007F2497">
                <w:rPr>
                  <w:sz w:val="16"/>
                  <w:szCs w:val="16"/>
                </w:rPr>
                <w:t>gal</w:t>
              </w:r>
            </w:ins>
          </w:p>
        </w:tc>
        <w:tc>
          <w:tcPr>
            <w:tcW w:w="2520" w:type="dxa"/>
            <w:shd w:val="clear" w:color="auto" w:fill="D9D9D9"/>
            <w:vAlign w:val="center"/>
          </w:tcPr>
          <w:p w14:paraId="738938B2" w14:textId="77777777" w:rsidR="00E03433" w:rsidRPr="007F2497" w:rsidRDefault="00E03433" w:rsidP="00E03433">
            <w:pPr>
              <w:tabs>
                <w:tab w:val="left" w:pos="6300"/>
              </w:tabs>
              <w:rPr>
                <w:ins w:id="564" w:author="Erin Urbank" w:date="2017-07-28T15:07:00Z"/>
                <w:sz w:val="16"/>
                <w:szCs w:val="16"/>
              </w:rPr>
            </w:pPr>
            <w:ins w:id="565" w:author="Erin Urbank" w:date="2017-07-28T15:07:00Z">
              <w:r w:rsidRPr="007F2497">
                <w:rPr>
                  <w:sz w:val="16"/>
                  <w:szCs w:val="16"/>
                </w:rPr>
                <w:t>gallons </w:t>
              </w:r>
            </w:ins>
          </w:p>
        </w:tc>
        <w:tc>
          <w:tcPr>
            <w:tcW w:w="2232" w:type="dxa"/>
            <w:shd w:val="clear" w:color="auto" w:fill="D9D9D9"/>
            <w:vAlign w:val="center"/>
          </w:tcPr>
          <w:p w14:paraId="7250F714" w14:textId="77777777" w:rsidR="00E03433" w:rsidRPr="007F2497" w:rsidRDefault="00E03433" w:rsidP="00E03433">
            <w:pPr>
              <w:tabs>
                <w:tab w:val="left" w:pos="6300"/>
              </w:tabs>
              <w:jc w:val="center"/>
              <w:rPr>
                <w:ins w:id="566" w:author="Erin Urbank" w:date="2017-07-28T15:07:00Z"/>
                <w:sz w:val="16"/>
                <w:szCs w:val="16"/>
              </w:rPr>
            </w:pPr>
            <w:ins w:id="567" w:author="Erin Urbank" w:date="2017-07-28T15:07:00Z">
              <w:r w:rsidRPr="007F2497">
                <w:rPr>
                  <w:sz w:val="16"/>
                  <w:szCs w:val="16"/>
                </w:rPr>
                <w:t>3.785</w:t>
              </w:r>
            </w:ins>
          </w:p>
        </w:tc>
        <w:tc>
          <w:tcPr>
            <w:tcW w:w="2520" w:type="dxa"/>
            <w:shd w:val="clear" w:color="auto" w:fill="D9D9D9"/>
            <w:vAlign w:val="center"/>
          </w:tcPr>
          <w:p w14:paraId="2723A231" w14:textId="77777777" w:rsidR="00E03433" w:rsidRPr="007F2497" w:rsidRDefault="00E03433" w:rsidP="00E03433">
            <w:pPr>
              <w:tabs>
                <w:tab w:val="left" w:pos="6300"/>
              </w:tabs>
              <w:rPr>
                <w:ins w:id="568" w:author="Erin Urbank" w:date="2017-07-28T15:07:00Z"/>
                <w:sz w:val="16"/>
                <w:szCs w:val="16"/>
              </w:rPr>
            </w:pPr>
            <w:ins w:id="569" w:author="Erin Urbank" w:date="2017-07-28T15:07:00Z">
              <w:r w:rsidRPr="007F2497">
                <w:rPr>
                  <w:sz w:val="16"/>
                  <w:szCs w:val="16"/>
                </w:rPr>
                <w:t>liters </w:t>
              </w:r>
            </w:ins>
          </w:p>
        </w:tc>
        <w:tc>
          <w:tcPr>
            <w:tcW w:w="1224" w:type="dxa"/>
            <w:shd w:val="clear" w:color="auto" w:fill="D9D9D9"/>
            <w:vAlign w:val="center"/>
          </w:tcPr>
          <w:p w14:paraId="1D12093F" w14:textId="77777777" w:rsidR="00E03433" w:rsidRPr="007F2497" w:rsidRDefault="00E03433" w:rsidP="00E03433">
            <w:pPr>
              <w:tabs>
                <w:tab w:val="left" w:pos="6300"/>
              </w:tabs>
              <w:rPr>
                <w:ins w:id="570" w:author="Erin Urbank" w:date="2017-07-28T15:07:00Z"/>
                <w:sz w:val="16"/>
                <w:szCs w:val="16"/>
              </w:rPr>
            </w:pPr>
            <w:ins w:id="571" w:author="Erin Urbank" w:date="2017-07-28T15:07:00Z">
              <w:r w:rsidRPr="007F2497">
                <w:rPr>
                  <w:sz w:val="16"/>
                  <w:szCs w:val="16"/>
                </w:rPr>
                <w:t>L</w:t>
              </w:r>
            </w:ins>
          </w:p>
        </w:tc>
      </w:tr>
      <w:tr w:rsidR="00E03433" w:rsidRPr="007F2497" w14:paraId="0212E011" w14:textId="77777777" w:rsidTr="00056726">
        <w:trPr>
          <w:ins w:id="572" w:author="Erin Urbank" w:date="2017-07-28T15:07:00Z"/>
        </w:trPr>
        <w:tc>
          <w:tcPr>
            <w:tcW w:w="1224" w:type="dxa"/>
            <w:shd w:val="clear" w:color="auto" w:fill="D9D9D9"/>
            <w:vAlign w:val="center"/>
          </w:tcPr>
          <w:p w14:paraId="16268824" w14:textId="77777777" w:rsidR="00E03433" w:rsidRPr="007F2497" w:rsidRDefault="00E03433" w:rsidP="00E03433">
            <w:pPr>
              <w:tabs>
                <w:tab w:val="left" w:pos="6300"/>
              </w:tabs>
              <w:rPr>
                <w:ins w:id="573" w:author="Erin Urbank" w:date="2017-07-28T15:07:00Z"/>
                <w:sz w:val="16"/>
                <w:szCs w:val="16"/>
              </w:rPr>
            </w:pPr>
            <w:ins w:id="574" w:author="Erin Urbank" w:date="2017-07-28T15:07:00Z">
              <w:r w:rsidRPr="007F2497">
                <w:rPr>
                  <w:sz w:val="16"/>
                  <w:szCs w:val="16"/>
                </w:rPr>
                <w:t>ft</w:t>
              </w:r>
              <w:r w:rsidRPr="007F2497">
                <w:rPr>
                  <w:sz w:val="16"/>
                  <w:szCs w:val="16"/>
                  <w:vertAlign w:val="superscript"/>
                </w:rPr>
                <w:t>3</w:t>
              </w:r>
            </w:ins>
          </w:p>
        </w:tc>
        <w:tc>
          <w:tcPr>
            <w:tcW w:w="2520" w:type="dxa"/>
            <w:shd w:val="clear" w:color="auto" w:fill="D9D9D9"/>
            <w:vAlign w:val="center"/>
          </w:tcPr>
          <w:p w14:paraId="5F418F50" w14:textId="77777777" w:rsidR="00E03433" w:rsidRPr="007F2497" w:rsidRDefault="00E03433" w:rsidP="00E03433">
            <w:pPr>
              <w:tabs>
                <w:tab w:val="left" w:pos="6300"/>
              </w:tabs>
              <w:rPr>
                <w:ins w:id="575" w:author="Erin Urbank" w:date="2017-07-28T15:07:00Z"/>
                <w:sz w:val="16"/>
                <w:szCs w:val="16"/>
              </w:rPr>
            </w:pPr>
            <w:ins w:id="576" w:author="Erin Urbank" w:date="2017-07-28T15:07:00Z">
              <w:r w:rsidRPr="007F2497">
                <w:rPr>
                  <w:sz w:val="16"/>
                  <w:szCs w:val="16"/>
                </w:rPr>
                <w:t>cubic feet</w:t>
              </w:r>
            </w:ins>
          </w:p>
        </w:tc>
        <w:tc>
          <w:tcPr>
            <w:tcW w:w="2232" w:type="dxa"/>
            <w:shd w:val="clear" w:color="auto" w:fill="D9D9D9"/>
            <w:vAlign w:val="center"/>
          </w:tcPr>
          <w:p w14:paraId="7123DFC7" w14:textId="77777777" w:rsidR="00E03433" w:rsidRPr="007F2497" w:rsidRDefault="00E03433" w:rsidP="00E03433">
            <w:pPr>
              <w:tabs>
                <w:tab w:val="left" w:pos="6300"/>
              </w:tabs>
              <w:jc w:val="center"/>
              <w:rPr>
                <w:ins w:id="577" w:author="Erin Urbank" w:date="2017-07-28T15:07:00Z"/>
                <w:sz w:val="16"/>
                <w:szCs w:val="16"/>
              </w:rPr>
            </w:pPr>
            <w:ins w:id="578" w:author="Erin Urbank" w:date="2017-07-28T15:07:00Z">
              <w:r w:rsidRPr="007F2497">
                <w:rPr>
                  <w:sz w:val="16"/>
                  <w:szCs w:val="16"/>
                </w:rPr>
                <w:t>0.028</w:t>
              </w:r>
            </w:ins>
          </w:p>
        </w:tc>
        <w:tc>
          <w:tcPr>
            <w:tcW w:w="2520" w:type="dxa"/>
            <w:shd w:val="clear" w:color="auto" w:fill="D9D9D9"/>
            <w:vAlign w:val="center"/>
          </w:tcPr>
          <w:p w14:paraId="084CCED5" w14:textId="77777777" w:rsidR="00E03433" w:rsidRPr="007F2497" w:rsidRDefault="00E03433" w:rsidP="00E03433">
            <w:pPr>
              <w:tabs>
                <w:tab w:val="left" w:pos="6300"/>
              </w:tabs>
              <w:rPr>
                <w:ins w:id="579" w:author="Erin Urbank" w:date="2017-07-28T15:07:00Z"/>
                <w:sz w:val="16"/>
                <w:szCs w:val="16"/>
              </w:rPr>
            </w:pPr>
            <w:ins w:id="580" w:author="Erin Urbank" w:date="2017-07-28T15:07:00Z">
              <w:r w:rsidRPr="007F2497">
                <w:rPr>
                  <w:sz w:val="16"/>
                  <w:szCs w:val="16"/>
                </w:rPr>
                <w:t>cubic meters</w:t>
              </w:r>
            </w:ins>
          </w:p>
        </w:tc>
        <w:tc>
          <w:tcPr>
            <w:tcW w:w="1224" w:type="dxa"/>
            <w:shd w:val="clear" w:color="auto" w:fill="D9D9D9"/>
            <w:vAlign w:val="center"/>
          </w:tcPr>
          <w:p w14:paraId="05A76679" w14:textId="77777777" w:rsidR="00E03433" w:rsidRPr="007F2497" w:rsidRDefault="00E03433" w:rsidP="00E03433">
            <w:pPr>
              <w:tabs>
                <w:tab w:val="left" w:pos="6300"/>
              </w:tabs>
              <w:rPr>
                <w:ins w:id="581" w:author="Erin Urbank" w:date="2017-07-28T15:07:00Z"/>
                <w:sz w:val="16"/>
                <w:szCs w:val="16"/>
              </w:rPr>
            </w:pPr>
            <w:ins w:id="582" w:author="Erin Urbank" w:date="2017-07-28T15:07:00Z">
              <w:r w:rsidRPr="007F2497">
                <w:rPr>
                  <w:sz w:val="16"/>
                  <w:szCs w:val="16"/>
                </w:rPr>
                <w:t>m</w:t>
              </w:r>
              <w:r w:rsidRPr="007F2497">
                <w:rPr>
                  <w:sz w:val="16"/>
                  <w:szCs w:val="16"/>
                  <w:vertAlign w:val="superscript"/>
                </w:rPr>
                <w:t>3</w:t>
              </w:r>
            </w:ins>
          </w:p>
        </w:tc>
      </w:tr>
      <w:tr w:rsidR="00E03433" w:rsidRPr="007F2497" w14:paraId="26FED563" w14:textId="77777777" w:rsidTr="00056726">
        <w:trPr>
          <w:ins w:id="583" w:author="Erin Urbank" w:date="2017-07-28T15:07:00Z"/>
        </w:trPr>
        <w:tc>
          <w:tcPr>
            <w:tcW w:w="1224" w:type="dxa"/>
            <w:shd w:val="clear" w:color="auto" w:fill="D9D9D9"/>
            <w:vAlign w:val="center"/>
          </w:tcPr>
          <w:p w14:paraId="292A90D1" w14:textId="77777777" w:rsidR="00E03433" w:rsidRPr="007F2497" w:rsidRDefault="00E03433" w:rsidP="00E03433">
            <w:pPr>
              <w:tabs>
                <w:tab w:val="left" w:pos="6300"/>
              </w:tabs>
              <w:rPr>
                <w:ins w:id="584" w:author="Erin Urbank" w:date="2017-07-28T15:07:00Z"/>
                <w:sz w:val="16"/>
                <w:szCs w:val="16"/>
              </w:rPr>
            </w:pPr>
            <w:ins w:id="585" w:author="Erin Urbank" w:date="2017-07-28T15:07:00Z">
              <w:r w:rsidRPr="007F2497">
                <w:rPr>
                  <w:sz w:val="16"/>
                  <w:szCs w:val="16"/>
                </w:rPr>
                <w:t>yd</w:t>
              </w:r>
              <w:r w:rsidRPr="007F2497">
                <w:rPr>
                  <w:sz w:val="16"/>
                  <w:szCs w:val="16"/>
                  <w:vertAlign w:val="superscript"/>
                </w:rPr>
                <w:t>3</w:t>
              </w:r>
            </w:ins>
          </w:p>
        </w:tc>
        <w:tc>
          <w:tcPr>
            <w:tcW w:w="2520" w:type="dxa"/>
            <w:shd w:val="clear" w:color="auto" w:fill="D9D9D9"/>
            <w:vAlign w:val="center"/>
          </w:tcPr>
          <w:p w14:paraId="610274F2" w14:textId="77777777" w:rsidR="00E03433" w:rsidRPr="007F2497" w:rsidRDefault="00E03433" w:rsidP="00E03433">
            <w:pPr>
              <w:tabs>
                <w:tab w:val="left" w:pos="6300"/>
              </w:tabs>
              <w:rPr>
                <w:ins w:id="586" w:author="Erin Urbank" w:date="2017-07-28T15:07:00Z"/>
                <w:sz w:val="16"/>
                <w:szCs w:val="16"/>
              </w:rPr>
            </w:pPr>
            <w:ins w:id="587" w:author="Erin Urbank" w:date="2017-07-28T15:07:00Z">
              <w:r w:rsidRPr="007F2497">
                <w:rPr>
                  <w:sz w:val="16"/>
                  <w:szCs w:val="16"/>
                </w:rPr>
                <w:t>cubic yards</w:t>
              </w:r>
            </w:ins>
          </w:p>
        </w:tc>
        <w:tc>
          <w:tcPr>
            <w:tcW w:w="2232" w:type="dxa"/>
            <w:shd w:val="clear" w:color="auto" w:fill="D9D9D9"/>
            <w:vAlign w:val="center"/>
          </w:tcPr>
          <w:p w14:paraId="364D62A6" w14:textId="77777777" w:rsidR="00E03433" w:rsidRPr="007F2497" w:rsidRDefault="00E03433" w:rsidP="00E03433">
            <w:pPr>
              <w:tabs>
                <w:tab w:val="left" w:pos="6300"/>
              </w:tabs>
              <w:jc w:val="center"/>
              <w:rPr>
                <w:ins w:id="588" w:author="Erin Urbank" w:date="2017-07-28T15:07:00Z"/>
                <w:sz w:val="16"/>
                <w:szCs w:val="16"/>
              </w:rPr>
            </w:pPr>
            <w:ins w:id="589" w:author="Erin Urbank" w:date="2017-07-28T15:07:00Z">
              <w:r w:rsidRPr="007F2497">
                <w:rPr>
                  <w:sz w:val="16"/>
                  <w:szCs w:val="16"/>
                </w:rPr>
                <w:t>0.765</w:t>
              </w:r>
            </w:ins>
          </w:p>
        </w:tc>
        <w:tc>
          <w:tcPr>
            <w:tcW w:w="2520" w:type="dxa"/>
            <w:shd w:val="clear" w:color="auto" w:fill="D9D9D9"/>
            <w:vAlign w:val="center"/>
          </w:tcPr>
          <w:p w14:paraId="51CE4203" w14:textId="77777777" w:rsidR="00E03433" w:rsidRPr="007F2497" w:rsidRDefault="00E03433" w:rsidP="00E03433">
            <w:pPr>
              <w:tabs>
                <w:tab w:val="left" w:pos="6300"/>
              </w:tabs>
              <w:rPr>
                <w:ins w:id="590" w:author="Erin Urbank" w:date="2017-07-28T15:07:00Z"/>
                <w:sz w:val="16"/>
                <w:szCs w:val="16"/>
              </w:rPr>
            </w:pPr>
            <w:ins w:id="591" w:author="Erin Urbank" w:date="2017-07-28T15:07:00Z">
              <w:r w:rsidRPr="007F2497">
                <w:rPr>
                  <w:sz w:val="16"/>
                  <w:szCs w:val="16"/>
                </w:rPr>
                <w:t>cubic meters</w:t>
              </w:r>
            </w:ins>
          </w:p>
        </w:tc>
        <w:tc>
          <w:tcPr>
            <w:tcW w:w="1224" w:type="dxa"/>
            <w:shd w:val="clear" w:color="auto" w:fill="D9D9D9"/>
            <w:vAlign w:val="center"/>
          </w:tcPr>
          <w:p w14:paraId="70C74068" w14:textId="77777777" w:rsidR="00E03433" w:rsidRPr="007F2497" w:rsidRDefault="00E03433" w:rsidP="00E03433">
            <w:pPr>
              <w:tabs>
                <w:tab w:val="left" w:pos="6300"/>
              </w:tabs>
              <w:rPr>
                <w:ins w:id="592" w:author="Erin Urbank" w:date="2017-07-28T15:07:00Z"/>
                <w:sz w:val="16"/>
                <w:szCs w:val="16"/>
              </w:rPr>
            </w:pPr>
            <w:ins w:id="593" w:author="Erin Urbank" w:date="2017-07-28T15:07:00Z">
              <w:r w:rsidRPr="007F2497">
                <w:rPr>
                  <w:sz w:val="16"/>
                  <w:szCs w:val="16"/>
                </w:rPr>
                <w:t>m</w:t>
              </w:r>
              <w:r w:rsidRPr="007F2497">
                <w:rPr>
                  <w:sz w:val="16"/>
                  <w:szCs w:val="16"/>
                  <w:vertAlign w:val="superscript"/>
                </w:rPr>
                <w:t>3</w:t>
              </w:r>
            </w:ins>
          </w:p>
        </w:tc>
      </w:tr>
      <w:tr w:rsidR="00E03433" w:rsidRPr="007F2497" w14:paraId="38B92C7B" w14:textId="77777777" w:rsidTr="00056726">
        <w:trPr>
          <w:trHeight w:val="126"/>
          <w:ins w:id="594" w:author="Erin Urbank" w:date="2017-07-28T15:07:00Z"/>
        </w:trPr>
        <w:tc>
          <w:tcPr>
            <w:tcW w:w="9720" w:type="dxa"/>
            <w:gridSpan w:val="5"/>
            <w:shd w:val="clear" w:color="auto" w:fill="D9D9D9"/>
            <w:vAlign w:val="center"/>
          </w:tcPr>
          <w:p w14:paraId="194CF755" w14:textId="77777777" w:rsidR="00E03433" w:rsidRPr="007F2497" w:rsidRDefault="00E03433" w:rsidP="00E03433">
            <w:pPr>
              <w:numPr>
                <w:ilvl w:val="0"/>
                <w:numId w:val="29"/>
              </w:numPr>
              <w:tabs>
                <w:tab w:val="left" w:pos="6300"/>
              </w:tabs>
              <w:ind w:firstLine="720"/>
              <w:jc w:val="center"/>
              <w:rPr>
                <w:ins w:id="595" w:author="Erin Urbank" w:date="2017-07-28T15:07:00Z"/>
              </w:rPr>
            </w:pPr>
            <w:ins w:id="596" w:author="Erin Urbank" w:date="2017-07-28T15:07:00Z">
              <w:r w:rsidRPr="007F2497">
                <w:rPr>
                  <w:sz w:val="16"/>
                  <w:szCs w:val="16"/>
                </w:rPr>
                <w:t>NOTE:</w:t>
              </w:r>
              <w:r w:rsidRPr="007F2497">
                <w:rPr>
                  <w:b/>
                  <w:sz w:val="16"/>
                  <w:szCs w:val="16"/>
                </w:rPr>
                <w:t xml:space="preserve"> </w:t>
              </w:r>
              <w:r w:rsidRPr="007F2497">
                <w:rPr>
                  <w:sz w:val="16"/>
                  <w:szCs w:val="16"/>
                </w:rPr>
                <w:t>volumes greater than 1,000 L shall be shown in m</w:t>
              </w:r>
              <w:r w:rsidRPr="007F2497">
                <w:rPr>
                  <w:sz w:val="16"/>
                  <w:szCs w:val="16"/>
                  <w:vertAlign w:val="superscript"/>
                </w:rPr>
                <w:t>3</w:t>
              </w:r>
            </w:ins>
          </w:p>
        </w:tc>
      </w:tr>
      <w:tr w:rsidR="00E03433" w:rsidRPr="007F2497" w14:paraId="2A3EFAAF" w14:textId="77777777" w:rsidTr="00056726">
        <w:trPr>
          <w:ins w:id="597" w:author="Erin Urbank" w:date="2017-07-28T15:07:00Z"/>
        </w:trPr>
        <w:tc>
          <w:tcPr>
            <w:tcW w:w="9720" w:type="dxa"/>
            <w:gridSpan w:val="5"/>
            <w:shd w:val="clear" w:color="auto" w:fill="F2F2F2"/>
            <w:vAlign w:val="center"/>
          </w:tcPr>
          <w:p w14:paraId="32EC31CB" w14:textId="77777777" w:rsidR="00E03433" w:rsidRPr="007F2497" w:rsidRDefault="00E03433" w:rsidP="00E03433">
            <w:pPr>
              <w:tabs>
                <w:tab w:val="left" w:pos="6300"/>
              </w:tabs>
              <w:jc w:val="center"/>
              <w:rPr>
                <w:ins w:id="598" w:author="Erin Urbank" w:date="2017-07-28T15:07:00Z"/>
                <w:b/>
                <w:bCs/>
                <w:sz w:val="20"/>
                <w:szCs w:val="20"/>
              </w:rPr>
            </w:pPr>
            <w:ins w:id="599" w:author="Erin Urbank" w:date="2017-07-28T15:07:00Z">
              <w:r w:rsidRPr="007F2497">
                <w:rPr>
                  <w:b/>
                  <w:bCs/>
                  <w:sz w:val="20"/>
                  <w:szCs w:val="20"/>
                </w:rPr>
                <w:t>MASS</w:t>
              </w:r>
            </w:ins>
          </w:p>
        </w:tc>
      </w:tr>
      <w:tr w:rsidR="00E03433" w:rsidRPr="007F2497" w14:paraId="4A6EB183" w14:textId="77777777" w:rsidTr="00056726">
        <w:trPr>
          <w:ins w:id="600" w:author="Erin Urbank" w:date="2017-07-28T15:07:00Z"/>
        </w:trPr>
        <w:tc>
          <w:tcPr>
            <w:tcW w:w="1224" w:type="dxa"/>
            <w:shd w:val="clear" w:color="auto" w:fill="F2F2F2"/>
            <w:vAlign w:val="center"/>
          </w:tcPr>
          <w:p w14:paraId="4D23DF6B" w14:textId="77777777" w:rsidR="00E03433" w:rsidRPr="007F2497" w:rsidRDefault="00E03433" w:rsidP="00E03433">
            <w:pPr>
              <w:tabs>
                <w:tab w:val="left" w:pos="6300"/>
              </w:tabs>
              <w:rPr>
                <w:ins w:id="601" w:author="Erin Urbank" w:date="2017-07-28T15:07:00Z"/>
                <w:sz w:val="16"/>
                <w:szCs w:val="16"/>
              </w:rPr>
            </w:pPr>
            <w:ins w:id="602" w:author="Erin Urbank" w:date="2017-07-28T15:07:00Z">
              <w:r w:rsidRPr="007F2497">
                <w:rPr>
                  <w:sz w:val="16"/>
                  <w:szCs w:val="16"/>
                </w:rPr>
                <w:t>oz</w:t>
              </w:r>
            </w:ins>
          </w:p>
        </w:tc>
        <w:tc>
          <w:tcPr>
            <w:tcW w:w="2520" w:type="dxa"/>
            <w:shd w:val="clear" w:color="auto" w:fill="F2F2F2"/>
            <w:vAlign w:val="center"/>
          </w:tcPr>
          <w:p w14:paraId="743EEF86" w14:textId="77777777" w:rsidR="00E03433" w:rsidRPr="007F2497" w:rsidRDefault="00E03433" w:rsidP="00E03433">
            <w:pPr>
              <w:tabs>
                <w:tab w:val="left" w:pos="6300"/>
              </w:tabs>
              <w:rPr>
                <w:ins w:id="603" w:author="Erin Urbank" w:date="2017-07-28T15:07:00Z"/>
                <w:sz w:val="16"/>
                <w:szCs w:val="16"/>
              </w:rPr>
            </w:pPr>
            <w:ins w:id="604" w:author="Erin Urbank" w:date="2017-07-28T15:07:00Z">
              <w:r w:rsidRPr="007F2497">
                <w:rPr>
                  <w:sz w:val="16"/>
                  <w:szCs w:val="16"/>
                </w:rPr>
                <w:t>ounces</w:t>
              </w:r>
            </w:ins>
          </w:p>
        </w:tc>
        <w:tc>
          <w:tcPr>
            <w:tcW w:w="2232" w:type="dxa"/>
            <w:shd w:val="clear" w:color="auto" w:fill="F2F2F2"/>
            <w:vAlign w:val="center"/>
          </w:tcPr>
          <w:p w14:paraId="2D77D7D9" w14:textId="77777777" w:rsidR="00E03433" w:rsidRPr="007F2497" w:rsidRDefault="00E03433" w:rsidP="00E03433">
            <w:pPr>
              <w:tabs>
                <w:tab w:val="left" w:pos="6300"/>
              </w:tabs>
              <w:jc w:val="center"/>
              <w:rPr>
                <w:ins w:id="605" w:author="Erin Urbank" w:date="2017-07-28T15:07:00Z"/>
                <w:sz w:val="16"/>
                <w:szCs w:val="16"/>
              </w:rPr>
            </w:pPr>
            <w:ins w:id="606" w:author="Erin Urbank" w:date="2017-07-28T15:07:00Z">
              <w:r w:rsidRPr="007F2497">
                <w:rPr>
                  <w:sz w:val="16"/>
                  <w:szCs w:val="16"/>
                </w:rPr>
                <w:t>28.35</w:t>
              </w:r>
            </w:ins>
          </w:p>
        </w:tc>
        <w:tc>
          <w:tcPr>
            <w:tcW w:w="2520" w:type="dxa"/>
            <w:shd w:val="clear" w:color="auto" w:fill="F2F2F2"/>
            <w:vAlign w:val="center"/>
          </w:tcPr>
          <w:p w14:paraId="69A07686" w14:textId="77777777" w:rsidR="00E03433" w:rsidRPr="007F2497" w:rsidRDefault="00E03433" w:rsidP="00E03433">
            <w:pPr>
              <w:tabs>
                <w:tab w:val="left" w:pos="6300"/>
              </w:tabs>
              <w:rPr>
                <w:ins w:id="607" w:author="Erin Urbank" w:date="2017-07-28T15:07:00Z"/>
                <w:sz w:val="16"/>
                <w:szCs w:val="16"/>
              </w:rPr>
            </w:pPr>
            <w:ins w:id="608" w:author="Erin Urbank" w:date="2017-07-28T15:07:00Z">
              <w:r w:rsidRPr="007F2497">
                <w:rPr>
                  <w:sz w:val="16"/>
                  <w:szCs w:val="16"/>
                </w:rPr>
                <w:t>grams </w:t>
              </w:r>
            </w:ins>
          </w:p>
        </w:tc>
        <w:tc>
          <w:tcPr>
            <w:tcW w:w="1224" w:type="dxa"/>
            <w:shd w:val="clear" w:color="auto" w:fill="F2F2F2"/>
            <w:vAlign w:val="center"/>
          </w:tcPr>
          <w:p w14:paraId="4BEFD296" w14:textId="77777777" w:rsidR="00E03433" w:rsidRPr="007F2497" w:rsidRDefault="00E03433" w:rsidP="00E03433">
            <w:pPr>
              <w:tabs>
                <w:tab w:val="left" w:pos="6300"/>
              </w:tabs>
              <w:rPr>
                <w:ins w:id="609" w:author="Erin Urbank" w:date="2017-07-28T15:07:00Z"/>
                <w:sz w:val="16"/>
                <w:szCs w:val="16"/>
              </w:rPr>
            </w:pPr>
            <w:ins w:id="610" w:author="Erin Urbank" w:date="2017-07-28T15:07:00Z">
              <w:r w:rsidRPr="007F2497">
                <w:rPr>
                  <w:sz w:val="16"/>
                  <w:szCs w:val="16"/>
                </w:rPr>
                <w:t>g</w:t>
              </w:r>
            </w:ins>
          </w:p>
        </w:tc>
      </w:tr>
      <w:tr w:rsidR="00E03433" w:rsidRPr="007F2497" w14:paraId="67A12E75" w14:textId="77777777" w:rsidTr="00056726">
        <w:trPr>
          <w:ins w:id="611" w:author="Erin Urbank" w:date="2017-07-28T15:07:00Z"/>
        </w:trPr>
        <w:tc>
          <w:tcPr>
            <w:tcW w:w="1224" w:type="dxa"/>
            <w:shd w:val="clear" w:color="auto" w:fill="F2F2F2"/>
            <w:vAlign w:val="center"/>
          </w:tcPr>
          <w:p w14:paraId="139CD372" w14:textId="77777777" w:rsidR="00E03433" w:rsidRPr="007F2497" w:rsidRDefault="00E03433" w:rsidP="00E03433">
            <w:pPr>
              <w:tabs>
                <w:tab w:val="left" w:pos="6300"/>
              </w:tabs>
              <w:rPr>
                <w:ins w:id="612" w:author="Erin Urbank" w:date="2017-07-28T15:07:00Z"/>
                <w:sz w:val="16"/>
                <w:szCs w:val="16"/>
              </w:rPr>
            </w:pPr>
            <w:ins w:id="613" w:author="Erin Urbank" w:date="2017-07-28T15:07:00Z">
              <w:r w:rsidRPr="007F2497">
                <w:rPr>
                  <w:sz w:val="16"/>
                  <w:szCs w:val="16"/>
                </w:rPr>
                <w:t>lb</w:t>
              </w:r>
            </w:ins>
          </w:p>
        </w:tc>
        <w:tc>
          <w:tcPr>
            <w:tcW w:w="2520" w:type="dxa"/>
            <w:shd w:val="clear" w:color="auto" w:fill="F2F2F2"/>
            <w:vAlign w:val="center"/>
          </w:tcPr>
          <w:p w14:paraId="026882A0" w14:textId="77777777" w:rsidR="00E03433" w:rsidRPr="007F2497" w:rsidRDefault="00E03433" w:rsidP="00E03433">
            <w:pPr>
              <w:tabs>
                <w:tab w:val="left" w:pos="6300"/>
              </w:tabs>
              <w:rPr>
                <w:ins w:id="614" w:author="Erin Urbank" w:date="2017-07-28T15:07:00Z"/>
                <w:sz w:val="16"/>
                <w:szCs w:val="16"/>
              </w:rPr>
            </w:pPr>
            <w:ins w:id="615" w:author="Erin Urbank" w:date="2017-07-28T15:07:00Z">
              <w:r w:rsidRPr="007F2497">
                <w:rPr>
                  <w:sz w:val="16"/>
                  <w:szCs w:val="16"/>
                </w:rPr>
                <w:t>pounds</w:t>
              </w:r>
            </w:ins>
          </w:p>
        </w:tc>
        <w:tc>
          <w:tcPr>
            <w:tcW w:w="2232" w:type="dxa"/>
            <w:shd w:val="clear" w:color="auto" w:fill="F2F2F2"/>
            <w:vAlign w:val="center"/>
          </w:tcPr>
          <w:p w14:paraId="7E67EF2A" w14:textId="77777777" w:rsidR="00E03433" w:rsidRPr="007F2497" w:rsidRDefault="00E03433" w:rsidP="00E03433">
            <w:pPr>
              <w:tabs>
                <w:tab w:val="left" w:pos="6300"/>
              </w:tabs>
              <w:jc w:val="center"/>
              <w:rPr>
                <w:ins w:id="616" w:author="Erin Urbank" w:date="2017-07-28T15:07:00Z"/>
                <w:sz w:val="16"/>
                <w:szCs w:val="16"/>
              </w:rPr>
            </w:pPr>
            <w:ins w:id="617" w:author="Erin Urbank" w:date="2017-07-28T15:07:00Z">
              <w:r w:rsidRPr="007F2497">
                <w:rPr>
                  <w:sz w:val="16"/>
                  <w:szCs w:val="16"/>
                </w:rPr>
                <w:t>0.454</w:t>
              </w:r>
            </w:ins>
          </w:p>
        </w:tc>
        <w:tc>
          <w:tcPr>
            <w:tcW w:w="2520" w:type="dxa"/>
            <w:shd w:val="clear" w:color="auto" w:fill="F2F2F2"/>
            <w:vAlign w:val="center"/>
          </w:tcPr>
          <w:p w14:paraId="744F238E" w14:textId="77777777" w:rsidR="00E03433" w:rsidRPr="007F2497" w:rsidRDefault="00E03433" w:rsidP="00E03433">
            <w:pPr>
              <w:tabs>
                <w:tab w:val="left" w:pos="6300"/>
              </w:tabs>
              <w:rPr>
                <w:ins w:id="618" w:author="Erin Urbank" w:date="2017-07-28T15:07:00Z"/>
                <w:sz w:val="16"/>
                <w:szCs w:val="16"/>
              </w:rPr>
            </w:pPr>
            <w:ins w:id="619" w:author="Erin Urbank" w:date="2017-07-28T15:07:00Z">
              <w:r w:rsidRPr="007F2497">
                <w:rPr>
                  <w:sz w:val="16"/>
                  <w:szCs w:val="16"/>
                </w:rPr>
                <w:t>kilograms</w:t>
              </w:r>
            </w:ins>
          </w:p>
        </w:tc>
        <w:tc>
          <w:tcPr>
            <w:tcW w:w="1224" w:type="dxa"/>
            <w:shd w:val="clear" w:color="auto" w:fill="F2F2F2"/>
            <w:vAlign w:val="center"/>
          </w:tcPr>
          <w:p w14:paraId="1B13F4C0" w14:textId="77777777" w:rsidR="00E03433" w:rsidRPr="007F2497" w:rsidRDefault="00E03433" w:rsidP="00E03433">
            <w:pPr>
              <w:tabs>
                <w:tab w:val="left" w:pos="6300"/>
              </w:tabs>
              <w:rPr>
                <w:ins w:id="620" w:author="Erin Urbank" w:date="2017-07-28T15:07:00Z"/>
                <w:sz w:val="16"/>
                <w:szCs w:val="16"/>
              </w:rPr>
            </w:pPr>
            <w:ins w:id="621" w:author="Erin Urbank" w:date="2017-07-28T15:07:00Z">
              <w:r w:rsidRPr="007F2497">
                <w:rPr>
                  <w:sz w:val="16"/>
                  <w:szCs w:val="16"/>
                </w:rPr>
                <w:t>kg</w:t>
              </w:r>
            </w:ins>
          </w:p>
        </w:tc>
      </w:tr>
      <w:tr w:rsidR="00E03433" w:rsidRPr="007F2497" w14:paraId="2E14B1E6" w14:textId="77777777" w:rsidTr="00056726">
        <w:trPr>
          <w:ins w:id="622" w:author="Erin Urbank" w:date="2017-07-28T15:07:00Z"/>
        </w:trPr>
        <w:tc>
          <w:tcPr>
            <w:tcW w:w="1224" w:type="dxa"/>
            <w:shd w:val="clear" w:color="auto" w:fill="F2F2F2"/>
            <w:vAlign w:val="center"/>
          </w:tcPr>
          <w:p w14:paraId="2D802E00" w14:textId="77777777" w:rsidR="00E03433" w:rsidRPr="007F2497" w:rsidRDefault="00E03433" w:rsidP="00E03433">
            <w:pPr>
              <w:tabs>
                <w:tab w:val="left" w:pos="6300"/>
              </w:tabs>
              <w:rPr>
                <w:ins w:id="623" w:author="Erin Urbank" w:date="2017-07-28T15:07:00Z"/>
                <w:sz w:val="16"/>
                <w:szCs w:val="16"/>
              </w:rPr>
            </w:pPr>
            <w:ins w:id="624" w:author="Erin Urbank" w:date="2017-07-28T15:07:00Z">
              <w:r w:rsidRPr="007F2497">
                <w:rPr>
                  <w:sz w:val="16"/>
                  <w:szCs w:val="16"/>
                </w:rPr>
                <w:t>T</w:t>
              </w:r>
            </w:ins>
          </w:p>
        </w:tc>
        <w:tc>
          <w:tcPr>
            <w:tcW w:w="2520" w:type="dxa"/>
            <w:shd w:val="clear" w:color="auto" w:fill="F2F2F2"/>
            <w:vAlign w:val="center"/>
          </w:tcPr>
          <w:p w14:paraId="29717444" w14:textId="77777777" w:rsidR="00E03433" w:rsidRPr="007F2497" w:rsidRDefault="00E03433" w:rsidP="00E03433">
            <w:pPr>
              <w:tabs>
                <w:tab w:val="left" w:pos="6300"/>
              </w:tabs>
              <w:rPr>
                <w:ins w:id="625" w:author="Erin Urbank" w:date="2017-07-28T15:07:00Z"/>
                <w:sz w:val="16"/>
                <w:szCs w:val="16"/>
              </w:rPr>
            </w:pPr>
            <w:ins w:id="626" w:author="Erin Urbank" w:date="2017-07-28T15:07:00Z">
              <w:r w:rsidRPr="007F2497">
                <w:rPr>
                  <w:sz w:val="16"/>
                  <w:szCs w:val="16"/>
                </w:rPr>
                <w:t>short ton (2,000 lb)</w:t>
              </w:r>
            </w:ins>
          </w:p>
        </w:tc>
        <w:tc>
          <w:tcPr>
            <w:tcW w:w="2232" w:type="dxa"/>
            <w:shd w:val="clear" w:color="auto" w:fill="F2F2F2"/>
            <w:vAlign w:val="center"/>
          </w:tcPr>
          <w:p w14:paraId="00862C60" w14:textId="77777777" w:rsidR="00E03433" w:rsidRPr="007F2497" w:rsidRDefault="00E03433" w:rsidP="00E03433">
            <w:pPr>
              <w:tabs>
                <w:tab w:val="left" w:pos="6300"/>
              </w:tabs>
              <w:jc w:val="center"/>
              <w:rPr>
                <w:ins w:id="627" w:author="Erin Urbank" w:date="2017-07-28T15:07:00Z"/>
                <w:sz w:val="16"/>
                <w:szCs w:val="16"/>
              </w:rPr>
            </w:pPr>
            <w:ins w:id="628" w:author="Erin Urbank" w:date="2017-07-28T15:07:00Z">
              <w:r w:rsidRPr="007F2497">
                <w:rPr>
                  <w:sz w:val="16"/>
                  <w:szCs w:val="16"/>
                </w:rPr>
                <w:t>0.907</w:t>
              </w:r>
            </w:ins>
          </w:p>
        </w:tc>
        <w:tc>
          <w:tcPr>
            <w:tcW w:w="2520" w:type="dxa"/>
            <w:shd w:val="clear" w:color="auto" w:fill="F2F2F2"/>
            <w:vAlign w:val="center"/>
          </w:tcPr>
          <w:p w14:paraId="3660FFEB" w14:textId="77777777" w:rsidR="00E03433" w:rsidRPr="007F2497" w:rsidRDefault="00E03433" w:rsidP="00E03433">
            <w:pPr>
              <w:tabs>
                <w:tab w:val="left" w:pos="6300"/>
              </w:tabs>
              <w:rPr>
                <w:ins w:id="629" w:author="Erin Urbank" w:date="2017-07-28T15:07:00Z"/>
                <w:sz w:val="16"/>
                <w:szCs w:val="16"/>
              </w:rPr>
            </w:pPr>
            <w:ins w:id="630" w:author="Erin Urbank" w:date="2017-07-28T15:07:00Z">
              <w:r w:rsidRPr="007F2497">
                <w:rPr>
                  <w:sz w:val="16"/>
                  <w:szCs w:val="16"/>
                </w:rPr>
                <w:t>megagrams (or “metric ton”)</w:t>
              </w:r>
            </w:ins>
          </w:p>
        </w:tc>
        <w:tc>
          <w:tcPr>
            <w:tcW w:w="1224" w:type="dxa"/>
            <w:shd w:val="clear" w:color="auto" w:fill="F2F2F2"/>
            <w:vAlign w:val="center"/>
          </w:tcPr>
          <w:p w14:paraId="4246B82F" w14:textId="77777777" w:rsidR="00E03433" w:rsidRPr="007F2497" w:rsidRDefault="00E03433" w:rsidP="00E03433">
            <w:pPr>
              <w:tabs>
                <w:tab w:val="left" w:pos="6300"/>
              </w:tabs>
              <w:rPr>
                <w:ins w:id="631" w:author="Erin Urbank" w:date="2017-07-28T15:07:00Z"/>
                <w:sz w:val="16"/>
                <w:szCs w:val="16"/>
              </w:rPr>
            </w:pPr>
            <w:ins w:id="632" w:author="Erin Urbank" w:date="2017-07-28T15:07:00Z">
              <w:r w:rsidRPr="007F2497">
                <w:rPr>
                  <w:sz w:val="16"/>
                  <w:szCs w:val="16"/>
                </w:rPr>
                <w:t>Mg (or "t") </w:t>
              </w:r>
            </w:ins>
          </w:p>
        </w:tc>
      </w:tr>
      <w:tr w:rsidR="00E03433" w:rsidRPr="007F2497" w14:paraId="05BCD4AD" w14:textId="77777777" w:rsidTr="00056726">
        <w:trPr>
          <w:ins w:id="633" w:author="Erin Urbank" w:date="2017-07-28T15:07:00Z"/>
        </w:trPr>
        <w:tc>
          <w:tcPr>
            <w:tcW w:w="9720" w:type="dxa"/>
            <w:gridSpan w:val="5"/>
            <w:shd w:val="clear" w:color="auto" w:fill="D9D9D9"/>
            <w:vAlign w:val="center"/>
          </w:tcPr>
          <w:p w14:paraId="6AF9A1B0" w14:textId="77777777" w:rsidR="00E03433" w:rsidRPr="007F2497" w:rsidRDefault="00E03433" w:rsidP="00E03433">
            <w:pPr>
              <w:tabs>
                <w:tab w:val="left" w:pos="6300"/>
              </w:tabs>
              <w:jc w:val="center"/>
              <w:rPr>
                <w:ins w:id="634" w:author="Erin Urbank" w:date="2017-07-28T15:07:00Z"/>
                <w:b/>
                <w:bCs/>
                <w:sz w:val="20"/>
                <w:szCs w:val="20"/>
              </w:rPr>
            </w:pPr>
            <w:ins w:id="635" w:author="Erin Urbank" w:date="2017-07-28T15:07:00Z">
              <w:r w:rsidRPr="007F2497">
                <w:rPr>
                  <w:b/>
                  <w:bCs/>
                  <w:sz w:val="20"/>
                  <w:szCs w:val="20"/>
                </w:rPr>
                <w:t>TEMPERATURE (exact degrees)</w:t>
              </w:r>
            </w:ins>
          </w:p>
        </w:tc>
      </w:tr>
      <w:tr w:rsidR="00E03433" w:rsidRPr="007F2497" w14:paraId="44ED793A" w14:textId="77777777" w:rsidTr="00056726">
        <w:trPr>
          <w:ins w:id="636" w:author="Erin Urbank" w:date="2017-07-28T15:07:00Z"/>
        </w:trPr>
        <w:tc>
          <w:tcPr>
            <w:tcW w:w="1224" w:type="dxa"/>
            <w:shd w:val="clear" w:color="auto" w:fill="D9D9D9"/>
            <w:vAlign w:val="center"/>
          </w:tcPr>
          <w:p w14:paraId="3837AE84" w14:textId="77777777" w:rsidR="00E03433" w:rsidRPr="007F2497" w:rsidRDefault="00E03433" w:rsidP="00E03433">
            <w:pPr>
              <w:tabs>
                <w:tab w:val="left" w:pos="6300"/>
              </w:tabs>
              <w:rPr>
                <w:ins w:id="637" w:author="Erin Urbank" w:date="2017-07-28T15:07:00Z"/>
                <w:sz w:val="16"/>
                <w:szCs w:val="16"/>
              </w:rPr>
            </w:pPr>
            <w:ins w:id="638" w:author="Erin Urbank" w:date="2017-07-28T15:07:00Z">
              <w:r w:rsidRPr="007F2497">
                <w:rPr>
                  <w:sz w:val="16"/>
                  <w:szCs w:val="16"/>
                </w:rPr>
                <w:t>°F </w:t>
              </w:r>
            </w:ins>
          </w:p>
        </w:tc>
        <w:tc>
          <w:tcPr>
            <w:tcW w:w="2520" w:type="dxa"/>
            <w:shd w:val="clear" w:color="auto" w:fill="D9D9D9"/>
            <w:vAlign w:val="center"/>
          </w:tcPr>
          <w:p w14:paraId="4B2EC43C" w14:textId="77777777" w:rsidR="00E03433" w:rsidRPr="007F2497" w:rsidRDefault="00E03433" w:rsidP="00E03433">
            <w:pPr>
              <w:tabs>
                <w:tab w:val="left" w:pos="6300"/>
              </w:tabs>
              <w:rPr>
                <w:ins w:id="639" w:author="Erin Urbank" w:date="2017-07-28T15:07:00Z"/>
                <w:sz w:val="16"/>
                <w:szCs w:val="16"/>
              </w:rPr>
            </w:pPr>
            <w:ins w:id="640" w:author="Erin Urbank" w:date="2017-07-28T15:07:00Z">
              <w:r w:rsidRPr="007F2497">
                <w:rPr>
                  <w:sz w:val="16"/>
                  <w:szCs w:val="16"/>
                </w:rPr>
                <w:t>Fahrenheit </w:t>
              </w:r>
            </w:ins>
          </w:p>
        </w:tc>
        <w:tc>
          <w:tcPr>
            <w:tcW w:w="2232" w:type="dxa"/>
            <w:shd w:val="clear" w:color="auto" w:fill="D9D9D9"/>
            <w:vAlign w:val="center"/>
          </w:tcPr>
          <w:p w14:paraId="5C2B1A2C" w14:textId="77777777" w:rsidR="00E03433" w:rsidRPr="007F2497" w:rsidRDefault="00E03433" w:rsidP="00E03433">
            <w:pPr>
              <w:tabs>
                <w:tab w:val="left" w:pos="6300"/>
              </w:tabs>
              <w:jc w:val="center"/>
              <w:rPr>
                <w:ins w:id="641" w:author="Erin Urbank" w:date="2017-07-28T15:07:00Z"/>
                <w:sz w:val="16"/>
                <w:szCs w:val="16"/>
              </w:rPr>
            </w:pPr>
            <w:ins w:id="642" w:author="Erin Urbank" w:date="2017-07-28T15:07:00Z">
              <w:r w:rsidRPr="007F2497">
                <w:rPr>
                  <w:sz w:val="16"/>
                  <w:szCs w:val="16"/>
                </w:rPr>
                <w:t>5(F-32)/9</w:t>
              </w:r>
            </w:ins>
          </w:p>
          <w:p w14:paraId="7C97E4CB" w14:textId="77777777" w:rsidR="00E03433" w:rsidRPr="007F2497" w:rsidRDefault="00E03433" w:rsidP="00E03433">
            <w:pPr>
              <w:tabs>
                <w:tab w:val="left" w:pos="6300"/>
              </w:tabs>
              <w:jc w:val="center"/>
              <w:rPr>
                <w:ins w:id="643" w:author="Erin Urbank" w:date="2017-07-28T15:07:00Z"/>
                <w:sz w:val="16"/>
                <w:szCs w:val="16"/>
              </w:rPr>
            </w:pPr>
            <w:ins w:id="644" w:author="Erin Urbank" w:date="2017-07-28T15:07:00Z">
              <w:r w:rsidRPr="007F2497">
                <w:rPr>
                  <w:sz w:val="16"/>
                  <w:szCs w:val="16"/>
                </w:rPr>
                <w:t>or (F-32)/1.8</w:t>
              </w:r>
            </w:ins>
          </w:p>
        </w:tc>
        <w:tc>
          <w:tcPr>
            <w:tcW w:w="2520" w:type="dxa"/>
            <w:shd w:val="clear" w:color="auto" w:fill="D9D9D9"/>
            <w:vAlign w:val="center"/>
          </w:tcPr>
          <w:p w14:paraId="6A3145A4" w14:textId="77777777" w:rsidR="00E03433" w:rsidRPr="007F2497" w:rsidRDefault="00E03433" w:rsidP="00E03433">
            <w:pPr>
              <w:tabs>
                <w:tab w:val="left" w:pos="6300"/>
              </w:tabs>
              <w:rPr>
                <w:ins w:id="645" w:author="Erin Urbank" w:date="2017-07-28T15:07:00Z"/>
                <w:sz w:val="16"/>
                <w:szCs w:val="16"/>
              </w:rPr>
            </w:pPr>
            <w:ins w:id="646" w:author="Erin Urbank" w:date="2017-07-28T15:07:00Z">
              <w:r w:rsidRPr="007F2497">
                <w:rPr>
                  <w:sz w:val="16"/>
                  <w:szCs w:val="16"/>
                </w:rPr>
                <w:t>Celsius </w:t>
              </w:r>
            </w:ins>
          </w:p>
        </w:tc>
        <w:tc>
          <w:tcPr>
            <w:tcW w:w="1224" w:type="dxa"/>
            <w:shd w:val="clear" w:color="auto" w:fill="D9D9D9"/>
            <w:vAlign w:val="center"/>
          </w:tcPr>
          <w:p w14:paraId="7F499531" w14:textId="77777777" w:rsidR="00E03433" w:rsidRPr="007F2497" w:rsidRDefault="00E03433" w:rsidP="00E03433">
            <w:pPr>
              <w:tabs>
                <w:tab w:val="left" w:pos="6300"/>
              </w:tabs>
              <w:rPr>
                <w:ins w:id="647" w:author="Erin Urbank" w:date="2017-07-28T15:07:00Z"/>
                <w:sz w:val="16"/>
                <w:szCs w:val="16"/>
              </w:rPr>
            </w:pPr>
            <w:ins w:id="648" w:author="Erin Urbank" w:date="2017-07-28T15:07:00Z">
              <w:r w:rsidRPr="007F2497">
                <w:rPr>
                  <w:sz w:val="16"/>
                  <w:szCs w:val="16"/>
                </w:rPr>
                <w:t>°C </w:t>
              </w:r>
            </w:ins>
          </w:p>
        </w:tc>
      </w:tr>
      <w:tr w:rsidR="00E03433" w:rsidRPr="007F2497" w14:paraId="5E364912" w14:textId="77777777" w:rsidTr="00056726">
        <w:trPr>
          <w:ins w:id="649" w:author="Erin Urbank" w:date="2017-07-28T15:07:00Z"/>
        </w:trPr>
        <w:tc>
          <w:tcPr>
            <w:tcW w:w="9720" w:type="dxa"/>
            <w:gridSpan w:val="5"/>
            <w:shd w:val="clear" w:color="auto" w:fill="F2F2F2"/>
            <w:vAlign w:val="center"/>
          </w:tcPr>
          <w:p w14:paraId="65508CCC" w14:textId="77777777" w:rsidR="00E03433" w:rsidRPr="007F2497" w:rsidRDefault="00E03433" w:rsidP="00E03433">
            <w:pPr>
              <w:tabs>
                <w:tab w:val="left" w:pos="6300"/>
              </w:tabs>
              <w:jc w:val="center"/>
              <w:rPr>
                <w:ins w:id="650" w:author="Erin Urbank" w:date="2017-07-28T15:07:00Z"/>
                <w:b/>
                <w:bCs/>
                <w:sz w:val="20"/>
                <w:szCs w:val="20"/>
              </w:rPr>
            </w:pPr>
            <w:ins w:id="651" w:author="Erin Urbank" w:date="2017-07-28T15:07:00Z">
              <w:r w:rsidRPr="007F2497">
                <w:rPr>
                  <w:b/>
                  <w:bCs/>
                  <w:sz w:val="20"/>
                  <w:szCs w:val="20"/>
                </w:rPr>
                <w:t>ILLUMINATION</w:t>
              </w:r>
            </w:ins>
          </w:p>
        </w:tc>
      </w:tr>
      <w:tr w:rsidR="00E03433" w:rsidRPr="007F2497" w14:paraId="35118109" w14:textId="77777777" w:rsidTr="00056726">
        <w:trPr>
          <w:ins w:id="652" w:author="Erin Urbank" w:date="2017-07-28T15:07:00Z"/>
        </w:trPr>
        <w:tc>
          <w:tcPr>
            <w:tcW w:w="1224" w:type="dxa"/>
            <w:shd w:val="clear" w:color="auto" w:fill="F2F2F2"/>
            <w:vAlign w:val="center"/>
          </w:tcPr>
          <w:p w14:paraId="639E2502" w14:textId="77777777" w:rsidR="00E03433" w:rsidRPr="007F2497" w:rsidRDefault="00E03433" w:rsidP="00E03433">
            <w:pPr>
              <w:tabs>
                <w:tab w:val="left" w:pos="6300"/>
              </w:tabs>
              <w:rPr>
                <w:ins w:id="653" w:author="Erin Urbank" w:date="2017-07-28T15:07:00Z"/>
                <w:sz w:val="16"/>
                <w:szCs w:val="16"/>
              </w:rPr>
            </w:pPr>
            <w:ins w:id="654" w:author="Erin Urbank" w:date="2017-07-28T15:07:00Z">
              <w:r w:rsidRPr="007F2497">
                <w:rPr>
                  <w:sz w:val="16"/>
                  <w:szCs w:val="16"/>
                </w:rPr>
                <w:t>fc</w:t>
              </w:r>
            </w:ins>
          </w:p>
        </w:tc>
        <w:tc>
          <w:tcPr>
            <w:tcW w:w="2520" w:type="dxa"/>
            <w:shd w:val="clear" w:color="auto" w:fill="F2F2F2"/>
            <w:vAlign w:val="center"/>
          </w:tcPr>
          <w:p w14:paraId="44FEA607" w14:textId="77777777" w:rsidR="00E03433" w:rsidRPr="007F2497" w:rsidRDefault="00E03433" w:rsidP="00E03433">
            <w:pPr>
              <w:tabs>
                <w:tab w:val="left" w:pos="6300"/>
              </w:tabs>
              <w:rPr>
                <w:ins w:id="655" w:author="Erin Urbank" w:date="2017-07-28T15:07:00Z"/>
                <w:sz w:val="16"/>
                <w:szCs w:val="16"/>
              </w:rPr>
            </w:pPr>
            <w:ins w:id="656" w:author="Erin Urbank" w:date="2017-07-28T15:07:00Z">
              <w:r w:rsidRPr="007F2497">
                <w:rPr>
                  <w:sz w:val="16"/>
                  <w:szCs w:val="16"/>
                </w:rPr>
                <w:t>foot-candles </w:t>
              </w:r>
            </w:ins>
          </w:p>
        </w:tc>
        <w:tc>
          <w:tcPr>
            <w:tcW w:w="2232" w:type="dxa"/>
            <w:shd w:val="clear" w:color="auto" w:fill="F2F2F2"/>
            <w:vAlign w:val="center"/>
          </w:tcPr>
          <w:p w14:paraId="78342E62" w14:textId="77777777" w:rsidR="00E03433" w:rsidRPr="007F2497" w:rsidRDefault="00E03433" w:rsidP="00E03433">
            <w:pPr>
              <w:tabs>
                <w:tab w:val="left" w:pos="6300"/>
              </w:tabs>
              <w:jc w:val="center"/>
              <w:rPr>
                <w:ins w:id="657" w:author="Erin Urbank" w:date="2017-07-28T15:07:00Z"/>
                <w:sz w:val="16"/>
                <w:szCs w:val="16"/>
              </w:rPr>
            </w:pPr>
            <w:ins w:id="658" w:author="Erin Urbank" w:date="2017-07-28T15:07:00Z">
              <w:r w:rsidRPr="007F2497">
                <w:rPr>
                  <w:sz w:val="16"/>
                  <w:szCs w:val="16"/>
                </w:rPr>
                <w:t>10.76</w:t>
              </w:r>
            </w:ins>
          </w:p>
        </w:tc>
        <w:tc>
          <w:tcPr>
            <w:tcW w:w="2520" w:type="dxa"/>
            <w:shd w:val="clear" w:color="auto" w:fill="F2F2F2"/>
            <w:vAlign w:val="center"/>
          </w:tcPr>
          <w:p w14:paraId="04E46FA0" w14:textId="77777777" w:rsidR="00E03433" w:rsidRPr="007F2497" w:rsidRDefault="00E03433" w:rsidP="00E03433">
            <w:pPr>
              <w:tabs>
                <w:tab w:val="left" w:pos="6300"/>
              </w:tabs>
              <w:rPr>
                <w:ins w:id="659" w:author="Erin Urbank" w:date="2017-07-28T15:07:00Z"/>
                <w:sz w:val="16"/>
                <w:szCs w:val="16"/>
              </w:rPr>
            </w:pPr>
            <w:ins w:id="660" w:author="Erin Urbank" w:date="2017-07-28T15:07:00Z">
              <w:r w:rsidRPr="007F2497">
                <w:rPr>
                  <w:sz w:val="16"/>
                  <w:szCs w:val="16"/>
                </w:rPr>
                <w:t>lux</w:t>
              </w:r>
            </w:ins>
          </w:p>
        </w:tc>
        <w:tc>
          <w:tcPr>
            <w:tcW w:w="1224" w:type="dxa"/>
            <w:shd w:val="clear" w:color="auto" w:fill="F2F2F2"/>
            <w:vAlign w:val="center"/>
          </w:tcPr>
          <w:p w14:paraId="4A9AF0B7" w14:textId="77777777" w:rsidR="00E03433" w:rsidRPr="007F2497" w:rsidRDefault="00E03433" w:rsidP="00E03433">
            <w:pPr>
              <w:tabs>
                <w:tab w:val="left" w:pos="6300"/>
              </w:tabs>
              <w:rPr>
                <w:ins w:id="661" w:author="Erin Urbank" w:date="2017-07-28T15:07:00Z"/>
                <w:sz w:val="16"/>
                <w:szCs w:val="16"/>
              </w:rPr>
            </w:pPr>
            <w:ins w:id="662" w:author="Erin Urbank" w:date="2017-07-28T15:07:00Z">
              <w:r w:rsidRPr="007F2497">
                <w:rPr>
                  <w:sz w:val="16"/>
                  <w:szCs w:val="16"/>
                </w:rPr>
                <w:t>lx</w:t>
              </w:r>
            </w:ins>
          </w:p>
        </w:tc>
      </w:tr>
      <w:tr w:rsidR="00E03433" w:rsidRPr="007F2497" w14:paraId="1BDB8C58" w14:textId="77777777" w:rsidTr="00056726">
        <w:trPr>
          <w:ins w:id="663" w:author="Erin Urbank" w:date="2017-07-28T15:07:00Z"/>
        </w:trPr>
        <w:tc>
          <w:tcPr>
            <w:tcW w:w="1224" w:type="dxa"/>
            <w:shd w:val="clear" w:color="auto" w:fill="F2F2F2"/>
            <w:vAlign w:val="center"/>
          </w:tcPr>
          <w:p w14:paraId="7B9006F7" w14:textId="77777777" w:rsidR="00E03433" w:rsidRPr="007F2497" w:rsidRDefault="00E03433" w:rsidP="00E03433">
            <w:pPr>
              <w:tabs>
                <w:tab w:val="left" w:pos="6300"/>
              </w:tabs>
              <w:rPr>
                <w:ins w:id="664" w:author="Erin Urbank" w:date="2017-07-28T15:07:00Z"/>
                <w:sz w:val="16"/>
                <w:szCs w:val="16"/>
              </w:rPr>
            </w:pPr>
            <w:ins w:id="665" w:author="Erin Urbank" w:date="2017-07-28T15:07:00Z">
              <w:r w:rsidRPr="007F2497">
                <w:rPr>
                  <w:sz w:val="16"/>
                  <w:szCs w:val="16"/>
                </w:rPr>
                <w:t>fl</w:t>
              </w:r>
            </w:ins>
          </w:p>
        </w:tc>
        <w:tc>
          <w:tcPr>
            <w:tcW w:w="2520" w:type="dxa"/>
            <w:shd w:val="clear" w:color="auto" w:fill="F2F2F2"/>
            <w:vAlign w:val="center"/>
          </w:tcPr>
          <w:p w14:paraId="5F68239F" w14:textId="77777777" w:rsidR="00E03433" w:rsidRPr="007F2497" w:rsidRDefault="00E03433" w:rsidP="00E03433">
            <w:pPr>
              <w:tabs>
                <w:tab w:val="left" w:pos="6300"/>
              </w:tabs>
              <w:rPr>
                <w:ins w:id="666" w:author="Erin Urbank" w:date="2017-07-28T15:07:00Z"/>
                <w:sz w:val="16"/>
                <w:szCs w:val="16"/>
              </w:rPr>
            </w:pPr>
            <w:ins w:id="667" w:author="Erin Urbank" w:date="2017-07-28T15:07:00Z">
              <w:r w:rsidRPr="007F2497">
                <w:rPr>
                  <w:sz w:val="16"/>
                  <w:szCs w:val="16"/>
                </w:rPr>
                <w:t>foot-Lamberts</w:t>
              </w:r>
            </w:ins>
          </w:p>
        </w:tc>
        <w:tc>
          <w:tcPr>
            <w:tcW w:w="2232" w:type="dxa"/>
            <w:shd w:val="clear" w:color="auto" w:fill="F2F2F2"/>
            <w:vAlign w:val="center"/>
          </w:tcPr>
          <w:p w14:paraId="392B6833" w14:textId="77777777" w:rsidR="00E03433" w:rsidRPr="007F2497" w:rsidRDefault="00E03433" w:rsidP="00E03433">
            <w:pPr>
              <w:tabs>
                <w:tab w:val="left" w:pos="6300"/>
              </w:tabs>
              <w:jc w:val="center"/>
              <w:rPr>
                <w:ins w:id="668" w:author="Erin Urbank" w:date="2017-07-28T15:07:00Z"/>
                <w:sz w:val="16"/>
                <w:szCs w:val="16"/>
              </w:rPr>
            </w:pPr>
            <w:ins w:id="669" w:author="Erin Urbank" w:date="2017-07-28T15:07:00Z">
              <w:r w:rsidRPr="007F2497">
                <w:rPr>
                  <w:sz w:val="16"/>
                  <w:szCs w:val="16"/>
                </w:rPr>
                <w:t>3.426</w:t>
              </w:r>
            </w:ins>
          </w:p>
        </w:tc>
        <w:tc>
          <w:tcPr>
            <w:tcW w:w="2520" w:type="dxa"/>
            <w:shd w:val="clear" w:color="auto" w:fill="F2F2F2"/>
            <w:vAlign w:val="center"/>
          </w:tcPr>
          <w:p w14:paraId="51493369" w14:textId="77777777" w:rsidR="00E03433" w:rsidRPr="007F2497" w:rsidRDefault="00E03433" w:rsidP="00E03433">
            <w:pPr>
              <w:tabs>
                <w:tab w:val="left" w:pos="6300"/>
              </w:tabs>
              <w:rPr>
                <w:ins w:id="670" w:author="Erin Urbank" w:date="2017-07-28T15:07:00Z"/>
                <w:sz w:val="16"/>
                <w:szCs w:val="16"/>
              </w:rPr>
            </w:pPr>
            <w:ins w:id="671" w:author="Erin Urbank" w:date="2017-07-28T15:07:00Z">
              <w:r w:rsidRPr="007F2497">
                <w:rPr>
                  <w:sz w:val="16"/>
                  <w:szCs w:val="16"/>
                </w:rPr>
                <w:t>candela per square meter</w:t>
              </w:r>
            </w:ins>
          </w:p>
        </w:tc>
        <w:tc>
          <w:tcPr>
            <w:tcW w:w="1224" w:type="dxa"/>
            <w:shd w:val="clear" w:color="auto" w:fill="F2F2F2"/>
            <w:vAlign w:val="center"/>
          </w:tcPr>
          <w:p w14:paraId="0046168B" w14:textId="77777777" w:rsidR="00E03433" w:rsidRPr="007F2497" w:rsidRDefault="00E03433" w:rsidP="00E03433">
            <w:pPr>
              <w:tabs>
                <w:tab w:val="left" w:pos="6300"/>
              </w:tabs>
              <w:rPr>
                <w:ins w:id="672" w:author="Erin Urbank" w:date="2017-07-28T15:07:00Z"/>
                <w:sz w:val="16"/>
                <w:szCs w:val="16"/>
              </w:rPr>
            </w:pPr>
            <w:ins w:id="673" w:author="Erin Urbank" w:date="2017-07-28T15:07:00Z">
              <w:r w:rsidRPr="007F2497">
                <w:rPr>
                  <w:sz w:val="16"/>
                  <w:szCs w:val="16"/>
                </w:rPr>
                <w:t>cd/m</w:t>
              </w:r>
              <w:r w:rsidRPr="007F2497">
                <w:rPr>
                  <w:sz w:val="16"/>
                  <w:szCs w:val="16"/>
                  <w:vertAlign w:val="superscript"/>
                </w:rPr>
                <w:t>2</w:t>
              </w:r>
            </w:ins>
          </w:p>
        </w:tc>
      </w:tr>
      <w:tr w:rsidR="00E03433" w:rsidRPr="007F2497" w14:paraId="3641C979" w14:textId="77777777" w:rsidTr="00056726">
        <w:trPr>
          <w:ins w:id="674" w:author="Erin Urbank" w:date="2017-07-28T15:07:00Z"/>
        </w:trPr>
        <w:tc>
          <w:tcPr>
            <w:tcW w:w="9720" w:type="dxa"/>
            <w:gridSpan w:val="5"/>
            <w:shd w:val="clear" w:color="auto" w:fill="D9D9D9"/>
            <w:vAlign w:val="center"/>
          </w:tcPr>
          <w:p w14:paraId="50A3C823" w14:textId="77777777" w:rsidR="00E03433" w:rsidRPr="007F2497" w:rsidRDefault="00E03433" w:rsidP="00E03433">
            <w:pPr>
              <w:tabs>
                <w:tab w:val="left" w:pos="6300"/>
              </w:tabs>
              <w:jc w:val="center"/>
              <w:rPr>
                <w:ins w:id="675" w:author="Erin Urbank" w:date="2017-07-28T15:07:00Z"/>
                <w:b/>
                <w:bCs/>
                <w:sz w:val="20"/>
                <w:szCs w:val="20"/>
              </w:rPr>
            </w:pPr>
            <w:ins w:id="676" w:author="Erin Urbank" w:date="2017-07-28T15:07:00Z">
              <w:r w:rsidRPr="007F2497">
                <w:rPr>
                  <w:b/>
                  <w:bCs/>
                  <w:sz w:val="20"/>
                  <w:szCs w:val="20"/>
                </w:rPr>
                <w:t>FORCE &amp; PRESSURE or STRESS</w:t>
              </w:r>
            </w:ins>
          </w:p>
        </w:tc>
      </w:tr>
      <w:tr w:rsidR="00E03433" w:rsidRPr="007F2497" w14:paraId="4D1D887E" w14:textId="77777777" w:rsidTr="00056726">
        <w:trPr>
          <w:ins w:id="677" w:author="Erin Urbank" w:date="2017-07-28T15:07:00Z"/>
        </w:trPr>
        <w:tc>
          <w:tcPr>
            <w:tcW w:w="1224" w:type="dxa"/>
            <w:shd w:val="clear" w:color="auto" w:fill="D9D9D9"/>
            <w:vAlign w:val="center"/>
          </w:tcPr>
          <w:p w14:paraId="14DAE9DF" w14:textId="77777777" w:rsidR="00E03433" w:rsidRPr="007F2497" w:rsidRDefault="00E03433" w:rsidP="00E03433">
            <w:pPr>
              <w:tabs>
                <w:tab w:val="left" w:pos="6300"/>
              </w:tabs>
              <w:rPr>
                <w:ins w:id="678" w:author="Erin Urbank" w:date="2017-07-28T15:07:00Z"/>
                <w:sz w:val="16"/>
                <w:szCs w:val="16"/>
              </w:rPr>
            </w:pPr>
            <w:ins w:id="679" w:author="Erin Urbank" w:date="2017-07-28T15:07:00Z">
              <w:r w:rsidRPr="007F2497">
                <w:rPr>
                  <w:sz w:val="16"/>
                  <w:szCs w:val="16"/>
                </w:rPr>
                <w:t>lbf</w:t>
              </w:r>
            </w:ins>
          </w:p>
        </w:tc>
        <w:tc>
          <w:tcPr>
            <w:tcW w:w="2520" w:type="dxa"/>
            <w:shd w:val="clear" w:color="auto" w:fill="D9D9D9"/>
            <w:vAlign w:val="center"/>
          </w:tcPr>
          <w:p w14:paraId="2D4ACB5B" w14:textId="77777777" w:rsidR="00E03433" w:rsidRPr="007F2497" w:rsidRDefault="00E03433" w:rsidP="00E03433">
            <w:pPr>
              <w:tabs>
                <w:tab w:val="left" w:pos="6300"/>
              </w:tabs>
              <w:rPr>
                <w:ins w:id="680" w:author="Erin Urbank" w:date="2017-07-28T15:07:00Z"/>
                <w:sz w:val="16"/>
                <w:szCs w:val="16"/>
              </w:rPr>
            </w:pPr>
            <w:ins w:id="681" w:author="Erin Urbank" w:date="2017-07-28T15:07:00Z">
              <w:r w:rsidRPr="007F2497">
                <w:rPr>
                  <w:sz w:val="16"/>
                  <w:szCs w:val="16"/>
                </w:rPr>
                <w:t>poundforce </w:t>
              </w:r>
            </w:ins>
          </w:p>
        </w:tc>
        <w:tc>
          <w:tcPr>
            <w:tcW w:w="2232" w:type="dxa"/>
            <w:shd w:val="clear" w:color="auto" w:fill="D9D9D9"/>
            <w:vAlign w:val="center"/>
          </w:tcPr>
          <w:p w14:paraId="29683681" w14:textId="77777777" w:rsidR="00E03433" w:rsidRPr="007F2497" w:rsidRDefault="00E03433" w:rsidP="00E03433">
            <w:pPr>
              <w:tabs>
                <w:tab w:val="left" w:pos="6300"/>
              </w:tabs>
              <w:jc w:val="center"/>
              <w:rPr>
                <w:ins w:id="682" w:author="Erin Urbank" w:date="2017-07-28T15:07:00Z"/>
                <w:sz w:val="16"/>
                <w:szCs w:val="16"/>
              </w:rPr>
            </w:pPr>
            <w:ins w:id="683" w:author="Erin Urbank" w:date="2017-07-28T15:07:00Z">
              <w:r w:rsidRPr="007F2497">
                <w:rPr>
                  <w:sz w:val="16"/>
                  <w:szCs w:val="16"/>
                </w:rPr>
                <w:t>4.45</w:t>
              </w:r>
            </w:ins>
          </w:p>
        </w:tc>
        <w:tc>
          <w:tcPr>
            <w:tcW w:w="2520" w:type="dxa"/>
            <w:shd w:val="clear" w:color="auto" w:fill="D9D9D9"/>
            <w:vAlign w:val="center"/>
          </w:tcPr>
          <w:p w14:paraId="1DFFC18A" w14:textId="77777777" w:rsidR="00E03433" w:rsidRPr="007F2497" w:rsidRDefault="00E03433" w:rsidP="00E03433">
            <w:pPr>
              <w:tabs>
                <w:tab w:val="left" w:pos="6300"/>
              </w:tabs>
              <w:rPr>
                <w:ins w:id="684" w:author="Erin Urbank" w:date="2017-07-28T15:07:00Z"/>
                <w:sz w:val="16"/>
                <w:szCs w:val="16"/>
              </w:rPr>
            </w:pPr>
            <w:ins w:id="685" w:author="Erin Urbank" w:date="2017-07-28T15:07:00Z">
              <w:r w:rsidRPr="007F2497">
                <w:rPr>
                  <w:sz w:val="16"/>
                  <w:szCs w:val="16"/>
                </w:rPr>
                <w:t>newtons </w:t>
              </w:r>
            </w:ins>
          </w:p>
        </w:tc>
        <w:tc>
          <w:tcPr>
            <w:tcW w:w="1224" w:type="dxa"/>
            <w:shd w:val="clear" w:color="auto" w:fill="D9D9D9"/>
            <w:vAlign w:val="center"/>
          </w:tcPr>
          <w:p w14:paraId="77B09A54" w14:textId="77777777" w:rsidR="00E03433" w:rsidRPr="007F2497" w:rsidRDefault="00E03433" w:rsidP="00E03433">
            <w:pPr>
              <w:tabs>
                <w:tab w:val="left" w:pos="6300"/>
              </w:tabs>
              <w:rPr>
                <w:ins w:id="686" w:author="Erin Urbank" w:date="2017-07-28T15:07:00Z"/>
                <w:sz w:val="16"/>
                <w:szCs w:val="16"/>
              </w:rPr>
            </w:pPr>
            <w:ins w:id="687" w:author="Erin Urbank" w:date="2017-07-28T15:07:00Z">
              <w:r w:rsidRPr="007F2497">
                <w:rPr>
                  <w:sz w:val="16"/>
                  <w:szCs w:val="16"/>
                </w:rPr>
                <w:t>N</w:t>
              </w:r>
            </w:ins>
          </w:p>
        </w:tc>
      </w:tr>
      <w:tr w:rsidR="00E03433" w:rsidRPr="007F2497" w14:paraId="2DC6BECE" w14:textId="77777777" w:rsidTr="00056726">
        <w:trPr>
          <w:ins w:id="688" w:author="Erin Urbank" w:date="2017-07-28T15:07:00Z"/>
        </w:trPr>
        <w:tc>
          <w:tcPr>
            <w:tcW w:w="1224" w:type="dxa"/>
            <w:tcBorders>
              <w:bottom w:val="single" w:sz="4" w:space="0" w:color="auto"/>
            </w:tcBorders>
            <w:shd w:val="clear" w:color="auto" w:fill="D9D9D9"/>
            <w:vAlign w:val="center"/>
          </w:tcPr>
          <w:p w14:paraId="010A2CE8" w14:textId="77777777" w:rsidR="00E03433" w:rsidRPr="007F2497" w:rsidRDefault="00E03433" w:rsidP="00E03433">
            <w:pPr>
              <w:tabs>
                <w:tab w:val="left" w:pos="6300"/>
              </w:tabs>
              <w:rPr>
                <w:ins w:id="689" w:author="Erin Urbank" w:date="2017-07-28T15:07:00Z"/>
                <w:sz w:val="16"/>
                <w:szCs w:val="16"/>
              </w:rPr>
            </w:pPr>
            <w:ins w:id="690" w:author="Erin Urbank" w:date="2017-07-28T15:07:00Z">
              <w:r w:rsidRPr="007F2497">
                <w:rPr>
                  <w:sz w:val="16"/>
                  <w:szCs w:val="16"/>
                </w:rPr>
                <w:t>lbf/in</w:t>
              </w:r>
              <w:r w:rsidRPr="007F2497">
                <w:rPr>
                  <w:sz w:val="16"/>
                  <w:szCs w:val="16"/>
                  <w:vertAlign w:val="superscript"/>
                </w:rPr>
                <w:t>2</w:t>
              </w:r>
            </w:ins>
          </w:p>
        </w:tc>
        <w:tc>
          <w:tcPr>
            <w:tcW w:w="2520" w:type="dxa"/>
            <w:tcBorders>
              <w:bottom w:val="single" w:sz="4" w:space="0" w:color="auto"/>
            </w:tcBorders>
            <w:shd w:val="clear" w:color="auto" w:fill="D9D9D9"/>
            <w:vAlign w:val="center"/>
          </w:tcPr>
          <w:p w14:paraId="7E697FAB" w14:textId="77777777" w:rsidR="00E03433" w:rsidRPr="007F2497" w:rsidRDefault="00E03433" w:rsidP="00E03433">
            <w:pPr>
              <w:tabs>
                <w:tab w:val="left" w:pos="6300"/>
              </w:tabs>
              <w:rPr>
                <w:ins w:id="691" w:author="Erin Urbank" w:date="2017-07-28T15:07:00Z"/>
                <w:sz w:val="16"/>
                <w:szCs w:val="16"/>
              </w:rPr>
            </w:pPr>
            <w:ins w:id="692" w:author="Erin Urbank" w:date="2017-07-28T15:07:00Z">
              <w:r w:rsidRPr="007F2497">
                <w:rPr>
                  <w:sz w:val="16"/>
                  <w:szCs w:val="16"/>
                </w:rPr>
                <w:t>poundforce per square inch</w:t>
              </w:r>
            </w:ins>
          </w:p>
        </w:tc>
        <w:tc>
          <w:tcPr>
            <w:tcW w:w="2232" w:type="dxa"/>
            <w:tcBorders>
              <w:bottom w:val="single" w:sz="4" w:space="0" w:color="auto"/>
            </w:tcBorders>
            <w:shd w:val="clear" w:color="auto" w:fill="D9D9D9"/>
            <w:vAlign w:val="center"/>
          </w:tcPr>
          <w:p w14:paraId="3053B697" w14:textId="77777777" w:rsidR="00E03433" w:rsidRPr="007F2497" w:rsidRDefault="00E03433" w:rsidP="00E03433">
            <w:pPr>
              <w:tabs>
                <w:tab w:val="left" w:pos="6300"/>
              </w:tabs>
              <w:jc w:val="center"/>
              <w:rPr>
                <w:ins w:id="693" w:author="Erin Urbank" w:date="2017-07-28T15:07:00Z"/>
                <w:sz w:val="16"/>
                <w:szCs w:val="16"/>
              </w:rPr>
            </w:pPr>
            <w:ins w:id="694" w:author="Erin Urbank" w:date="2017-07-28T15:07:00Z">
              <w:r w:rsidRPr="007F2497">
                <w:rPr>
                  <w:sz w:val="16"/>
                  <w:szCs w:val="16"/>
                </w:rPr>
                <w:t>6.89</w:t>
              </w:r>
            </w:ins>
          </w:p>
        </w:tc>
        <w:tc>
          <w:tcPr>
            <w:tcW w:w="2520" w:type="dxa"/>
            <w:tcBorders>
              <w:bottom w:val="single" w:sz="4" w:space="0" w:color="auto"/>
            </w:tcBorders>
            <w:shd w:val="clear" w:color="auto" w:fill="D9D9D9"/>
            <w:vAlign w:val="center"/>
          </w:tcPr>
          <w:p w14:paraId="16907A6D" w14:textId="77777777" w:rsidR="00E03433" w:rsidRPr="007F2497" w:rsidRDefault="00E03433" w:rsidP="00E03433">
            <w:pPr>
              <w:tabs>
                <w:tab w:val="left" w:pos="6300"/>
              </w:tabs>
              <w:rPr>
                <w:ins w:id="695" w:author="Erin Urbank" w:date="2017-07-28T15:07:00Z"/>
                <w:sz w:val="16"/>
                <w:szCs w:val="16"/>
              </w:rPr>
            </w:pPr>
            <w:ins w:id="696" w:author="Erin Urbank" w:date="2017-07-28T15:07:00Z">
              <w:r w:rsidRPr="007F2497">
                <w:rPr>
                  <w:sz w:val="16"/>
                  <w:szCs w:val="16"/>
                </w:rPr>
                <w:t>kilopascals </w:t>
              </w:r>
            </w:ins>
          </w:p>
        </w:tc>
        <w:tc>
          <w:tcPr>
            <w:tcW w:w="1224" w:type="dxa"/>
            <w:tcBorders>
              <w:bottom w:val="single" w:sz="4" w:space="0" w:color="auto"/>
            </w:tcBorders>
            <w:shd w:val="clear" w:color="auto" w:fill="D9D9D9"/>
            <w:vAlign w:val="center"/>
          </w:tcPr>
          <w:p w14:paraId="3FB56A95" w14:textId="77777777" w:rsidR="00E03433" w:rsidRPr="007F2497" w:rsidRDefault="00E03433" w:rsidP="00E03433">
            <w:pPr>
              <w:tabs>
                <w:tab w:val="left" w:pos="6300"/>
              </w:tabs>
              <w:rPr>
                <w:ins w:id="697" w:author="Erin Urbank" w:date="2017-07-28T15:07:00Z"/>
                <w:sz w:val="16"/>
                <w:szCs w:val="16"/>
              </w:rPr>
            </w:pPr>
            <w:ins w:id="698" w:author="Erin Urbank" w:date="2017-07-28T15:07:00Z">
              <w:r w:rsidRPr="007F2497">
                <w:rPr>
                  <w:sz w:val="16"/>
                  <w:szCs w:val="16"/>
                </w:rPr>
                <w:t>kPa</w:t>
              </w:r>
            </w:ins>
          </w:p>
        </w:tc>
      </w:tr>
      <w:tr w:rsidR="00E03433" w:rsidRPr="007F2497" w14:paraId="633CB4F1" w14:textId="77777777" w:rsidTr="00056726">
        <w:trPr>
          <w:ins w:id="699" w:author="Erin Urbank" w:date="2017-07-28T15:07:00Z"/>
        </w:trPr>
        <w:tc>
          <w:tcPr>
            <w:tcW w:w="9720" w:type="dxa"/>
            <w:gridSpan w:val="5"/>
            <w:tcBorders>
              <w:top w:val="single" w:sz="4" w:space="0" w:color="auto"/>
              <w:bottom w:val="single" w:sz="4" w:space="0" w:color="auto"/>
            </w:tcBorders>
            <w:shd w:val="clear" w:color="auto" w:fill="A6A6A6"/>
            <w:vAlign w:val="center"/>
          </w:tcPr>
          <w:p w14:paraId="3C92B529" w14:textId="77777777" w:rsidR="00E03433" w:rsidRPr="007F2497" w:rsidRDefault="00E03433" w:rsidP="00E03433">
            <w:pPr>
              <w:tabs>
                <w:tab w:val="left" w:pos="6300"/>
              </w:tabs>
              <w:jc w:val="center"/>
              <w:rPr>
                <w:ins w:id="700" w:author="Erin Urbank" w:date="2017-07-28T15:07:00Z"/>
                <w:sz w:val="16"/>
                <w:szCs w:val="16"/>
              </w:rPr>
            </w:pPr>
            <w:ins w:id="701" w:author="Erin Urbank" w:date="2017-07-28T15:07:00Z">
              <w:r w:rsidRPr="007F2497">
                <w:rPr>
                  <w:b/>
                  <w:sz w:val="22"/>
                  <w:szCs w:val="22"/>
                </w:rPr>
                <w:t>APPROXIMATE CONVERSIONS FROM SI UNITS</w:t>
              </w:r>
            </w:ins>
          </w:p>
        </w:tc>
      </w:tr>
      <w:tr w:rsidR="00E03433" w:rsidRPr="007F2497" w14:paraId="698A6B5C" w14:textId="77777777" w:rsidTr="00056726">
        <w:trPr>
          <w:ins w:id="702" w:author="Erin Urbank" w:date="2017-07-28T15:07:00Z"/>
        </w:trPr>
        <w:tc>
          <w:tcPr>
            <w:tcW w:w="1224" w:type="dxa"/>
            <w:tcBorders>
              <w:top w:val="single" w:sz="4" w:space="0" w:color="auto"/>
              <w:bottom w:val="single" w:sz="4" w:space="0" w:color="auto"/>
            </w:tcBorders>
            <w:vAlign w:val="center"/>
          </w:tcPr>
          <w:p w14:paraId="2AF67398" w14:textId="77777777" w:rsidR="00E03433" w:rsidRPr="007F2497" w:rsidRDefault="00E03433" w:rsidP="00E03433">
            <w:pPr>
              <w:tabs>
                <w:tab w:val="left" w:pos="6300"/>
              </w:tabs>
              <w:rPr>
                <w:ins w:id="703" w:author="Erin Urbank" w:date="2017-07-28T15:07:00Z"/>
                <w:b/>
                <w:sz w:val="20"/>
                <w:szCs w:val="20"/>
              </w:rPr>
            </w:pPr>
            <w:ins w:id="704" w:author="Erin Urbank" w:date="2017-07-28T15:07:00Z">
              <w:r w:rsidRPr="007F2497">
                <w:rPr>
                  <w:b/>
                  <w:sz w:val="20"/>
                  <w:szCs w:val="20"/>
                </w:rPr>
                <w:t>Symbol</w:t>
              </w:r>
            </w:ins>
          </w:p>
        </w:tc>
        <w:tc>
          <w:tcPr>
            <w:tcW w:w="2520" w:type="dxa"/>
            <w:tcBorders>
              <w:top w:val="single" w:sz="4" w:space="0" w:color="auto"/>
              <w:bottom w:val="single" w:sz="4" w:space="0" w:color="auto"/>
            </w:tcBorders>
            <w:vAlign w:val="center"/>
          </w:tcPr>
          <w:p w14:paraId="4BBD533A" w14:textId="77777777" w:rsidR="00E03433" w:rsidRPr="007F2497" w:rsidRDefault="00E03433" w:rsidP="00E03433">
            <w:pPr>
              <w:tabs>
                <w:tab w:val="left" w:pos="6300"/>
              </w:tabs>
              <w:rPr>
                <w:ins w:id="705" w:author="Erin Urbank" w:date="2017-07-28T15:07:00Z"/>
                <w:b/>
                <w:sz w:val="20"/>
                <w:szCs w:val="20"/>
              </w:rPr>
            </w:pPr>
            <w:ins w:id="706" w:author="Erin Urbank" w:date="2017-07-28T15:07:00Z">
              <w:r w:rsidRPr="007F2497">
                <w:rPr>
                  <w:b/>
                  <w:sz w:val="20"/>
                  <w:szCs w:val="20"/>
                </w:rPr>
                <w:t>When You Know</w:t>
              </w:r>
            </w:ins>
          </w:p>
        </w:tc>
        <w:tc>
          <w:tcPr>
            <w:tcW w:w="2232" w:type="dxa"/>
            <w:tcBorders>
              <w:top w:val="single" w:sz="4" w:space="0" w:color="auto"/>
              <w:bottom w:val="single" w:sz="4" w:space="0" w:color="auto"/>
            </w:tcBorders>
            <w:vAlign w:val="center"/>
          </w:tcPr>
          <w:p w14:paraId="392EBD13" w14:textId="77777777" w:rsidR="00E03433" w:rsidRPr="007F2497" w:rsidRDefault="00E03433" w:rsidP="00E03433">
            <w:pPr>
              <w:tabs>
                <w:tab w:val="left" w:pos="6300"/>
              </w:tabs>
              <w:rPr>
                <w:ins w:id="707" w:author="Erin Urbank" w:date="2017-07-28T15:07:00Z"/>
                <w:b/>
                <w:sz w:val="20"/>
                <w:szCs w:val="20"/>
              </w:rPr>
            </w:pPr>
            <w:ins w:id="708" w:author="Erin Urbank" w:date="2017-07-28T15:07:00Z">
              <w:r w:rsidRPr="007F2497">
                <w:rPr>
                  <w:b/>
                  <w:sz w:val="20"/>
                  <w:szCs w:val="20"/>
                </w:rPr>
                <w:t>Multiply By</w:t>
              </w:r>
            </w:ins>
          </w:p>
        </w:tc>
        <w:tc>
          <w:tcPr>
            <w:tcW w:w="2520" w:type="dxa"/>
            <w:tcBorders>
              <w:top w:val="single" w:sz="4" w:space="0" w:color="auto"/>
              <w:bottom w:val="single" w:sz="4" w:space="0" w:color="auto"/>
            </w:tcBorders>
            <w:vAlign w:val="center"/>
          </w:tcPr>
          <w:p w14:paraId="5118560C" w14:textId="77777777" w:rsidR="00E03433" w:rsidRPr="007F2497" w:rsidRDefault="00E03433" w:rsidP="00E03433">
            <w:pPr>
              <w:tabs>
                <w:tab w:val="left" w:pos="6300"/>
              </w:tabs>
              <w:rPr>
                <w:ins w:id="709" w:author="Erin Urbank" w:date="2017-07-28T15:07:00Z"/>
                <w:b/>
                <w:sz w:val="20"/>
                <w:szCs w:val="20"/>
              </w:rPr>
            </w:pPr>
            <w:ins w:id="710" w:author="Erin Urbank" w:date="2017-07-28T15:07:00Z">
              <w:r w:rsidRPr="007F2497">
                <w:rPr>
                  <w:b/>
                  <w:sz w:val="20"/>
                  <w:szCs w:val="20"/>
                </w:rPr>
                <w:t>To Find</w:t>
              </w:r>
            </w:ins>
          </w:p>
        </w:tc>
        <w:tc>
          <w:tcPr>
            <w:tcW w:w="1224" w:type="dxa"/>
            <w:tcBorders>
              <w:top w:val="single" w:sz="4" w:space="0" w:color="auto"/>
              <w:bottom w:val="single" w:sz="4" w:space="0" w:color="auto"/>
            </w:tcBorders>
            <w:vAlign w:val="center"/>
          </w:tcPr>
          <w:p w14:paraId="2DA9E387" w14:textId="77777777" w:rsidR="00E03433" w:rsidRPr="007F2497" w:rsidRDefault="00E03433" w:rsidP="00E03433">
            <w:pPr>
              <w:tabs>
                <w:tab w:val="left" w:pos="6300"/>
              </w:tabs>
              <w:rPr>
                <w:ins w:id="711" w:author="Erin Urbank" w:date="2017-07-28T15:07:00Z"/>
                <w:b/>
                <w:sz w:val="20"/>
                <w:szCs w:val="20"/>
              </w:rPr>
            </w:pPr>
            <w:ins w:id="712" w:author="Erin Urbank" w:date="2017-07-28T15:07:00Z">
              <w:r w:rsidRPr="007F2497">
                <w:rPr>
                  <w:b/>
                  <w:sz w:val="20"/>
                  <w:szCs w:val="20"/>
                </w:rPr>
                <w:t>Symbol</w:t>
              </w:r>
            </w:ins>
          </w:p>
        </w:tc>
      </w:tr>
      <w:tr w:rsidR="00E03433" w:rsidRPr="007F2497" w14:paraId="5120B6C5" w14:textId="77777777" w:rsidTr="00056726">
        <w:trPr>
          <w:ins w:id="713" w:author="Erin Urbank" w:date="2017-07-28T15:07:00Z"/>
        </w:trPr>
        <w:tc>
          <w:tcPr>
            <w:tcW w:w="9720" w:type="dxa"/>
            <w:gridSpan w:val="5"/>
            <w:tcBorders>
              <w:top w:val="single" w:sz="4" w:space="0" w:color="auto"/>
            </w:tcBorders>
            <w:shd w:val="clear" w:color="auto" w:fill="D9D9D9"/>
            <w:vAlign w:val="center"/>
          </w:tcPr>
          <w:p w14:paraId="7E45A6E6" w14:textId="77777777" w:rsidR="00E03433" w:rsidRPr="007F2497" w:rsidRDefault="00E03433" w:rsidP="00E03433">
            <w:pPr>
              <w:tabs>
                <w:tab w:val="left" w:pos="6300"/>
              </w:tabs>
              <w:jc w:val="center"/>
              <w:rPr>
                <w:ins w:id="714" w:author="Erin Urbank" w:date="2017-07-28T15:07:00Z"/>
                <w:sz w:val="16"/>
                <w:szCs w:val="16"/>
              </w:rPr>
            </w:pPr>
            <w:ins w:id="715" w:author="Erin Urbank" w:date="2017-07-28T15:07:00Z">
              <w:r w:rsidRPr="007F2497">
                <w:rPr>
                  <w:b/>
                  <w:bCs/>
                  <w:sz w:val="20"/>
                  <w:szCs w:val="20"/>
                </w:rPr>
                <w:t>LENGTH</w:t>
              </w:r>
            </w:ins>
          </w:p>
        </w:tc>
      </w:tr>
      <w:tr w:rsidR="00E03433" w:rsidRPr="007F2497" w14:paraId="354C7C5B" w14:textId="77777777" w:rsidTr="00056726">
        <w:trPr>
          <w:ins w:id="716" w:author="Erin Urbank" w:date="2017-07-28T15:07:00Z"/>
        </w:trPr>
        <w:tc>
          <w:tcPr>
            <w:tcW w:w="1224" w:type="dxa"/>
            <w:shd w:val="clear" w:color="auto" w:fill="D9D9D9"/>
            <w:vAlign w:val="center"/>
          </w:tcPr>
          <w:p w14:paraId="6F108F16" w14:textId="77777777" w:rsidR="00E03433" w:rsidRPr="007F2497" w:rsidRDefault="00E03433" w:rsidP="00E03433">
            <w:pPr>
              <w:tabs>
                <w:tab w:val="left" w:pos="6300"/>
              </w:tabs>
              <w:rPr>
                <w:ins w:id="717" w:author="Erin Urbank" w:date="2017-07-28T15:07:00Z"/>
                <w:sz w:val="16"/>
                <w:szCs w:val="16"/>
              </w:rPr>
            </w:pPr>
            <w:ins w:id="718" w:author="Erin Urbank" w:date="2017-07-28T15:07:00Z">
              <w:r w:rsidRPr="007F2497">
                <w:rPr>
                  <w:sz w:val="16"/>
                  <w:szCs w:val="16"/>
                </w:rPr>
                <w:t>mm</w:t>
              </w:r>
            </w:ins>
          </w:p>
        </w:tc>
        <w:tc>
          <w:tcPr>
            <w:tcW w:w="2520" w:type="dxa"/>
            <w:shd w:val="clear" w:color="auto" w:fill="D9D9D9"/>
            <w:vAlign w:val="center"/>
          </w:tcPr>
          <w:p w14:paraId="694E31EE" w14:textId="77777777" w:rsidR="00E03433" w:rsidRPr="007F2497" w:rsidRDefault="00E03433" w:rsidP="00E03433">
            <w:pPr>
              <w:tabs>
                <w:tab w:val="left" w:pos="6300"/>
              </w:tabs>
              <w:rPr>
                <w:ins w:id="719" w:author="Erin Urbank" w:date="2017-07-28T15:07:00Z"/>
                <w:sz w:val="16"/>
                <w:szCs w:val="16"/>
              </w:rPr>
            </w:pPr>
            <w:ins w:id="720" w:author="Erin Urbank" w:date="2017-07-28T15:07:00Z">
              <w:r w:rsidRPr="007F2497">
                <w:rPr>
                  <w:sz w:val="16"/>
                  <w:szCs w:val="16"/>
                </w:rPr>
                <w:t>millimeters </w:t>
              </w:r>
            </w:ins>
          </w:p>
        </w:tc>
        <w:tc>
          <w:tcPr>
            <w:tcW w:w="2232" w:type="dxa"/>
            <w:shd w:val="clear" w:color="auto" w:fill="D9D9D9"/>
            <w:vAlign w:val="center"/>
          </w:tcPr>
          <w:p w14:paraId="77DE69E0" w14:textId="77777777" w:rsidR="00E03433" w:rsidRPr="007F2497" w:rsidRDefault="00E03433" w:rsidP="00E03433">
            <w:pPr>
              <w:tabs>
                <w:tab w:val="left" w:pos="6300"/>
              </w:tabs>
              <w:jc w:val="center"/>
              <w:rPr>
                <w:ins w:id="721" w:author="Erin Urbank" w:date="2017-07-28T15:07:00Z"/>
                <w:sz w:val="16"/>
                <w:szCs w:val="16"/>
              </w:rPr>
            </w:pPr>
            <w:ins w:id="722" w:author="Erin Urbank" w:date="2017-07-28T15:07:00Z">
              <w:r w:rsidRPr="007F2497">
                <w:rPr>
                  <w:sz w:val="16"/>
                  <w:szCs w:val="16"/>
                </w:rPr>
                <w:t>0.039</w:t>
              </w:r>
            </w:ins>
          </w:p>
        </w:tc>
        <w:tc>
          <w:tcPr>
            <w:tcW w:w="2520" w:type="dxa"/>
            <w:shd w:val="clear" w:color="auto" w:fill="D9D9D9"/>
            <w:vAlign w:val="center"/>
          </w:tcPr>
          <w:p w14:paraId="2A909E3A" w14:textId="77777777" w:rsidR="00E03433" w:rsidRPr="007F2497" w:rsidRDefault="00E03433" w:rsidP="00E03433">
            <w:pPr>
              <w:tabs>
                <w:tab w:val="left" w:pos="6300"/>
              </w:tabs>
              <w:rPr>
                <w:ins w:id="723" w:author="Erin Urbank" w:date="2017-07-28T15:07:00Z"/>
                <w:sz w:val="16"/>
                <w:szCs w:val="16"/>
              </w:rPr>
            </w:pPr>
            <w:ins w:id="724" w:author="Erin Urbank" w:date="2017-07-28T15:07:00Z">
              <w:r w:rsidRPr="007F2497">
                <w:rPr>
                  <w:sz w:val="16"/>
                  <w:szCs w:val="16"/>
                </w:rPr>
                <w:t>inches</w:t>
              </w:r>
            </w:ins>
          </w:p>
        </w:tc>
        <w:tc>
          <w:tcPr>
            <w:tcW w:w="1224" w:type="dxa"/>
            <w:shd w:val="clear" w:color="auto" w:fill="D9D9D9"/>
            <w:vAlign w:val="center"/>
          </w:tcPr>
          <w:p w14:paraId="0912E79F" w14:textId="77777777" w:rsidR="00E03433" w:rsidRPr="007F2497" w:rsidRDefault="00E03433" w:rsidP="00E03433">
            <w:pPr>
              <w:tabs>
                <w:tab w:val="left" w:pos="6300"/>
              </w:tabs>
              <w:rPr>
                <w:ins w:id="725" w:author="Erin Urbank" w:date="2017-07-28T15:07:00Z"/>
                <w:sz w:val="16"/>
                <w:szCs w:val="16"/>
              </w:rPr>
            </w:pPr>
            <w:ins w:id="726" w:author="Erin Urbank" w:date="2017-07-28T15:07:00Z">
              <w:r w:rsidRPr="007F2497">
                <w:rPr>
                  <w:sz w:val="16"/>
                  <w:szCs w:val="16"/>
                </w:rPr>
                <w:t>in.</w:t>
              </w:r>
            </w:ins>
          </w:p>
        </w:tc>
      </w:tr>
      <w:tr w:rsidR="00E03433" w:rsidRPr="007F2497" w14:paraId="5ABE150E" w14:textId="77777777" w:rsidTr="00056726">
        <w:trPr>
          <w:ins w:id="727" w:author="Erin Urbank" w:date="2017-07-28T15:07:00Z"/>
        </w:trPr>
        <w:tc>
          <w:tcPr>
            <w:tcW w:w="1224" w:type="dxa"/>
            <w:shd w:val="clear" w:color="auto" w:fill="D9D9D9"/>
            <w:vAlign w:val="center"/>
          </w:tcPr>
          <w:p w14:paraId="524B6E5F" w14:textId="77777777" w:rsidR="00E03433" w:rsidRPr="007F2497" w:rsidRDefault="00E03433" w:rsidP="00E03433">
            <w:pPr>
              <w:tabs>
                <w:tab w:val="left" w:pos="6300"/>
              </w:tabs>
              <w:rPr>
                <w:ins w:id="728" w:author="Erin Urbank" w:date="2017-07-28T15:07:00Z"/>
                <w:sz w:val="16"/>
                <w:szCs w:val="16"/>
              </w:rPr>
            </w:pPr>
            <w:ins w:id="729" w:author="Erin Urbank" w:date="2017-07-28T15:07:00Z">
              <w:r w:rsidRPr="007F2497">
                <w:rPr>
                  <w:sz w:val="16"/>
                  <w:szCs w:val="16"/>
                </w:rPr>
                <w:t>m</w:t>
              </w:r>
            </w:ins>
          </w:p>
        </w:tc>
        <w:tc>
          <w:tcPr>
            <w:tcW w:w="2520" w:type="dxa"/>
            <w:shd w:val="clear" w:color="auto" w:fill="D9D9D9"/>
            <w:vAlign w:val="center"/>
          </w:tcPr>
          <w:p w14:paraId="32D61F02" w14:textId="77777777" w:rsidR="00E03433" w:rsidRPr="007F2497" w:rsidRDefault="00E03433" w:rsidP="00E03433">
            <w:pPr>
              <w:tabs>
                <w:tab w:val="left" w:pos="6300"/>
              </w:tabs>
              <w:rPr>
                <w:ins w:id="730" w:author="Erin Urbank" w:date="2017-07-28T15:07:00Z"/>
                <w:sz w:val="16"/>
                <w:szCs w:val="16"/>
              </w:rPr>
            </w:pPr>
            <w:ins w:id="731" w:author="Erin Urbank" w:date="2017-07-28T15:07:00Z">
              <w:r w:rsidRPr="007F2497">
                <w:rPr>
                  <w:sz w:val="16"/>
                  <w:szCs w:val="16"/>
                </w:rPr>
                <w:t>meters </w:t>
              </w:r>
            </w:ins>
          </w:p>
        </w:tc>
        <w:tc>
          <w:tcPr>
            <w:tcW w:w="2232" w:type="dxa"/>
            <w:shd w:val="clear" w:color="auto" w:fill="D9D9D9"/>
            <w:vAlign w:val="center"/>
          </w:tcPr>
          <w:p w14:paraId="5B706A2A" w14:textId="77777777" w:rsidR="00E03433" w:rsidRPr="007F2497" w:rsidRDefault="00E03433" w:rsidP="00E03433">
            <w:pPr>
              <w:tabs>
                <w:tab w:val="left" w:pos="6300"/>
              </w:tabs>
              <w:jc w:val="center"/>
              <w:rPr>
                <w:ins w:id="732" w:author="Erin Urbank" w:date="2017-07-28T15:07:00Z"/>
                <w:sz w:val="16"/>
                <w:szCs w:val="16"/>
              </w:rPr>
            </w:pPr>
            <w:ins w:id="733" w:author="Erin Urbank" w:date="2017-07-28T15:07:00Z">
              <w:r w:rsidRPr="007F2497">
                <w:rPr>
                  <w:sz w:val="16"/>
                  <w:szCs w:val="16"/>
                </w:rPr>
                <w:t>3.28</w:t>
              </w:r>
            </w:ins>
          </w:p>
        </w:tc>
        <w:tc>
          <w:tcPr>
            <w:tcW w:w="2520" w:type="dxa"/>
            <w:shd w:val="clear" w:color="auto" w:fill="D9D9D9"/>
            <w:vAlign w:val="center"/>
          </w:tcPr>
          <w:p w14:paraId="02A5B051" w14:textId="77777777" w:rsidR="00E03433" w:rsidRPr="007F2497" w:rsidRDefault="00E03433" w:rsidP="00E03433">
            <w:pPr>
              <w:tabs>
                <w:tab w:val="left" w:pos="6300"/>
              </w:tabs>
              <w:rPr>
                <w:ins w:id="734" w:author="Erin Urbank" w:date="2017-07-28T15:07:00Z"/>
                <w:sz w:val="16"/>
                <w:szCs w:val="16"/>
              </w:rPr>
            </w:pPr>
            <w:ins w:id="735" w:author="Erin Urbank" w:date="2017-07-28T15:07:00Z">
              <w:r w:rsidRPr="007F2497">
                <w:rPr>
                  <w:sz w:val="16"/>
                  <w:szCs w:val="16"/>
                </w:rPr>
                <w:t>feet</w:t>
              </w:r>
            </w:ins>
          </w:p>
        </w:tc>
        <w:tc>
          <w:tcPr>
            <w:tcW w:w="1224" w:type="dxa"/>
            <w:shd w:val="clear" w:color="auto" w:fill="D9D9D9"/>
            <w:vAlign w:val="center"/>
          </w:tcPr>
          <w:p w14:paraId="2969CBD9" w14:textId="77777777" w:rsidR="00E03433" w:rsidRPr="007F2497" w:rsidRDefault="00E03433" w:rsidP="00E03433">
            <w:pPr>
              <w:tabs>
                <w:tab w:val="left" w:pos="6300"/>
              </w:tabs>
              <w:rPr>
                <w:ins w:id="736" w:author="Erin Urbank" w:date="2017-07-28T15:07:00Z"/>
                <w:sz w:val="16"/>
                <w:szCs w:val="16"/>
              </w:rPr>
            </w:pPr>
            <w:ins w:id="737" w:author="Erin Urbank" w:date="2017-07-28T15:07:00Z">
              <w:r w:rsidRPr="007F2497">
                <w:rPr>
                  <w:sz w:val="16"/>
                  <w:szCs w:val="16"/>
                </w:rPr>
                <w:t>ft</w:t>
              </w:r>
            </w:ins>
          </w:p>
        </w:tc>
      </w:tr>
      <w:tr w:rsidR="00E03433" w:rsidRPr="007F2497" w14:paraId="032E786F" w14:textId="77777777" w:rsidTr="00056726">
        <w:trPr>
          <w:ins w:id="738" w:author="Erin Urbank" w:date="2017-07-28T15:07:00Z"/>
        </w:trPr>
        <w:tc>
          <w:tcPr>
            <w:tcW w:w="1224" w:type="dxa"/>
            <w:shd w:val="clear" w:color="auto" w:fill="D9D9D9"/>
            <w:vAlign w:val="center"/>
          </w:tcPr>
          <w:p w14:paraId="493AA708" w14:textId="77777777" w:rsidR="00E03433" w:rsidRPr="007F2497" w:rsidRDefault="00E03433" w:rsidP="00E03433">
            <w:pPr>
              <w:tabs>
                <w:tab w:val="left" w:pos="6300"/>
              </w:tabs>
              <w:rPr>
                <w:ins w:id="739" w:author="Erin Urbank" w:date="2017-07-28T15:07:00Z"/>
                <w:sz w:val="16"/>
                <w:szCs w:val="16"/>
              </w:rPr>
            </w:pPr>
            <w:ins w:id="740" w:author="Erin Urbank" w:date="2017-07-28T15:07:00Z">
              <w:r w:rsidRPr="007F2497">
                <w:rPr>
                  <w:sz w:val="16"/>
                  <w:szCs w:val="16"/>
                </w:rPr>
                <w:t>m</w:t>
              </w:r>
            </w:ins>
          </w:p>
        </w:tc>
        <w:tc>
          <w:tcPr>
            <w:tcW w:w="2520" w:type="dxa"/>
            <w:shd w:val="clear" w:color="auto" w:fill="D9D9D9"/>
            <w:vAlign w:val="center"/>
          </w:tcPr>
          <w:p w14:paraId="6A26BBCA" w14:textId="77777777" w:rsidR="00E03433" w:rsidRPr="007F2497" w:rsidRDefault="00E03433" w:rsidP="00E03433">
            <w:pPr>
              <w:tabs>
                <w:tab w:val="left" w:pos="6300"/>
              </w:tabs>
              <w:rPr>
                <w:ins w:id="741" w:author="Erin Urbank" w:date="2017-07-28T15:07:00Z"/>
                <w:sz w:val="16"/>
                <w:szCs w:val="16"/>
              </w:rPr>
            </w:pPr>
            <w:ins w:id="742" w:author="Erin Urbank" w:date="2017-07-28T15:07:00Z">
              <w:r w:rsidRPr="007F2497">
                <w:rPr>
                  <w:sz w:val="16"/>
                  <w:szCs w:val="16"/>
                </w:rPr>
                <w:t>meters </w:t>
              </w:r>
            </w:ins>
          </w:p>
        </w:tc>
        <w:tc>
          <w:tcPr>
            <w:tcW w:w="2232" w:type="dxa"/>
            <w:shd w:val="clear" w:color="auto" w:fill="D9D9D9"/>
            <w:vAlign w:val="center"/>
          </w:tcPr>
          <w:p w14:paraId="6AFF2513" w14:textId="77777777" w:rsidR="00E03433" w:rsidRPr="007F2497" w:rsidRDefault="00E03433" w:rsidP="00E03433">
            <w:pPr>
              <w:tabs>
                <w:tab w:val="left" w:pos="6300"/>
              </w:tabs>
              <w:jc w:val="center"/>
              <w:rPr>
                <w:ins w:id="743" w:author="Erin Urbank" w:date="2017-07-28T15:07:00Z"/>
                <w:sz w:val="16"/>
                <w:szCs w:val="16"/>
              </w:rPr>
            </w:pPr>
            <w:ins w:id="744" w:author="Erin Urbank" w:date="2017-07-28T15:07:00Z">
              <w:r w:rsidRPr="007F2497">
                <w:rPr>
                  <w:sz w:val="16"/>
                  <w:szCs w:val="16"/>
                </w:rPr>
                <w:t>1.09</w:t>
              </w:r>
            </w:ins>
          </w:p>
        </w:tc>
        <w:tc>
          <w:tcPr>
            <w:tcW w:w="2520" w:type="dxa"/>
            <w:shd w:val="clear" w:color="auto" w:fill="D9D9D9"/>
            <w:vAlign w:val="center"/>
          </w:tcPr>
          <w:p w14:paraId="593E2AEF" w14:textId="77777777" w:rsidR="00E03433" w:rsidRPr="007F2497" w:rsidRDefault="00E03433" w:rsidP="00E03433">
            <w:pPr>
              <w:tabs>
                <w:tab w:val="left" w:pos="6300"/>
              </w:tabs>
              <w:rPr>
                <w:ins w:id="745" w:author="Erin Urbank" w:date="2017-07-28T15:07:00Z"/>
                <w:sz w:val="16"/>
                <w:szCs w:val="16"/>
              </w:rPr>
            </w:pPr>
            <w:ins w:id="746" w:author="Erin Urbank" w:date="2017-07-28T15:07:00Z">
              <w:r w:rsidRPr="007F2497">
                <w:rPr>
                  <w:sz w:val="16"/>
                  <w:szCs w:val="16"/>
                </w:rPr>
                <w:t>yards </w:t>
              </w:r>
            </w:ins>
          </w:p>
        </w:tc>
        <w:tc>
          <w:tcPr>
            <w:tcW w:w="1224" w:type="dxa"/>
            <w:shd w:val="clear" w:color="auto" w:fill="D9D9D9"/>
            <w:vAlign w:val="center"/>
          </w:tcPr>
          <w:p w14:paraId="4101F55B" w14:textId="77777777" w:rsidR="00E03433" w:rsidRPr="007F2497" w:rsidRDefault="00E03433" w:rsidP="00E03433">
            <w:pPr>
              <w:tabs>
                <w:tab w:val="left" w:pos="6300"/>
              </w:tabs>
              <w:rPr>
                <w:ins w:id="747" w:author="Erin Urbank" w:date="2017-07-28T15:07:00Z"/>
                <w:sz w:val="16"/>
                <w:szCs w:val="16"/>
              </w:rPr>
            </w:pPr>
            <w:ins w:id="748" w:author="Erin Urbank" w:date="2017-07-28T15:07:00Z">
              <w:r w:rsidRPr="007F2497">
                <w:rPr>
                  <w:sz w:val="16"/>
                  <w:szCs w:val="16"/>
                </w:rPr>
                <w:t>yd</w:t>
              </w:r>
            </w:ins>
          </w:p>
        </w:tc>
      </w:tr>
      <w:tr w:rsidR="00E03433" w:rsidRPr="007F2497" w14:paraId="4DBF96AE" w14:textId="77777777" w:rsidTr="00056726">
        <w:trPr>
          <w:ins w:id="749" w:author="Erin Urbank" w:date="2017-07-28T15:07:00Z"/>
        </w:trPr>
        <w:tc>
          <w:tcPr>
            <w:tcW w:w="1224" w:type="dxa"/>
            <w:shd w:val="clear" w:color="auto" w:fill="D9D9D9"/>
            <w:vAlign w:val="center"/>
          </w:tcPr>
          <w:p w14:paraId="28CEDBAB" w14:textId="77777777" w:rsidR="00E03433" w:rsidRPr="007F2497" w:rsidRDefault="00E03433" w:rsidP="00E03433">
            <w:pPr>
              <w:tabs>
                <w:tab w:val="left" w:pos="6300"/>
              </w:tabs>
              <w:rPr>
                <w:ins w:id="750" w:author="Erin Urbank" w:date="2017-07-28T15:07:00Z"/>
                <w:sz w:val="16"/>
                <w:szCs w:val="16"/>
              </w:rPr>
            </w:pPr>
            <w:ins w:id="751" w:author="Erin Urbank" w:date="2017-07-28T15:07:00Z">
              <w:r w:rsidRPr="007F2497">
                <w:rPr>
                  <w:sz w:val="16"/>
                  <w:szCs w:val="16"/>
                </w:rPr>
                <w:t>km</w:t>
              </w:r>
            </w:ins>
          </w:p>
        </w:tc>
        <w:tc>
          <w:tcPr>
            <w:tcW w:w="2520" w:type="dxa"/>
            <w:shd w:val="clear" w:color="auto" w:fill="D9D9D9"/>
            <w:vAlign w:val="center"/>
          </w:tcPr>
          <w:p w14:paraId="22CE0272" w14:textId="77777777" w:rsidR="00E03433" w:rsidRPr="007F2497" w:rsidRDefault="00E03433" w:rsidP="00E03433">
            <w:pPr>
              <w:tabs>
                <w:tab w:val="left" w:pos="6300"/>
              </w:tabs>
              <w:rPr>
                <w:ins w:id="752" w:author="Erin Urbank" w:date="2017-07-28T15:07:00Z"/>
                <w:sz w:val="16"/>
                <w:szCs w:val="16"/>
              </w:rPr>
            </w:pPr>
            <w:ins w:id="753" w:author="Erin Urbank" w:date="2017-07-28T15:07:00Z">
              <w:r w:rsidRPr="007F2497">
                <w:rPr>
                  <w:sz w:val="16"/>
                  <w:szCs w:val="16"/>
                </w:rPr>
                <w:t>kilometers</w:t>
              </w:r>
            </w:ins>
          </w:p>
        </w:tc>
        <w:tc>
          <w:tcPr>
            <w:tcW w:w="2232" w:type="dxa"/>
            <w:shd w:val="clear" w:color="auto" w:fill="D9D9D9"/>
            <w:vAlign w:val="center"/>
          </w:tcPr>
          <w:p w14:paraId="5440994B" w14:textId="77777777" w:rsidR="00E03433" w:rsidRPr="007F2497" w:rsidRDefault="00E03433" w:rsidP="00E03433">
            <w:pPr>
              <w:tabs>
                <w:tab w:val="left" w:pos="6300"/>
              </w:tabs>
              <w:jc w:val="center"/>
              <w:rPr>
                <w:ins w:id="754" w:author="Erin Urbank" w:date="2017-07-28T15:07:00Z"/>
                <w:sz w:val="16"/>
                <w:szCs w:val="16"/>
              </w:rPr>
            </w:pPr>
            <w:ins w:id="755" w:author="Erin Urbank" w:date="2017-07-28T15:07:00Z">
              <w:r w:rsidRPr="007F2497">
                <w:rPr>
                  <w:sz w:val="16"/>
                  <w:szCs w:val="16"/>
                </w:rPr>
                <w:t>0.621</w:t>
              </w:r>
            </w:ins>
          </w:p>
        </w:tc>
        <w:tc>
          <w:tcPr>
            <w:tcW w:w="2520" w:type="dxa"/>
            <w:shd w:val="clear" w:color="auto" w:fill="D9D9D9"/>
            <w:vAlign w:val="center"/>
          </w:tcPr>
          <w:p w14:paraId="4D45AFD5" w14:textId="77777777" w:rsidR="00E03433" w:rsidRPr="007F2497" w:rsidRDefault="00E03433" w:rsidP="00E03433">
            <w:pPr>
              <w:tabs>
                <w:tab w:val="left" w:pos="6300"/>
              </w:tabs>
              <w:rPr>
                <w:ins w:id="756" w:author="Erin Urbank" w:date="2017-07-28T15:07:00Z"/>
                <w:sz w:val="16"/>
                <w:szCs w:val="16"/>
              </w:rPr>
            </w:pPr>
            <w:ins w:id="757" w:author="Erin Urbank" w:date="2017-07-28T15:07:00Z">
              <w:r w:rsidRPr="007F2497">
                <w:rPr>
                  <w:sz w:val="16"/>
                  <w:szCs w:val="16"/>
                </w:rPr>
                <w:t>miles </w:t>
              </w:r>
            </w:ins>
          </w:p>
        </w:tc>
        <w:tc>
          <w:tcPr>
            <w:tcW w:w="1224" w:type="dxa"/>
            <w:shd w:val="clear" w:color="auto" w:fill="D9D9D9"/>
            <w:vAlign w:val="center"/>
          </w:tcPr>
          <w:p w14:paraId="05775334" w14:textId="77777777" w:rsidR="00E03433" w:rsidRPr="007F2497" w:rsidRDefault="00E03433" w:rsidP="00E03433">
            <w:pPr>
              <w:tabs>
                <w:tab w:val="left" w:pos="6300"/>
              </w:tabs>
              <w:rPr>
                <w:ins w:id="758" w:author="Erin Urbank" w:date="2017-07-28T15:07:00Z"/>
                <w:sz w:val="16"/>
                <w:szCs w:val="16"/>
              </w:rPr>
            </w:pPr>
            <w:ins w:id="759" w:author="Erin Urbank" w:date="2017-07-28T15:07:00Z">
              <w:r w:rsidRPr="007F2497">
                <w:rPr>
                  <w:sz w:val="16"/>
                  <w:szCs w:val="16"/>
                </w:rPr>
                <w:t>mi</w:t>
              </w:r>
            </w:ins>
          </w:p>
        </w:tc>
      </w:tr>
      <w:tr w:rsidR="00E03433" w:rsidRPr="007F2497" w14:paraId="279CB71C" w14:textId="77777777" w:rsidTr="00056726">
        <w:trPr>
          <w:ins w:id="760" w:author="Erin Urbank" w:date="2017-07-28T15:07:00Z"/>
        </w:trPr>
        <w:tc>
          <w:tcPr>
            <w:tcW w:w="9720" w:type="dxa"/>
            <w:gridSpan w:val="5"/>
            <w:shd w:val="clear" w:color="auto" w:fill="F2F2F2"/>
            <w:vAlign w:val="center"/>
          </w:tcPr>
          <w:p w14:paraId="4A04722B" w14:textId="77777777" w:rsidR="00E03433" w:rsidRPr="007F2497" w:rsidRDefault="00E03433" w:rsidP="00E03433">
            <w:pPr>
              <w:tabs>
                <w:tab w:val="left" w:pos="6300"/>
              </w:tabs>
              <w:jc w:val="center"/>
              <w:rPr>
                <w:ins w:id="761" w:author="Erin Urbank" w:date="2017-07-28T15:07:00Z"/>
                <w:sz w:val="16"/>
                <w:szCs w:val="16"/>
              </w:rPr>
            </w:pPr>
            <w:ins w:id="762" w:author="Erin Urbank" w:date="2017-07-28T15:07:00Z">
              <w:r w:rsidRPr="007F2497">
                <w:rPr>
                  <w:b/>
                  <w:bCs/>
                  <w:sz w:val="22"/>
                  <w:szCs w:val="22"/>
                </w:rPr>
                <w:t>AREA</w:t>
              </w:r>
            </w:ins>
          </w:p>
        </w:tc>
      </w:tr>
      <w:tr w:rsidR="00E03433" w:rsidRPr="007F2497" w14:paraId="3FAA040A" w14:textId="77777777" w:rsidTr="00056726">
        <w:trPr>
          <w:ins w:id="763" w:author="Erin Urbank" w:date="2017-07-28T15:07:00Z"/>
        </w:trPr>
        <w:tc>
          <w:tcPr>
            <w:tcW w:w="1224" w:type="dxa"/>
            <w:shd w:val="clear" w:color="auto" w:fill="F2F2F2"/>
            <w:vAlign w:val="center"/>
          </w:tcPr>
          <w:p w14:paraId="42297EB2" w14:textId="77777777" w:rsidR="00E03433" w:rsidRPr="007F2497" w:rsidRDefault="00E03433" w:rsidP="00E03433">
            <w:pPr>
              <w:tabs>
                <w:tab w:val="left" w:pos="6300"/>
              </w:tabs>
              <w:rPr>
                <w:ins w:id="764" w:author="Erin Urbank" w:date="2017-07-28T15:07:00Z"/>
                <w:sz w:val="16"/>
                <w:szCs w:val="16"/>
              </w:rPr>
            </w:pPr>
            <w:ins w:id="765" w:author="Erin Urbank" w:date="2017-07-28T15:07:00Z">
              <w:r w:rsidRPr="007F2497">
                <w:rPr>
                  <w:sz w:val="16"/>
                  <w:szCs w:val="16"/>
                </w:rPr>
                <w:t>mm</w:t>
              </w:r>
              <w:r w:rsidRPr="007F2497">
                <w:rPr>
                  <w:sz w:val="16"/>
                  <w:szCs w:val="16"/>
                  <w:vertAlign w:val="superscript"/>
                </w:rPr>
                <w:t>2</w:t>
              </w:r>
            </w:ins>
          </w:p>
        </w:tc>
        <w:tc>
          <w:tcPr>
            <w:tcW w:w="2520" w:type="dxa"/>
            <w:shd w:val="clear" w:color="auto" w:fill="F2F2F2"/>
            <w:vAlign w:val="center"/>
          </w:tcPr>
          <w:p w14:paraId="4CEE3E1E" w14:textId="77777777" w:rsidR="00E03433" w:rsidRPr="007F2497" w:rsidRDefault="00E03433" w:rsidP="00E03433">
            <w:pPr>
              <w:tabs>
                <w:tab w:val="left" w:pos="6300"/>
              </w:tabs>
              <w:rPr>
                <w:ins w:id="766" w:author="Erin Urbank" w:date="2017-07-28T15:07:00Z"/>
                <w:sz w:val="16"/>
                <w:szCs w:val="16"/>
              </w:rPr>
            </w:pPr>
            <w:ins w:id="767" w:author="Erin Urbank" w:date="2017-07-28T15:07:00Z">
              <w:r w:rsidRPr="007F2497">
                <w:rPr>
                  <w:sz w:val="16"/>
                  <w:szCs w:val="16"/>
                </w:rPr>
                <w:t>square millimeters</w:t>
              </w:r>
            </w:ins>
          </w:p>
        </w:tc>
        <w:tc>
          <w:tcPr>
            <w:tcW w:w="2232" w:type="dxa"/>
            <w:shd w:val="clear" w:color="auto" w:fill="F2F2F2"/>
            <w:vAlign w:val="center"/>
          </w:tcPr>
          <w:p w14:paraId="6AD1DB5D" w14:textId="77777777" w:rsidR="00E03433" w:rsidRPr="007F2497" w:rsidRDefault="00E03433" w:rsidP="00E03433">
            <w:pPr>
              <w:tabs>
                <w:tab w:val="left" w:pos="6300"/>
              </w:tabs>
              <w:jc w:val="center"/>
              <w:rPr>
                <w:ins w:id="768" w:author="Erin Urbank" w:date="2017-07-28T15:07:00Z"/>
                <w:sz w:val="16"/>
                <w:szCs w:val="16"/>
              </w:rPr>
            </w:pPr>
            <w:ins w:id="769" w:author="Erin Urbank" w:date="2017-07-28T15:07:00Z">
              <w:r w:rsidRPr="007F2497">
                <w:rPr>
                  <w:sz w:val="16"/>
                  <w:szCs w:val="16"/>
                </w:rPr>
                <w:t>0.0016</w:t>
              </w:r>
            </w:ins>
          </w:p>
        </w:tc>
        <w:tc>
          <w:tcPr>
            <w:tcW w:w="2520" w:type="dxa"/>
            <w:shd w:val="clear" w:color="auto" w:fill="F2F2F2"/>
            <w:vAlign w:val="center"/>
          </w:tcPr>
          <w:p w14:paraId="0FD97028" w14:textId="77777777" w:rsidR="00E03433" w:rsidRPr="007F2497" w:rsidRDefault="00E03433" w:rsidP="00E03433">
            <w:pPr>
              <w:tabs>
                <w:tab w:val="left" w:pos="6300"/>
              </w:tabs>
              <w:rPr>
                <w:ins w:id="770" w:author="Erin Urbank" w:date="2017-07-28T15:07:00Z"/>
                <w:sz w:val="16"/>
                <w:szCs w:val="16"/>
              </w:rPr>
            </w:pPr>
            <w:ins w:id="771" w:author="Erin Urbank" w:date="2017-07-28T15:07:00Z">
              <w:r w:rsidRPr="007F2497">
                <w:rPr>
                  <w:sz w:val="16"/>
                  <w:szCs w:val="16"/>
                </w:rPr>
                <w:t>square inches</w:t>
              </w:r>
            </w:ins>
          </w:p>
        </w:tc>
        <w:tc>
          <w:tcPr>
            <w:tcW w:w="1224" w:type="dxa"/>
            <w:shd w:val="clear" w:color="auto" w:fill="F2F2F2"/>
            <w:vAlign w:val="center"/>
          </w:tcPr>
          <w:p w14:paraId="23B05B44" w14:textId="77777777" w:rsidR="00E03433" w:rsidRPr="007F2497" w:rsidRDefault="00E03433" w:rsidP="00E03433">
            <w:pPr>
              <w:tabs>
                <w:tab w:val="left" w:pos="6300"/>
              </w:tabs>
              <w:rPr>
                <w:ins w:id="772" w:author="Erin Urbank" w:date="2017-07-28T15:07:00Z"/>
                <w:sz w:val="16"/>
                <w:szCs w:val="16"/>
              </w:rPr>
            </w:pPr>
            <w:ins w:id="773" w:author="Erin Urbank" w:date="2017-07-28T15:07:00Z">
              <w:r w:rsidRPr="007F2497">
                <w:rPr>
                  <w:sz w:val="16"/>
                  <w:szCs w:val="16"/>
                </w:rPr>
                <w:t>in</w:t>
              </w:r>
              <w:r w:rsidRPr="007F2497">
                <w:rPr>
                  <w:sz w:val="16"/>
                  <w:szCs w:val="16"/>
                  <w:vertAlign w:val="superscript"/>
                </w:rPr>
                <w:t>2</w:t>
              </w:r>
            </w:ins>
          </w:p>
        </w:tc>
      </w:tr>
      <w:tr w:rsidR="00E03433" w:rsidRPr="007F2497" w14:paraId="2BBCAAE6" w14:textId="77777777" w:rsidTr="00056726">
        <w:trPr>
          <w:ins w:id="774" w:author="Erin Urbank" w:date="2017-07-28T15:07:00Z"/>
        </w:trPr>
        <w:tc>
          <w:tcPr>
            <w:tcW w:w="1224" w:type="dxa"/>
            <w:shd w:val="clear" w:color="auto" w:fill="F2F2F2"/>
            <w:vAlign w:val="center"/>
          </w:tcPr>
          <w:p w14:paraId="7869C048" w14:textId="77777777" w:rsidR="00E03433" w:rsidRPr="007F2497" w:rsidRDefault="00E03433" w:rsidP="00E03433">
            <w:pPr>
              <w:tabs>
                <w:tab w:val="left" w:pos="6300"/>
              </w:tabs>
              <w:rPr>
                <w:ins w:id="775" w:author="Erin Urbank" w:date="2017-07-28T15:07:00Z"/>
                <w:sz w:val="16"/>
                <w:szCs w:val="16"/>
              </w:rPr>
            </w:pPr>
            <w:ins w:id="776" w:author="Erin Urbank" w:date="2017-07-28T15:07:00Z">
              <w:r w:rsidRPr="007F2497">
                <w:rPr>
                  <w:sz w:val="16"/>
                  <w:szCs w:val="16"/>
                </w:rPr>
                <w:t>m</w:t>
              </w:r>
              <w:r w:rsidRPr="007F2497">
                <w:rPr>
                  <w:sz w:val="16"/>
                  <w:szCs w:val="16"/>
                  <w:vertAlign w:val="superscript"/>
                </w:rPr>
                <w:t>2</w:t>
              </w:r>
            </w:ins>
          </w:p>
        </w:tc>
        <w:tc>
          <w:tcPr>
            <w:tcW w:w="2520" w:type="dxa"/>
            <w:shd w:val="clear" w:color="auto" w:fill="F2F2F2"/>
            <w:vAlign w:val="center"/>
          </w:tcPr>
          <w:p w14:paraId="0C028365" w14:textId="77777777" w:rsidR="00E03433" w:rsidRPr="007F2497" w:rsidRDefault="00E03433" w:rsidP="00E03433">
            <w:pPr>
              <w:tabs>
                <w:tab w:val="left" w:pos="6300"/>
              </w:tabs>
              <w:rPr>
                <w:ins w:id="777" w:author="Erin Urbank" w:date="2017-07-28T15:07:00Z"/>
                <w:sz w:val="16"/>
                <w:szCs w:val="16"/>
              </w:rPr>
            </w:pPr>
            <w:ins w:id="778" w:author="Erin Urbank" w:date="2017-07-28T15:07:00Z">
              <w:r w:rsidRPr="007F2497">
                <w:rPr>
                  <w:sz w:val="16"/>
                  <w:szCs w:val="16"/>
                </w:rPr>
                <w:t>square meters </w:t>
              </w:r>
            </w:ins>
          </w:p>
        </w:tc>
        <w:tc>
          <w:tcPr>
            <w:tcW w:w="2232" w:type="dxa"/>
            <w:shd w:val="clear" w:color="auto" w:fill="F2F2F2"/>
            <w:vAlign w:val="center"/>
          </w:tcPr>
          <w:p w14:paraId="57776945" w14:textId="77777777" w:rsidR="00E03433" w:rsidRPr="007F2497" w:rsidRDefault="00E03433" w:rsidP="00E03433">
            <w:pPr>
              <w:tabs>
                <w:tab w:val="left" w:pos="6300"/>
              </w:tabs>
              <w:jc w:val="center"/>
              <w:rPr>
                <w:ins w:id="779" w:author="Erin Urbank" w:date="2017-07-28T15:07:00Z"/>
                <w:sz w:val="16"/>
                <w:szCs w:val="16"/>
              </w:rPr>
            </w:pPr>
            <w:ins w:id="780" w:author="Erin Urbank" w:date="2017-07-28T15:07:00Z">
              <w:r w:rsidRPr="007F2497">
                <w:rPr>
                  <w:sz w:val="16"/>
                  <w:szCs w:val="16"/>
                </w:rPr>
                <w:t>10.764</w:t>
              </w:r>
            </w:ins>
          </w:p>
        </w:tc>
        <w:tc>
          <w:tcPr>
            <w:tcW w:w="2520" w:type="dxa"/>
            <w:shd w:val="clear" w:color="auto" w:fill="F2F2F2"/>
            <w:vAlign w:val="center"/>
          </w:tcPr>
          <w:p w14:paraId="1B0E6305" w14:textId="77777777" w:rsidR="00E03433" w:rsidRPr="007F2497" w:rsidRDefault="00E03433" w:rsidP="00E03433">
            <w:pPr>
              <w:tabs>
                <w:tab w:val="left" w:pos="6300"/>
              </w:tabs>
              <w:rPr>
                <w:ins w:id="781" w:author="Erin Urbank" w:date="2017-07-28T15:07:00Z"/>
                <w:sz w:val="16"/>
                <w:szCs w:val="16"/>
              </w:rPr>
            </w:pPr>
            <w:ins w:id="782" w:author="Erin Urbank" w:date="2017-07-28T15:07:00Z">
              <w:r w:rsidRPr="007F2497">
                <w:rPr>
                  <w:sz w:val="16"/>
                  <w:szCs w:val="16"/>
                </w:rPr>
                <w:t>square feet </w:t>
              </w:r>
            </w:ins>
          </w:p>
        </w:tc>
        <w:tc>
          <w:tcPr>
            <w:tcW w:w="1224" w:type="dxa"/>
            <w:shd w:val="clear" w:color="auto" w:fill="F2F2F2"/>
            <w:vAlign w:val="center"/>
          </w:tcPr>
          <w:p w14:paraId="11F98053" w14:textId="77777777" w:rsidR="00E03433" w:rsidRPr="007F2497" w:rsidRDefault="00E03433" w:rsidP="00E03433">
            <w:pPr>
              <w:tabs>
                <w:tab w:val="left" w:pos="6300"/>
              </w:tabs>
              <w:rPr>
                <w:ins w:id="783" w:author="Erin Urbank" w:date="2017-07-28T15:07:00Z"/>
                <w:sz w:val="16"/>
                <w:szCs w:val="16"/>
              </w:rPr>
            </w:pPr>
            <w:ins w:id="784" w:author="Erin Urbank" w:date="2017-07-28T15:07:00Z">
              <w:r w:rsidRPr="007F2497">
                <w:rPr>
                  <w:sz w:val="16"/>
                  <w:szCs w:val="16"/>
                </w:rPr>
                <w:t>ft</w:t>
              </w:r>
              <w:r w:rsidRPr="007F2497">
                <w:rPr>
                  <w:sz w:val="16"/>
                  <w:szCs w:val="16"/>
                  <w:vertAlign w:val="superscript"/>
                </w:rPr>
                <w:t>2</w:t>
              </w:r>
            </w:ins>
          </w:p>
        </w:tc>
      </w:tr>
      <w:tr w:rsidR="00E03433" w:rsidRPr="007F2497" w14:paraId="1C92AC40" w14:textId="77777777" w:rsidTr="00056726">
        <w:trPr>
          <w:ins w:id="785" w:author="Erin Urbank" w:date="2017-07-28T15:07:00Z"/>
        </w:trPr>
        <w:tc>
          <w:tcPr>
            <w:tcW w:w="1224" w:type="dxa"/>
            <w:shd w:val="clear" w:color="auto" w:fill="F2F2F2"/>
            <w:vAlign w:val="center"/>
          </w:tcPr>
          <w:p w14:paraId="7FF4FC9D" w14:textId="77777777" w:rsidR="00E03433" w:rsidRPr="007F2497" w:rsidRDefault="00E03433" w:rsidP="00E03433">
            <w:pPr>
              <w:tabs>
                <w:tab w:val="left" w:pos="6300"/>
              </w:tabs>
              <w:rPr>
                <w:ins w:id="786" w:author="Erin Urbank" w:date="2017-07-28T15:07:00Z"/>
                <w:sz w:val="16"/>
                <w:szCs w:val="16"/>
              </w:rPr>
            </w:pPr>
            <w:ins w:id="787" w:author="Erin Urbank" w:date="2017-07-28T15:07:00Z">
              <w:r w:rsidRPr="007F2497">
                <w:rPr>
                  <w:sz w:val="16"/>
                  <w:szCs w:val="16"/>
                </w:rPr>
                <w:t>m</w:t>
              </w:r>
              <w:r w:rsidRPr="007F2497">
                <w:rPr>
                  <w:sz w:val="16"/>
                  <w:szCs w:val="16"/>
                  <w:vertAlign w:val="superscript"/>
                </w:rPr>
                <w:t>2</w:t>
              </w:r>
            </w:ins>
          </w:p>
        </w:tc>
        <w:tc>
          <w:tcPr>
            <w:tcW w:w="2520" w:type="dxa"/>
            <w:shd w:val="clear" w:color="auto" w:fill="F2F2F2"/>
            <w:vAlign w:val="center"/>
          </w:tcPr>
          <w:p w14:paraId="748C02AD" w14:textId="77777777" w:rsidR="00E03433" w:rsidRPr="007F2497" w:rsidRDefault="00E03433" w:rsidP="00E03433">
            <w:pPr>
              <w:tabs>
                <w:tab w:val="left" w:pos="6300"/>
              </w:tabs>
              <w:rPr>
                <w:ins w:id="788" w:author="Erin Urbank" w:date="2017-07-28T15:07:00Z"/>
                <w:sz w:val="16"/>
                <w:szCs w:val="16"/>
              </w:rPr>
            </w:pPr>
            <w:ins w:id="789" w:author="Erin Urbank" w:date="2017-07-28T15:07:00Z">
              <w:r w:rsidRPr="007F2497">
                <w:rPr>
                  <w:sz w:val="16"/>
                  <w:szCs w:val="16"/>
                </w:rPr>
                <w:t>square meters </w:t>
              </w:r>
            </w:ins>
          </w:p>
        </w:tc>
        <w:tc>
          <w:tcPr>
            <w:tcW w:w="2232" w:type="dxa"/>
            <w:shd w:val="clear" w:color="auto" w:fill="F2F2F2"/>
            <w:vAlign w:val="center"/>
          </w:tcPr>
          <w:p w14:paraId="3A4F9990" w14:textId="77777777" w:rsidR="00E03433" w:rsidRPr="007F2497" w:rsidRDefault="00E03433" w:rsidP="00E03433">
            <w:pPr>
              <w:tabs>
                <w:tab w:val="left" w:pos="6300"/>
              </w:tabs>
              <w:jc w:val="center"/>
              <w:rPr>
                <w:ins w:id="790" w:author="Erin Urbank" w:date="2017-07-28T15:07:00Z"/>
                <w:sz w:val="16"/>
                <w:szCs w:val="16"/>
              </w:rPr>
            </w:pPr>
            <w:ins w:id="791" w:author="Erin Urbank" w:date="2017-07-28T15:07:00Z">
              <w:r w:rsidRPr="007F2497">
                <w:rPr>
                  <w:sz w:val="16"/>
                  <w:szCs w:val="16"/>
                </w:rPr>
                <w:t>1.195</w:t>
              </w:r>
            </w:ins>
          </w:p>
        </w:tc>
        <w:tc>
          <w:tcPr>
            <w:tcW w:w="2520" w:type="dxa"/>
            <w:shd w:val="clear" w:color="auto" w:fill="F2F2F2"/>
            <w:vAlign w:val="center"/>
          </w:tcPr>
          <w:p w14:paraId="1AC306C0" w14:textId="77777777" w:rsidR="00E03433" w:rsidRPr="007F2497" w:rsidRDefault="00E03433" w:rsidP="00E03433">
            <w:pPr>
              <w:tabs>
                <w:tab w:val="left" w:pos="6300"/>
              </w:tabs>
              <w:rPr>
                <w:ins w:id="792" w:author="Erin Urbank" w:date="2017-07-28T15:07:00Z"/>
                <w:sz w:val="16"/>
                <w:szCs w:val="16"/>
              </w:rPr>
            </w:pPr>
            <w:ins w:id="793" w:author="Erin Urbank" w:date="2017-07-28T15:07:00Z">
              <w:r w:rsidRPr="007F2497">
                <w:rPr>
                  <w:sz w:val="16"/>
                  <w:szCs w:val="16"/>
                </w:rPr>
                <w:t>square yard </w:t>
              </w:r>
            </w:ins>
          </w:p>
        </w:tc>
        <w:tc>
          <w:tcPr>
            <w:tcW w:w="1224" w:type="dxa"/>
            <w:shd w:val="clear" w:color="auto" w:fill="F2F2F2"/>
            <w:vAlign w:val="center"/>
          </w:tcPr>
          <w:p w14:paraId="46E6BAA2" w14:textId="77777777" w:rsidR="00E03433" w:rsidRPr="007F2497" w:rsidRDefault="00E03433" w:rsidP="00E03433">
            <w:pPr>
              <w:tabs>
                <w:tab w:val="left" w:pos="6300"/>
              </w:tabs>
              <w:rPr>
                <w:ins w:id="794" w:author="Erin Urbank" w:date="2017-07-28T15:07:00Z"/>
                <w:sz w:val="16"/>
                <w:szCs w:val="16"/>
              </w:rPr>
            </w:pPr>
            <w:ins w:id="795" w:author="Erin Urbank" w:date="2017-07-28T15:07:00Z">
              <w:r w:rsidRPr="007F2497">
                <w:rPr>
                  <w:sz w:val="16"/>
                  <w:szCs w:val="16"/>
                </w:rPr>
                <w:t>yd</w:t>
              </w:r>
              <w:r w:rsidRPr="007F2497">
                <w:rPr>
                  <w:sz w:val="16"/>
                  <w:szCs w:val="16"/>
                  <w:vertAlign w:val="superscript"/>
                </w:rPr>
                <w:t>2</w:t>
              </w:r>
            </w:ins>
          </w:p>
        </w:tc>
      </w:tr>
      <w:tr w:rsidR="00E03433" w:rsidRPr="007F2497" w14:paraId="30559E1F" w14:textId="77777777" w:rsidTr="00056726">
        <w:trPr>
          <w:ins w:id="796" w:author="Erin Urbank" w:date="2017-07-28T15:07:00Z"/>
        </w:trPr>
        <w:tc>
          <w:tcPr>
            <w:tcW w:w="1224" w:type="dxa"/>
            <w:shd w:val="clear" w:color="auto" w:fill="F2F2F2"/>
            <w:vAlign w:val="center"/>
          </w:tcPr>
          <w:p w14:paraId="41E6CD18" w14:textId="77777777" w:rsidR="00E03433" w:rsidRPr="007F2497" w:rsidRDefault="00E03433" w:rsidP="00E03433">
            <w:pPr>
              <w:tabs>
                <w:tab w:val="left" w:pos="6300"/>
              </w:tabs>
              <w:rPr>
                <w:ins w:id="797" w:author="Erin Urbank" w:date="2017-07-28T15:07:00Z"/>
                <w:sz w:val="16"/>
                <w:szCs w:val="16"/>
              </w:rPr>
            </w:pPr>
            <w:ins w:id="798" w:author="Erin Urbank" w:date="2017-07-28T15:07:00Z">
              <w:r w:rsidRPr="007F2497">
                <w:rPr>
                  <w:sz w:val="16"/>
                  <w:szCs w:val="16"/>
                </w:rPr>
                <w:t>ha</w:t>
              </w:r>
            </w:ins>
          </w:p>
        </w:tc>
        <w:tc>
          <w:tcPr>
            <w:tcW w:w="2520" w:type="dxa"/>
            <w:shd w:val="clear" w:color="auto" w:fill="F2F2F2"/>
            <w:vAlign w:val="center"/>
          </w:tcPr>
          <w:p w14:paraId="4E56F440" w14:textId="77777777" w:rsidR="00E03433" w:rsidRPr="007F2497" w:rsidRDefault="00E03433" w:rsidP="00E03433">
            <w:pPr>
              <w:tabs>
                <w:tab w:val="left" w:pos="6300"/>
              </w:tabs>
              <w:rPr>
                <w:ins w:id="799" w:author="Erin Urbank" w:date="2017-07-28T15:07:00Z"/>
                <w:sz w:val="16"/>
                <w:szCs w:val="16"/>
              </w:rPr>
            </w:pPr>
            <w:ins w:id="800" w:author="Erin Urbank" w:date="2017-07-28T15:07:00Z">
              <w:r w:rsidRPr="007F2497">
                <w:rPr>
                  <w:sz w:val="16"/>
                  <w:szCs w:val="16"/>
                </w:rPr>
                <w:t>hectares </w:t>
              </w:r>
            </w:ins>
          </w:p>
        </w:tc>
        <w:tc>
          <w:tcPr>
            <w:tcW w:w="2232" w:type="dxa"/>
            <w:shd w:val="clear" w:color="auto" w:fill="F2F2F2"/>
            <w:vAlign w:val="center"/>
          </w:tcPr>
          <w:p w14:paraId="78E50F9E" w14:textId="77777777" w:rsidR="00E03433" w:rsidRPr="007F2497" w:rsidRDefault="00E03433" w:rsidP="00E03433">
            <w:pPr>
              <w:tabs>
                <w:tab w:val="left" w:pos="6300"/>
              </w:tabs>
              <w:jc w:val="center"/>
              <w:rPr>
                <w:ins w:id="801" w:author="Erin Urbank" w:date="2017-07-28T15:07:00Z"/>
                <w:sz w:val="16"/>
                <w:szCs w:val="16"/>
              </w:rPr>
            </w:pPr>
            <w:ins w:id="802" w:author="Erin Urbank" w:date="2017-07-28T15:07:00Z">
              <w:r w:rsidRPr="007F2497">
                <w:rPr>
                  <w:sz w:val="16"/>
                  <w:szCs w:val="16"/>
                </w:rPr>
                <w:t>2.47</w:t>
              </w:r>
            </w:ins>
          </w:p>
        </w:tc>
        <w:tc>
          <w:tcPr>
            <w:tcW w:w="2520" w:type="dxa"/>
            <w:shd w:val="clear" w:color="auto" w:fill="F2F2F2"/>
            <w:vAlign w:val="center"/>
          </w:tcPr>
          <w:p w14:paraId="06950E79" w14:textId="77777777" w:rsidR="00E03433" w:rsidRPr="007F2497" w:rsidRDefault="00E03433" w:rsidP="00E03433">
            <w:pPr>
              <w:tabs>
                <w:tab w:val="left" w:pos="6300"/>
              </w:tabs>
              <w:rPr>
                <w:ins w:id="803" w:author="Erin Urbank" w:date="2017-07-28T15:07:00Z"/>
                <w:sz w:val="16"/>
                <w:szCs w:val="16"/>
              </w:rPr>
            </w:pPr>
            <w:ins w:id="804" w:author="Erin Urbank" w:date="2017-07-28T15:07:00Z">
              <w:r w:rsidRPr="007F2497">
                <w:rPr>
                  <w:sz w:val="16"/>
                  <w:szCs w:val="16"/>
                </w:rPr>
                <w:t>acres </w:t>
              </w:r>
            </w:ins>
          </w:p>
        </w:tc>
        <w:tc>
          <w:tcPr>
            <w:tcW w:w="1224" w:type="dxa"/>
            <w:shd w:val="clear" w:color="auto" w:fill="F2F2F2"/>
            <w:vAlign w:val="center"/>
          </w:tcPr>
          <w:p w14:paraId="1F58E4FE" w14:textId="77777777" w:rsidR="00E03433" w:rsidRPr="007F2497" w:rsidRDefault="00E03433" w:rsidP="00E03433">
            <w:pPr>
              <w:tabs>
                <w:tab w:val="left" w:pos="6300"/>
              </w:tabs>
              <w:rPr>
                <w:ins w:id="805" w:author="Erin Urbank" w:date="2017-07-28T15:07:00Z"/>
                <w:sz w:val="16"/>
                <w:szCs w:val="16"/>
              </w:rPr>
            </w:pPr>
            <w:ins w:id="806" w:author="Erin Urbank" w:date="2017-07-28T15:07:00Z">
              <w:r w:rsidRPr="007F2497">
                <w:rPr>
                  <w:sz w:val="16"/>
                  <w:szCs w:val="16"/>
                </w:rPr>
                <w:t>ac</w:t>
              </w:r>
            </w:ins>
          </w:p>
        </w:tc>
      </w:tr>
      <w:tr w:rsidR="00E03433" w:rsidRPr="007F2497" w14:paraId="241EA720" w14:textId="77777777" w:rsidTr="00056726">
        <w:trPr>
          <w:ins w:id="807" w:author="Erin Urbank" w:date="2017-07-28T15:07:00Z"/>
        </w:trPr>
        <w:tc>
          <w:tcPr>
            <w:tcW w:w="1224" w:type="dxa"/>
            <w:shd w:val="clear" w:color="auto" w:fill="F2F2F2"/>
            <w:vAlign w:val="center"/>
          </w:tcPr>
          <w:p w14:paraId="5F9FC76D" w14:textId="77777777" w:rsidR="00E03433" w:rsidRPr="007F2497" w:rsidRDefault="00E03433" w:rsidP="00E03433">
            <w:pPr>
              <w:tabs>
                <w:tab w:val="left" w:pos="6300"/>
              </w:tabs>
              <w:rPr>
                <w:ins w:id="808" w:author="Erin Urbank" w:date="2017-07-28T15:07:00Z"/>
                <w:sz w:val="16"/>
                <w:szCs w:val="16"/>
                <w:vertAlign w:val="superscript"/>
              </w:rPr>
            </w:pPr>
            <w:ins w:id="809" w:author="Erin Urbank" w:date="2017-07-28T15:07:00Z">
              <w:r w:rsidRPr="007F2497">
                <w:rPr>
                  <w:sz w:val="16"/>
                  <w:szCs w:val="16"/>
                </w:rPr>
                <w:t>km</w:t>
              </w:r>
              <w:r w:rsidRPr="007F2497">
                <w:rPr>
                  <w:sz w:val="16"/>
                  <w:szCs w:val="16"/>
                  <w:vertAlign w:val="superscript"/>
                </w:rPr>
                <w:t>2</w:t>
              </w:r>
            </w:ins>
          </w:p>
        </w:tc>
        <w:tc>
          <w:tcPr>
            <w:tcW w:w="2520" w:type="dxa"/>
            <w:shd w:val="clear" w:color="auto" w:fill="F2F2F2"/>
            <w:vAlign w:val="center"/>
          </w:tcPr>
          <w:p w14:paraId="0FB29B55" w14:textId="77777777" w:rsidR="00E03433" w:rsidRPr="007F2497" w:rsidRDefault="00E03433" w:rsidP="00E03433">
            <w:pPr>
              <w:tabs>
                <w:tab w:val="left" w:pos="6300"/>
              </w:tabs>
              <w:rPr>
                <w:ins w:id="810" w:author="Erin Urbank" w:date="2017-07-28T15:07:00Z"/>
                <w:sz w:val="16"/>
                <w:szCs w:val="16"/>
              </w:rPr>
            </w:pPr>
            <w:ins w:id="811" w:author="Erin Urbank" w:date="2017-07-28T15:07:00Z">
              <w:r w:rsidRPr="007F2497">
                <w:rPr>
                  <w:sz w:val="16"/>
                  <w:szCs w:val="16"/>
                </w:rPr>
                <w:t>square kilometers </w:t>
              </w:r>
            </w:ins>
          </w:p>
        </w:tc>
        <w:tc>
          <w:tcPr>
            <w:tcW w:w="2232" w:type="dxa"/>
            <w:shd w:val="clear" w:color="auto" w:fill="F2F2F2"/>
            <w:vAlign w:val="center"/>
          </w:tcPr>
          <w:p w14:paraId="51FDD396" w14:textId="77777777" w:rsidR="00E03433" w:rsidRPr="007F2497" w:rsidRDefault="00E03433" w:rsidP="00E03433">
            <w:pPr>
              <w:tabs>
                <w:tab w:val="left" w:pos="6300"/>
              </w:tabs>
              <w:jc w:val="center"/>
              <w:rPr>
                <w:ins w:id="812" w:author="Erin Urbank" w:date="2017-07-28T15:07:00Z"/>
                <w:sz w:val="16"/>
                <w:szCs w:val="16"/>
              </w:rPr>
            </w:pPr>
            <w:ins w:id="813" w:author="Erin Urbank" w:date="2017-07-28T15:07:00Z">
              <w:r w:rsidRPr="007F2497">
                <w:rPr>
                  <w:sz w:val="16"/>
                  <w:szCs w:val="16"/>
                </w:rPr>
                <w:t>0.386</w:t>
              </w:r>
            </w:ins>
          </w:p>
        </w:tc>
        <w:tc>
          <w:tcPr>
            <w:tcW w:w="2520" w:type="dxa"/>
            <w:shd w:val="clear" w:color="auto" w:fill="F2F2F2"/>
            <w:vAlign w:val="center"/>
          </w:tcPr>
          <w:p w14:paraId="11AAF4D1" w14:textId="77777777" w:rsidR="00E03433" w:rsidRPr="007F2497" w:rsidRDefault="00E03433" w:rsidP="00E03433">
            <w:pPr>
              <w:tabs>
                <w:tab w:val="left" w:pos="6300"/>
              </w:tabs>
              <w:rPr>
                <w:ins w:id="814" w:author="Erin Urbank" w:date="2017-07-28T15:07:00Z"/>
                <w:sz w:val="16"/>
                <w:szCs w:val="16"/>
              </w:rPr>
            </w:pPr>
            <w:ins w:id="815" w:author="Erin Urbank" w:date="2017-07-28T15:07:00Z">
              <w:r w:rsidRPr="007F2497">
                <w:rPr>
                  <w:sz w:val="16"/>
                  <w:szCs w:val="16"/>
                </w:rPr>
                <w:t>square miles </w:t>
              </w:r>
            </w:ins>
          </w:p>
        </w:tc>
        <w:tc>
          <w:tcPr>
            <w:tcW w:w="1224" w:type="dxa"/>
            <w:shd w:val="clear" w:color="auto" w:fill="F2F2F2"/>
            <w:vAlign w:val="center"/>
          </w:tcPr>
          <w:p w14:paraId="667EA8CD" w14:textId="77777777" w:rsidR="00E03433" w:rsidRPr="007F2497" w:rsidRDefault="00E03433" w:rsidP="00E03433">
            <w:pPr>
              <w:tabs>
                <w:tab w:val="left" w:pos="6300"/>
              </w:tabs>
              <w:rPr>
                <w:ins w:id="816" w:author="Erin Urbank" w:date="2017-07-28T15:07:00Z"/>
                <w:sz w:val="16"/>
                <w:szCs w:val="16"/>
              </w:rPr>
            </w:pPr>
            <w:ins w:id="817" w:author="Erin Urbank" w:date="2017-07-28T15:07:00Z">
              <w:r w:rsidRPr="007F2497">
                <w:rPr>
                  <w:sz w:val="16"/>
                  <w:szCs w:val="16"/>
                </w:rPr>
                <w:t>mi</w:t>
              </w:r>
              <w:r w:rsidRPr="007F2497">
                <w:rPr>
                  <w:sz w:val="16"/>
                  <w:szCs w:val="16"/>
                  <w:vertAlign w:val="superscript"/>
                </w:rPr>
                <w:t>2</w:t>
              </w:r>
            </w:ins>
          </w:p>
        </w:tc>
      </w:tr>
      <w:tr w:rsidR="00E03433" w:rsidRPr="007F2497" w14:paraId="248180FE" w14:textId="77777777" w:rsidTr="00056726">
        <w:trPr>
          <w:ins w:id="818" w:author="Erin Urbank" w:date="2017-07-28T15:07:00Z"/>
        </w:trPr>
        <w:tc>
          <w:tcPr>
            <w:tcW w:w="9720" w:type="dxa"/>
            <w:gridSpan w:val="5"/>
            <w:shd w:val="clear" w:color="auto" w:fill="D9D9D9"/>
            <w:vAlign w:val="center"/>
          </w:tcPr>
          <w:p w14:paraId="46FE4A9F" w14:textId="77777777" w:rsidR="00E03433" w:rsidRPr="007F2497" w:rsidRDefault="00E03433" w:rsidP="00E03433">
            <w:pPr>
              <w:tabs>
                <w:tab w:val="left" w:pos="6300"/>
              </w:tabs>
              <w:jc w:val="center"/>
              <w:rPr>
                <w:ins w:id="819" w:author="Erin Urbank" w:date="2017-07-28T15:07:00Z"/>
                <w:sz w:val="16"/>
                <w:szCs w:val="16"/>
              </w:rPr>
            </w:pPr>
            <w:ins w:id="820" w:author="Erin Urbank" w:date="2017-07-28T15:07:00Z">
              <w:r w:rsidRPr="007F2497">
                <w:rPr>
                  <w:b/>
                  <w:bCs/>
                  <w:sz w:val="20"/>
                  <w:szCs w:val="20"/>
                </w:rPr>
                <w:t>VOLUME</w:t>
              </w:r>
            </w:ins>
          </w:p>
        </w:tc>
      </w:tr>
      <w:tr w:rsidR="00E03433" w:rsidRPr="007F2497" w14:paraId="135AD02B" w14:textId="77777777" w:rsidTr="00056726">
        <w:trPr>
          <w:ins w:id="821" w:author="Erin Urbank" w:date="2017-07-28T15:07:00Z"/>
        </w:trPr>
        <w:tc>
          <w:tcPr>
            <w:tcW w:w="1224" w:type="dxa"/>
            <w:shd w:val="clear" w:color="auto" w:fill="D9D9D9"/>
            <w:vAlign w:val="center"/>
          </w:tcPr>
          <w:p w14:paraId="173E51D7" w14:textId="77777777" w:rsidR="00E03433" w:rsidRPr="007F2497" w:rsidRDefault="00E03433" w:rsidP="00E03433">
            <w:pPr>
              <w:tabs>
                <w:tab w:val="left" w:pos="6300"/>
              </w:tabs>
              <w:rPr>
                <w:ins w:id="822" w:author="Erin Urbank" w:date="2017-07-28T15:07:00Z"/>
                <w:sz w:val="16"/>
                <w:szCs w:val="16"/>
              </w:rPr>
            </w:pPr>
            <w:ins w:id="823" w:author="Erin Urbank" w:date="2017-07-28T15:07:00Z">
              <w:r w:rsidRPr="007F2497">
                <w:rPr>
                  <w:sz w:val="16"/>
                  <w:szCs w:val="16"/>
                </w:rPr>
                <w:t>mL</w:t>
              </w:r>
            </w:ins>
          </w:p>
        </w:tc>
        <w:tc>
          <w:tcPr>
            <w:tcW w:w="2520" w:type="dxa"/>
            <w:shd w:val="clear" w:color="auto" w:fill="D9D9D9"/>
            <w:vAlign w:val="center"/>
          </w:tcPr>
          <w:p w14:paraId="4CD6561C" w14:textId="77777777" w:rsidR="00E03433" w:rsidRPr="007F2497" w:rsidRDefault="00E03433" w:rsidP="00E03433">
            <w:pPr>
              <w:tabs>
                <w:tab w:val="left" w:pos="6300"/>
              </w:tabs>
              <w:rPr>
                <w:ins w:id="824" w:author="Erin Urbank" w:date="2017-07-28T15:07:00Z"/>
                <w:sz w:val="16"/>
                <w:szCs w:val="16"/>
              </w:rPr>
            </w:pPr>
            <w:ins w:id="825" w:author="Erin Urbank" w:date="2017-07-28T15:07:00Z">
              <w:r w:rsidRPr="007F2497">
                <w:rPr>
                  <w:sz w:val="16"/>
                  <w:szCs w:val="16"/>
                </w:rPr>
                <w:t>milliliter </w:t>
              </w:r>
            </w:ins>
          </w:p>
        </w:tc>
        <w:tc>
          <w:tcPr>
            <w:tcW w:w="2232" w:type="dxa"/>
            <w:shd w:val="clear" w:color="auto" w:fill="D9D9D9"/>
            <w:vAlign w:val="center"/>
          </w:tcPr>
          <w:p w14:paraId="55B24211" w14:textId="77777777" w:rsidR="00E03433" w:rsidRPr="007F2497" w:rsidRDefault="00E03433" w:rsidP="00E03433">
            <w:pPr>
              <w:tabs>
                <w:tab w:val="left" w:pos="6300"/>
              </w:tabs>
              <w:jc w:val="center"/>
              <w:rPr>
                <w:ins w:id="826" w:author="Erin Urbank" w:date="2017-07-28T15:07:00Z"/>
                <w:sz w:val="16"/>
                <w:szCs w:val="16"/>
              </w:rPr>
            </w:pPr>
            <w:ins w:id="827" w:author="Erin Urbank" w:date="2017-07-28T15:07:00Z">
              <w:r w:rsidRPr="007F2497">
                <w:rPr>
                  <w:sz w:val="16"/>
                  <w:szCs w:val="16"/>
                </w:rPr>
                <w:t>0.034</w:t>
              </w:r>
            </w:ins>
          </w:p>
        </w:tc>
        <w:tc>
          <w:tcPr>
            <w:tcW w:w="2520" w:type="dxa"/>
            <w:shd w:val="clear" w:color="auto" w:fill="D9D9D9"/>
            <w:vAlign w:val="center"/>
          </w:tcPr>
          <w:p w14:paraId="329D7479" w14:textId="77777777" w:rsidR="00E03433" w:rsidRPr="007F2497" w:rsidRDefault="00E03433" w:rsidP="00E03433">
            <w:pPr>
              <w:tabs>
                <w:tab w:val="left" w:pos="6300"/>
              </w:tabs>
              <w:rPr>
                <w:ins w:id="828" w:author="Erin Urbank" w:date="2017-07-28T15:07:00Z"/>
                <w:sz w:val="16"/>
                <w:szCs w:val="16"/>
              </w:rPr>
            </w:pPr>
            <w:ins w:id="829" w:author="Erin Urbank" w:date="2017-07-28T15:07:00Z">
              <w:r w:rsidRPr="007F2497">
                <w:rPr>
                  <w:sz w:val="16"/>
                  <w:szCs w:val="16"/>
                </w:rPr>
                <w:t>fluid ounces</w:t>
              </w:r>
            </w:ins>
          </w:p>
        </w:tc>
        <w:tc>
          <w:tcPr>
            <w:tcW w:w="1224" w:type="dxa"/>
            <w:shd w:val="clear" w:color="auto" w:fill="D9D9D9"/>
            <w:vAlign w:val="center"/>
          </w:tcPr>
          <w:p w14:paraId="5D8A07D1" w14:textId="77777777" w:rsidR="00E03433" w:rsidRPr="007F2497" w:rsidRDefault="00E03433" w:rsidP="00E03433">
            <w:pPr>
              <w:tabs>
                <w:tab w:val="left" w:pos="6300"/>
              </w:tabs>
              <w:rPr>
                <w:ins w:id="830" w:author="Erin Urbank" w:date="2017-07-28T15:07:00Z"/>
                <w:sz w:val="16"/>
                <w:szCs w:val="16"/>
              </w:rPr>
            </w:pPr>
            <w:ins w:id="831" w:author="Erin Urbank" w:date="2017-07-28T15:07:00Z">
              <w:r w:rsidRPr="007F2497">
                <w:rPr>
                  <w:sz w:val="16"/>
                  <w:szCs w:val="16"/>
                </w:rPr>
                <w:t>fl oz</w:t>
              </w:r>
            </w:ins>
          </w:p>
        </w:tc>
      </w:tr>
      <w:tr w:rsidR="00E03433" w:rsidRPr="007F2497" w14:paraId="647C95BF" w14:textId="77777777" w:rsidTr="00056726">
        <w:trPr>
          <w:ins w:id="832" w:author="Erin Urbank" w:date="2017-07-28T15:07:00Z"/>
        </w:trPr>
        <w:tc>
          <w:tcPr>
            <w:tcW w:w="1224" w:type="dxa"/>
            <w:shd w:val="clear" w:color="auto" w:fill="D9D9D9"/>
            <w:vAlign w:val="center"/>
          </w:tcPr>
          <w:p w14:paraId="1DF0C309" w14:textId="77777777" w:rsidR="00E03433" w:rsidRPr="007F2497" w:rsidRDefault="00E03433" w:rsidP="00E03433">
            <w:pPr>
              <w:tabs>
                <w:tab w:val="left" w:pos="6300"/>
              </w:tabs>
              <w:rPr>
                <w:ins w:id="833" w:author="Erin Urbank" w:date="2017-07-28T15:07:00Z"/>
                <w:sz w:val="16"/>
                <w:szCs w:val="16"/>
              </w:rPr>
            </w:pPr>
            <w:ins w:id="834" w:author="Erin Urbank" w:date="2017-07-28T15:07:00Z">
              <w:r w:rsidRPr="007F2497">
                <w:rPr>
                  <w:sz w:val="16"/>
                  <w:szCs w:val="16"/>
                </w:rPr>
                <w:t>L</w:t>
              </w:r>
            </w:ins>
          </w:p>
        </w:tc>
        <w:tc>
          <w:tcPr>
            <w:tcW w:w="2520" w:type="dxa"/>
            <w:shd w:val="clear" w:color="auto" w:fill="D9D9D9"/>
            <w:vAlign w:val="center"/>
          </w:tcPr>
          <w:p w14:paraId="3876F9B3" w14:textId="77777777" w:rsidR="00E03433" w:rsidRPr="007F2497" w:rsidRDefault="00E03433" w:rsidP="00E03433">
            <w:pPr>
              <w:tabs>
                <w:tab w:val="left" w:pos="6300"/>
              </w:tabs>
              <w:rPr>
                <w:ins w:id="835" w:author="Erin Urbank" w:date="2017-07-28T15:07:00Z"/>
                <w:sz w:val="16"/>
                <w:szCs w:val="16"/>
              </w:rPr>
            </w:pPr>
            <w:ins w:id="836" w:author="Erin Urbank" w:date="2017-07-28T15:07:00Z">
              <w:r w:rsidRPr="007F2497">
                <w:rPr>
                  <w:sz w:val="16"/>
                  <w:szCs w:val="16"/>
                </w:rPr>
                <w:t>liters </w:t>
              </w:r>
            </w:ins>
          </w:p>
        </w:tc>
        <w:tc>
          <w:tcPr>
            <w:tcW w:w="2232" w:type="dxa"/>
            <w:shd w:val="clear" w:color="auto" w:fill="D9D9D9"/>
            <w:vAlign w:val="center"/>
          </w:tcPr>
          <w:p w14:paraId="4756222A" w14:textId="77777777" w:rsidR="00E03433" w:rsidRPr="007F2497" w:rsidRDefault="00E03433" w:rsidP="00E03433">
            <w:pPr>
              <w:tabs>
                <w:tab w:val="left" w:pos="6300"/>
              </w:tabs>
              <w:jc w:val="center"/>
              <w:rPr>
                <w:ins w:id="837" w:author="Erin Urbank" w:date="2017-07-28T15:07:00Z"/>
                <w:sz w:val="16"/>
                <w:szCs w:val="16"/>
              </w:rPr>
            </w:pPr>
            <w:ins w:id="838" w:author="Erin Urbank" w:date="2017-07-28T15:07:00Z">
              <w:r w:rsidRPr="007F2497">
                <w:rPr>
                  <w:sz w:val="16"/>
                  <w:szCs w:val="16"/>
                </w:rPr>
                <w:t>0.264</w:t>
              </w:r>
            </w:ins>
          </w:p>
        </w:tc>
        <w:tc>
          <w:tcPr>
            <w:tcW w:w="2520" w:type="dxa"/>
            <w:shd w:val="clear" w:color="auto" w:fill="D9D9D9"/>
            <w:vAlign w:val="center"/>
          </w:tcPr>
          <w:p w14:paraId="4E6992CD" w14:textId="77777777" w:rsidR="00E03433" w:rsidRPr="007F2497" w:rsidRDefault="00E03433" w:rsidP="00E03433">
            <w:pPr>
              <w:tabs>
                <w:tab w:val="left" w:pos="6300"/>
              </w:tabs>
              <w:rPr>
                <w:ins w:id="839" w:author="Erin Urbank" w:date="2017-07-28T15:07:00Z"/>
                <w:sz w:val="16"/>
                <w:szCs w:val="16"/>
              </w:rPr>
            </w:pPr>
            <w:ins w:id="840" w:author="Erin Urbank" w:date="2017-07-28T15:07:00Z">
              <w:r w:rsidRPr="007F2497">
                <w:rPr>
                  <w:sz w:val="16"/>
                  <w:szCs w:val="16"/>
                </w:rPr>
                <w:t>gallons </w:t>
              </w:r>
            </w:ins>
          </w:p>
        </w:tc>
        <w:tc>
          <w:tcPr>
            <w:tcW w:w="1224" w:type="dxa"/>
            <w:shd w:val="clear" w:color="auto" w:fill="D9D9D9"/>
            <w:vAlign w:val="center"/>
          </w:tcPr>
          <w:p w14:paraId="4331B1BE" w14:textId="77777777" w:rsidR="00E03433" w:rsidRPr="007F2497" w:rsidRDefault="00E03433" w:rsidP="00E03433">
            <w:pPr>
              <w:tabs>
                <w:tab w:val="left" w:pos="6300"/>
              </w:tabs>
              <w:rPr>
                <w:ins w:id="841" w:author="Erin Urbank" w:date="2017-07-28T15:07:00Z"/>
                <w:sz w:val="16"/>
                <w:szCs w:val="16"/>
              </w:rPr>
            </w:pPr>
            <w:ins w:id="842" w:author="Erin Urbank" w:date="2017-07-28T15:07:00Z">
              <w:r w:rsidRPr="007F2497">
                <w:rPr>
                  <w:sz w:val="16"/>
                  <w:szCs w:val="16"/>
                </w:rPr>
                <w:t>gal</w:t>
              </w:r>
            </w:ins>
          </w:p>
        </w:tc>
      </w:tr>
      <w:tr w:rsidR="00E03433" w:rsidRPr="007F2497" w14:paraId="7FC1E00C" w14:textId="77777777" w:rsidTr="00056726">
        <w:trPr>
          <w:ins w:id="843" w:author="Erin Urbank" w:date="2017-07-28T15:07:00Z"/>
        </w:trPr>
        <w:tc>
          <w:tcPr>
            <w:tcW w:w="1224" w:type="dxa"/>
            <w:shd w:val="clear" w:color="auto" w:fill="D9D9D9"/>
            <w:vAlign w:val="center"/>
          </w:tcPr>
          <w:p w14:paraId="1A89A46B" w14:textId="77777777" w:rsidR="00E03433" w:rsidRPr="007F2497" w:rsidRDefault="00E03433" w:rsidP="00E03433">
            <w:pPr>
              <w:tabs>
                <w:tab w:val="left" w:pos="6300"/>
              </w:tabs>
              <w:rPr>
                <w:ins w:id="844" w:author="Erin Urbank" w:date="2017-07-28T15:07:00Z"/>
                <w:sz w:val="16"/>
                <w:szCs w:val="16"/>
              </w:rPr>
            </w:pPr>
            <w:ins w:id="845" w:author="Erin Urbank" w:date="2017-07-28T15:07:00Z">
              <w:r w:rsidRPr="007F2497">
                <w:rPr>
                  <w:sz w:val="16"/>
                  <w:szCs w:val="16"/>
                </w:rPr>
                <w:t>m</w:t>
              </w:r>
              <w:r w:rsidRPr="007F2497">
                <w:rPr>
                  <w:sz w:val="16"/>
                  <w:szCs w:val="16"/>
                  <w:vertAlign w:val="superscript"/>
                </w:rPr>
                <w:t>3</w:t>
              </w:r>
            </w:ins>
          </w:p>
        </w:tc>
        <w:tc>
          <w:tcPr>
            <w:tcW w:w="2520" w:type="dxa"/>
            <w:shd w:val="clear" w:color="auto" w:fill="D9D9D9"/>
            <w:vAlign w:val="center"/>
          </w:tcPr>
          <w:p w14:paraId="2D756328" w14:textId="77777777" w:rsidR="00E03433" w:rsidRPr="007F2497" w:rsidRDefault="00E03433" w:rsidP="00E03433">
            <w:pPr>
              <w:tabs>
                <w:tab w:val="left" w:pos="6300"/>
              </w:tabs>
              <w:rPr>
                <w:ins w:id="846" w:author="Erin Urbank" w:date="2017-07-28T15:07:00Z"/>
                <w:sz w:val="16"/>
                <w:szCs w:val="16"/>
              </w:rPr>
            </w:pPr>
            <w:ins w:id="847" w:author="Erin Urbank" w:date="2017-07-28T15:07:00Z">
              <w:r w:rsidRPr="007F2497">
                <w:rPr>
                  <w:sz w:val="16"/>
                  <w:szCs w:val="16"/>
                </w:rPr>
                <w:t>cubic meters</w:t>
              </w:r>
            </w:ins>
          </w:p>
        </w:tc>
        <w:tc>
          <w:tcPr>
            <w:tcW w:w="2232" w:type="dxa"/>
            <w:shd w:val="clear" w:color="auto" w:fill="D9D9D9"/>
            <w:vAlign w:val="center"/>
          </w:tcPr>
          <w:p w14:paraId="0B69B78C" w14:textId="77777777" w:rsidR="00E03433" w:rsidRPr="007F2497" w:rsidRDefault="00E03433" w:rsidP="00E03433">
            <w:pPr>
              <w:tabs>
                <w:tab w:val="left" w:pos="6300"/>
              </w:tabs>
              <w:jc w:val="center"/>
              <w:rPr>
                <w:ins w:id="848" w:author="Erin Urbank" w:date="2017-07-28T15:07:00Z"/>
                <w:sz w:val="16"/>
                <w:szCs w:val="16"/>
              </w:rPr>
            </w:pPr>
            <w:ins w:id="849" w:author="Erin Urbank" w:date="2017-07-28T15:07:00Z">
              <w:r w:rsidRPr="007F2497">
                <w:rPr>
                  <w:sz w:val="16"/>
                  <w:szCs w:val="16"/>
                </w:rPr>
                <w:t>35.314</w:t>
              </w:r>
            </w:ins>
          </w:p>
        </w:tc>
        <w:tc>
          <w:tcPr>
            <w:tcW w:w="2520" w:type="dxa"/>
            <w:shd w:val="clear" w:color="auto" w:fill="D9D9D9"/>
            <w:vAlign w:val="center"/>
          </w:tcPr>
          <w:p w14:paraId="71B32A4E" w14:textId="77777777" w:rsidR="00E03433" w:rsidRPr="007F2497" w:rsidRDefault="00E03433" w:rsidP="00E03433">
            <w:pPr>
              <w:tabs>
                <w:tab w:val="left" w:pos="6300"/>
              </w:tabs>
              <w:rPr>
                <w:ins w:id="850" w:author="Erin Urbank" w:date="2017-07-28T15:07:00Z"/>
                <w:sz w:val="16"/>
                <w:szCs w:val="16"/>
              </w:rPr>
            </w:pPr>
            <w:ins w:id="851" w:author="Erin Urbank" w:date="2017-07-28T15:07:00Z">
              <w:r w:rsidRPr="007F2497">
                <w:rPr>
                  <w:sz w:val="16"/>
                  <w:szCs w:val="16"/>
                </w:rPr>
                <w:t>cubic feet</w:t>
              </w:r>
            </w:ins>
          </w:p>
        </w:tc>
        <w:tc>
          <w:tcPr>
            <w:tcW w:w="1224" w:type="dxa"/>
            <w:shd w:val="clear" w:color="auto" w:fill="D9D9D9"/>
            <w:vAlign w:val="center"/>
          </w:tcPr>
          <w:p w14:paraId="016AF83D" w14:textId="77777777" w:rsidR="00E03433" w:rsidRPr="007F2497" w:rsidRDefault="00E03433" w:rsidP="00E03433">
            <w:pPr>
              <w:tabs>
                <w:tab w:val="left" w:pos="6300"/>
              </w:tabs>
              <w:rPr>
                <w:ins w:id="852" w:author="Erin Urbank" w:date="2017-07-28T15:07:00Z"/>
                <w:sz w:val="16"/>
                <w:szCs w:val="16"/>
              </w:rPr>
            </w:pPr>
            <w:ins w:id="853" w:author="Erin Urbank" w:date="2017-07-28T15:07:00Z">
              <w:r w:rsidRPr="007F2497">
                <w:rPr>
                  <w:sz w:val="16"/>
                  <w:szCs w:val="16"/>
                </w:rPr>
                <w:t>ft</w:t>
              </w:r>
              <w:r w:rsidRPr="007F2497">
                <w:rPr>
                  <w:sz w:val="16"/>
                  <w:szCs w:val="16"/>
                  <w:vertAlign w:val="superscript"/>
                </w:rPr>
                <w:t>3</w:t>
              </w:r>
            </w:ins>
          </w:p>
        </w:tc>
      </w:tr>
      <w:tr w:rsidR="00E03433" w:rsidRPr="007F2497" w14:paraId="180C4DDD" w14:textId="77777777" w:rsidTr="00056726">
        <w:trPr>
          <w:ins w:id="854" w:author="Erin Urbank" w:date="2017-07-28T15:07:00Z"/>
        </w:trPr>
        <w:tc>
          <w:tcPr>
            <w:tcW w:w="1224" w:type="dxa"/>
            <w:shd w:val="clear" w:color="auto" w:fill="D9D9D9"/>
            <w:vAlign w:val="center"/>
          </w:tcPr>
          <w:p w14:paraId="4BBD2CCA" w14:textId="77777777" w:rsidR="00E03433" w:rsidRPr="007F2497" w:rsidRDefault="00E03433" w:rsidP="00E03433">
            <w:pPr>
              <w:tabs>
                <w:tab w:val="left" w:pos="6300"/>
              </w:tabs>
              <w:rPr>
                <w:ins w:id="855" w:author="Erin Urbank" w:date="2017-07-28T15:07:00Z"/>
                <w:sz w:val="16"/>
                <w:szCs w:val="16"/>
              </w:rPr>
            </w:pPr>
            <w:ins w:id="856" w:author="Erin Urbank" w:date="2017-07-28T15:07:00Z">
              <w:r w:rsidRPr="007F2497">
                <w:rPr>
                  <w:sz w:val="16"/>
                  <w:szCs w:val="16"/>
                </w:rPr>
                <w:t>m</w:t>
              </w:r>
              <w:r w:rsidRPr="007F2497">
                <w:rPr>
                  <w:sz w:val="16"/>
                  <w:szCs w:val="16"/>
                  <w:vertAlign w:val="superscript"/>
                </w:rPr>
                <w:t>3</w:t>
              </w:r>
            </w:ins>
          </w:p>
        </w:tc>
        <w:tc>
          <w:tcPr>
            <w:tcW w:w="2520" w:type="dxa"/>
            <w:shd w:val="clear" w:color="auto" w:fill="D9D9D9"/>
            <w:vAlign w:val="center"/>
          </w:tcPr>
          <w:p w14:paraId="336C0D23" w14:textId="77777777" w:rsidR="00E03433" w:rsidRPr="007F2497" w:rsidRDefault="00E03433" w:rsidP="00E03433">
            <w:pPr>
              <w:tabs>
                <w:tab w:val="left" w:pos="6300"/>
              </w:tabs>
              <w:rPr>
                <w:ins w:id="857" w:author="Erin Urbank" w:date="2017-07-28T15:07:00Z"/>
                <w:sz w:val="16"/>
                <w:szCs w:val="16"/>
              </w:rPr>
            </w:pPr>
            <w:ins w:id="858" w:author="Erin Urbank" w:date="2017-07-28T15:07:00Z">
              <w:r w:rsidRPr="007F2497">
                <w:rPr>
                  <w:sz w:val="16"/>
                  <w:szCs w:val="16"/>
                </w:rPr>
                <w:t>cubic meters</w:t>
              </w:r>
            </w:ins>
          </w:p>
        </w:tc>
        <w:tc>
          <w:tcPr>
            <w:tcW w:w="2232" w:type="dxa"/>
            <w:shd w:val="clear" w:color="auto" w:fill="D9D9D9"/>
            <w:vAlign w:val="center"/>
          </w:tcPr>
          <w:p w14:paraId="5340C3B1" w14:textId="77777777" w:rsidR="00E03433" w:rsidRPr="007F2497" w:rsidRDefault="00E03433" w:rsidP="00E03433">
            <w:pPr>
              <w:tabs>
                <w:tab w:val="left" w:pos="6300"/>
              </w:tabs>
              <w:jc w:val="center"/>
              <w:rPr>
                <w:ins w:id="859" w:author="Erin Urbank" w:date="2017-07-28T15:07:00Z"/>
                <w:sz w:val="16"/>
                <w:szCs w:val="16"/>
              </w:rPr>
            </w:pPr>
            <w:ins w:id="860" w:author="Erin Urbank" w:date="2017-07-28T15:07:00Z">
              <w:r w:rsidRPr="007F2497">
                <w:rPr>
                  <w:sz w:val="16"/>
                  <w:szCs w:val="16"/>
                </w:rPr>
                <w:t>1.307</w:t>
              </w:r>
            </w:ins>
          </w:p>
        </w:tc>
        <w:tc>
          <w:tcPr>
            <w:tcW w:w="2520" w:type="dxa"/>
            <w:shd w:val="clear" w:color="auto" w:fill="D9D9D9"/>
            <w:vAlign w:val="center"/>
          </w:tcPr>
          <w:p w14:paraId="76A03E2E" w14:textId="77777777" w:rsidR="00E03433" w:rsidRPr="007F2497" w:rsidRDefault="00E03433" w:rsidP="00E03433">
            <w:pPr>
              <w:tabs>
                <w:tab w:val="left" w:pos="6300"/>
              </w:tabs>
              <w:rPr>
                <w:ins w:id="861" w:author="Erin Urbank" w:date="2017-07-28T15:07:00Z"/>
                <w:sz w:val="16"/>
                <w:szCs w:val="16"/>
              </w:rPr>
            </w:pPr>
            <w:ins w:id="862" w:author="Erin Urbank" w:date="2017-07-28T15:07:00Z">
              <w:r w:rsidRPr="007F2497">
                <w:rPr>
                  <w:sz w:val="16"/>
                  <w:szCs w:val="16"/>
                </w:rPr>
                <w:t>cubic yards</w:t>
              </w:r>
            </w:ins>
          </w:p>
        </w:tc>
        <w:tc>
          <w:tcPr>
            <w:tcW w:w="1224" w:type="dxa"/>
            <w:shd w:val="clear" w:color="auto" w:fill="D9D9D9"/>
            <w:vAlign w:val="center"/>
          </w:tcPr>
          <w:p w14:paraId="7C7E6597" w14:textId="77777777" w:rsidR="00E03433" w:rsidRPr="007F2497" w:rsidRDefault="00E03433" w:rsidP="00E03433">
            <w:pPr>
              <w:tabs>
                <w:tab w:val="left" w:pos="6300"/>
              </w:tabs>
              <w:rPr>
                <w:ins w:id="863" w:author="Erin Urbank" w:date="2017-07-28T15:07:00Z"/>
                <w:sz w:val="16"/>
                <w:szCs w:val="16"/>
              </w:rPr>
            </w:pPr>
            <w:ins w:id="864" w:author="Erin Urbank" w:date="2017-07-28T15:07:00Z">
              <w:r w:rsidRPr="007F2497">
                <w:rPr>
                  <w:sz w:val="16"/>
                  <w:szCs w:val="16"/>
                </w:rPr>
                <w:t>yd</w:t>
              </w:r>
              <w:r w:rsidRPr="007F2497">
                <w:rPr>
                  <w:sz w:val="16"/>
                  <w:szCs w:val="16"/>
                  <w:vertAlign w:val="superscript"/>
                </w:rPr>
                <w:t>3</w:t>
              </w:r>
            </w:ins>
          </w:p>
        </w:tc>
      </w:tr>
      <w:tr w:rsidR="00E03433" w:rsidRPr="007F2497" w14:paraId="34E2C3A5" w14:textId="77777777" w:rsidTr="00056726">
        <w:trPr>
          <w:ins w:id="865" w:author="Erin Urbank" w:date="2017-07-28T15:07:00Z"/>
        </w:trPr>
        <w:tc>
          <w:tcPr>
            <w:tcW w:w="9720" w:type="dxa"/>
            <w:gridSpan w:val="5"/>
            <w:shd w:val="clear" w:color="auto" w:fill="F2F2F2"/>
            <w:vAlign w:val="center"/>
          </w:tcPr>
          <w:p w14:paraId="2B13E271" w14:textId="77777777" w:rsidR="00E03433" w:rsidRPr="007F2497" w:rsidRDefault="00E03433" w:rsidP="00E03433">
            <w:pPr>
              <w:tabs>
                <w:tab w:val="left" w:pos="6300"/>
              </w:tabs>
              <w:jc w:val="center"/>
              <w:rPr>
                <w:ins w:id="866" w:author="Erin Urbank" w:date="2017-07-28T15:07:00Z"/>
                <w:sz w:val="16"/>
                <w:szCs w:val="16"/>
              </w:rPr>
            </w:pPr>
            <w:ins w:id="867" w:author="Erin Urbank" w:date="2017-07-28T15:07:00Z">
              <w:r w:rsidRPr="007F2497">
                <w:rPr>
                  <w:b/>
                  <w:bCs/>
                  <w:sz w:val="20"/>
                  <w:szCs w:val="20"/>
                </w:rPr>
                <w:t>MASS</w:t>
              </w:r>
            </w:ins>
          </w:p>
        </w:tc>
      </w:tr>
      <w:tr w:rsidR="00E03433" w:rsidRPr="007F2497" w14:paraId="3044B9F1" w14:textId="77777777" w:rsidTr="00056726">
        <w:trPr>
          <w:ins w:id="868" w:author="Erin Urbank" w:date="2017-07-28T15:07:00Z"/>
        </w:trPr>
        <w:tc>
          <w:tcPr>
            <w:tcW w:w="1224" w:type="dxa"/>
            <w:shd w:val="clear" w:color="auto" w:fill="F2F2F2"/>
            <w:vAlign w:val="center"/>
          </w:tcPr>
          <w:p w14:paraId="7A786C6D" w14:textId="77777777" w:rsidR="00E03433" w:rsidRPr="007F2497" w:rsidRDefault="00E03433" w:rsidP="00E03433">
            <w:pPr>
              <w:tabs>
                <w:tab w:val="left" w:pos="6300"/>
              </w:tabs>
              <w:rPr>
                <w:ins w:id="869" w:author="Erin Urbank" w:date="2017-07-28T15:07:00Z"/>
                <w:sz w:val="16"/>
                <w:szCs w:val="16"/>
              </w:rPr>
            </w:pPr>
            <w:ins w:id="870" w:author="Erin Urbank" w:date="2017-07-28T15:07:00Z">
              <w:r w:rsidRPr="007F2497">
                <w:rPr>
                  <w:sz w:val="16"/>
                  <w:szCs w:val="16"/>
                </w:rPr>
                <w:t>g</w:t>
              </w:r>
            </w:ins>
          </w:p>
        </w:tc>
        <w:tc>
          <w:tcPr>
            <w:tcW w:w="2520" w:type="dxa"/>
            <w:shd w:val="clear" w:color="auto" w:fill="F2F2F2"/>
            <w:vAlign w:val="center"/>
          </w:tcPr>
          <w:p w14:paraId="78E4897B" w14:textId="77777777" w:rsidR="00E03433" w:rsidRPr="007F2497" w:rsidRDefault="00E03433" w:rsidP="00E03433">
            <w:pPr>
              <w:tabs>
                <w:tab w:val="left" w:pos="6300"/>
              </w:tabs>
              <w:rPr>
                <w:ins w:id="871" w:author="Erin Urbank" w:date="2017-07-28T15:07:00Z"/>
                <w:sz w:val="16"/>
                <w:szCs w:val="16"/>
              </w:rPr>
            </w:pPr>
            <w:ins w:id="872" w:author="Erin Urbank" w:date="2017-07-28T15:07:00Z">
              <w:r w:rsidRPr="007F2497">
                <w:rPr>
                  <w:sz w:val="16"/>
                  <w:szCs w:val="16"/>
                </w:rPr>
                <w:t>grams </w:t>
              </w:r>
            </w:ins>
          </w:p>
        </w:tc>
        <w:tc>
          <w:tcPr>
            <w:tcW w:w="2232" w:type="dxa"/>
            <w:shd w:val="clear" w:color="auto" w:fill="F2F2F2"/>
            <w:vAlign w:val="center"/>
          </w:tcPr>
          <w:p w14:paraId="727B257F" w14:textId="77777777" w:rsidR="00E03433" w:rsidRPr="007F2497" w:rsidRDefault="00E03433" w:rsidP="00E03433">
            <w:pPr>
              <w:tabs>
                <w:tab w:val="left" w:pos="6300"/>
              </w:tabs>
              <w:jc w:val="center"/>
              <w:rPr>
                <w:ins w:id="873" w:author="Erin Urbank" w:date="2017-07-28T15:07:00Z"/>
                <w:sz w:val="16"/>
                <w:szCs w:val="16"/>
              </w:rPr>
            </w:pPr>
            <w:ins w:id="874" w:author="Erin Urbank" w:date="2017-07-28T15:07:00Z">
              <w:r w:rsidRPr="007F2497">
                <w:rPr>
                  <w:sz w:val="16"/>
                  <w:szCs w:val="16"/>
                </w:rPr>
                <w:t>0.035</w:t>
              </w:r>
            </w:ins>
          </w:p>
        </w:tc>
        <w:tc>
          <w:tcPr>
            <w:tcW w:w="2520" w:type="dxa"/>
            <w:shd w:val="clear" w:color="auto" w:fill="F2F2F2"/>
            <w:vAlign w:val="center"/>
          </w:tcPr>
          <w:p w14:paraId="795A760A" w14:textId="77777777" w:rsidR="00E03433" w:rsidRPr="007F2497" w:rsidRDefault="00E03433" w:rsidP="00E03433">
            <w:pPr>
              <w:tabs>
                <w:tab w:val="left" w:pos="6300"/>
              </w:tabs>
              <w:rPr>
                <w:ins w:id="875" w:author="Erin Urbank" w:date="2017-07-28T15:07:00Z"/>
                <w:sz w:val="16"/>
                <w:szCs w:val="16"/>
              </w:rPr>
            </w:pPr>
            <w:ins w:id="876" w:author="Erin Urbank" w:date="2017-07-28T15:07:00Z">
              <w:r w:rsidRPr="007F2497">
                <w:rPr>
                  <w:sz w:val="16"/>
                  <w:szCs w:val="16"/>
                </w:rPr>
                <w:t>ounces</w:t>
              </w:r>
            </w:ins>
          </w:p>
        </w:tc>
        <w:tc>
          <w:tcPr>
            <w:tcW w:w="1224" w:type="dxa"/>
            <w:shd w:val="clear" w:color="auto" w:fill="F2F2F2"/>
            <w:vAlign w:val="center"/>
          </w:tcPr>
          <w:p w14:paraId="1E6F560C" w14:textId="77777777" w:rsidR="00E03433" w:rsidRPr="007F2497" w:rsidRDefault="00E03433" w:rsidP="00E03433">
            <w:pPr>
              <w:tabs>
                <w:tab w:val="left" w:pos="6300"/>
              </w:tabs>
              <w:rPr>
                <w:ins w:id="877" w:author="Erin Urbank" w:date="2017-07-28T15:07:00Z"/>
                <w:sz w:val="16"/>
                <w:szCs w:val="16"/>
              </w:rPr>
            </w:pPr>
            <w:ins w:id="878" w:author="Erin Urbank" w:date="2017-07-28T15:07:00Z">
              <w:r w:rsidRPr="007F2497">
                <w:rPr>
                  <w:sz w:val="16"/>
                  <w:szCs w:val="16"/>
                </w:rPr>
                <w:t>oz</w:t>
              </w:r>
            </w:ins>
          </w:p>
        </w:tc>
      </w:tr>
      <w:tr w:rsidR="00E03433" w:rsidRPr="007F2497" w14:paraId="64BE6A1C" w14:textId="77777777" w:rsidTr="00056726">
        <w:trPr>
          <w:ins w:id="879" w:author="Erin Urbank" w:date="2017-07-28T15:07:00Z"/>
        </w:trPr>
        <w:tc>
          <w:tcPr>
            <w:tcW w:w="1224" w:type="dxa"/>
            <w:shd w:val="clear" w:color="auto" w:fill="F2F2F2"/>
            <w:vAlign w:val="center"/>
          </w:tcPr>
          <w:p w14:paraId="579E1323" w14:textId="77777777" w:rsidR="00E03433" w:rsidRPr="007F2497" w:rsidRDefault="00E03433" w:rsidP="00E03433">
            <w:pPr>
              <w:tabs>
                <w:tab w:val="left" w:pos="6300"/>
              </w:tabs>
              <w:rPr>
                <w:ins w:id="880" w:author="Erin Urbank" w:date="2017-07-28T15:07:00Z"/>
                <w:sz w:val="16"/>
                <w:szCs w:val="16"/>
              </w:rPr>
            </w:pPr>
            <w:ins w:id="881" w:author="Erin Urbank" w:date="2017-07-28T15:07:00Z">
              <w:r w:rsidRPr="007F2497">
                <w:rPr>
                  <w:sz w:val="16"/>
                  <w:szCs w:val="16"/>
                </w:rPr>
                <w:t>kg</w:t>
              </w:r>
            </w:ins>
          </w:p>
        </w:tc>
        <w:tc>
          <w:tcPr>
            <w:tcW w:w="2520" w:type="dxa"/>
            <w:shd w:val="clear" w:color="auto" w:fill="F2F2F2"/>
            <w:vAlign w:val="center"/>
          </w:tcPr>
          <w:p w14:paraId="66511595" w14:textId="77777777" w:rsidR="00E03433" w:rsidRPr="007F2497" w:rsidRDefault="00E03433" w:rsidP="00E03433">
            <w:pPr>
              <w:tabs>
                <w:tab w:val="left" w:pos="6300"/>
              </w:tabs>
              <w:rPr>
                <w:ins w:id="882" w:author="Erin Urbank" w:date="2017-07-28T15:07:00Z"/>
                <w:sz w:val="16"/>
                <w:szCs w:val="16"/>
              </w:rPr>
            </w:pPr>
            <w:ins w:id="883" w:author="Erin Urbank" w:date="2017-07-28T15:07:00Z">
              <w:r w:rsidRPr="007F2497">
                <w:rPr>
                  <w:sz w:val="16"/>
                  <w:szCs w:val="16"/>
                </w:rPr>
                <w:t>kilograms</w:t>
              </w:r>
            </w:ins>
          </w:p>
        </w:tc>
        <w:tc>
          <w:tcPr>
            <w:tcW w:w="2232" w:type="dxa"/>
            <w:shd w:val="clear" w:color="auto" w:fill="F2F2F2"/>
            <w:vAlign w:val="center"/>
          </w:tcPr>
          <w:p w14:paraId="4FB5D63C" w14:textId="77777777" w:rsidR="00E03433" w:rsidRPr="007F2497" w:rsidRDefault="00E03433" w:rsidP="00E03433">
            <w:pPr>
              <w:tabs>
                <w:tab w:val="left" w:pos="6300"/>
              </w:tabs>
              <w:jc w:val="center"/>
              <w:rPr>
                <w:ins w:id="884" w:author="Erin Urbank" w:date="2017-07-28T15:07:00Z"/>
                <w:sz w:val="16"/>
                <w:szCs w:val="16"/>
              </w:rPr>
            </w:pPr>
            <w:ins w:id="885" w:author="Erin Urbank" w:date="2017-07-28T15:07:00Z">
              <w:r w:rsidRPr="007F2497">
                <w:rPr>
                  <w:sz w:val="16"/>
                  <w:szCs w:val="16"/>
                </w:rPr>
                <w:t>2.202</w:t>
              </w:r>
            </w:ins>
          </w:p>
        </w:tc>
        <w:tc>
          <w:tcPr>
            <w:tcW w:w="2520" w:type="dxa"/>
            <w:shd w:val="clear" w:color="auto" w:fill="F2F2F2"/>
            <w:vAlign w:val="center"/>
          </w:tcPr>
          <w:p w14:paraId="0DE8A539" w14:textId="77777777" w:rsidR="00E03433" w:rsidRPr="007F2497" w:rsidRDefault="00E03433" w:rsidP="00E03433">
            <w:pPr>
              <w:tabs>
                <w:tab w:val="left" w:pos="6300"/>
              </w:tabs>
              <w:rPr>
                <w:ins w:id="886" w:author="Erin Urbank" w:date="2017-07-28T15:07:00Z"/>
                <w:sz w:val="16"/>
                <w:szCs w:val="16"/>
              </w:rPr>
            </w:pPr>
            <w:ins w:id="887" w:author="Erin Urbank" w:date="2017-07-28T15:07:00Z">
              <w:r w:rsidRPr="007F2497">
                <w:rPr>
                  <w:sz w:val="16"/>
                  <w:szCs w:val="16"/>
                </w:rPr>
                <w:t>pounds</w:t>
              </w:r>
            </w:ins>
          </w:p>
        </w:tc>
        <w:tc>
          <w:tcPr>
            <w:tcW w:w="1224" w:type="dxa"/>
            <w:shd w:val="clear" w:color="auto" w:fill="F2F2F2"/>
            <w:vAlign w:val="center"/>
          </w:tcPr>
          <w:p w14:paraId="311744FD" w14:textId="77777777" w:rsidR="00E03433" w:rsidRPr="007F2497" w:rsidRDefault="00E03433" w:rsidP="00E03433">
            <w:pPr>
              <w:tabs>
                <w:tab w:val="left" w:pos="6300"/>
              </w:tabs>
              <w:rPr>
                <w:ins w:id="888" w:author="Erin Urbank" w:date="2017-07-28T15:07:00Z"/>
                <w:sz w:val="16"/>
                <w:szCs w:val="16"/>
              </w:rPr>
            </w:pPr>
            <w:ins w:id="889" w:author="Erin Urbank" w:date="2017-07-28T15:07:00Z">
              <w:r w:rsidRPr="007F2497">
                <w:rPr>
                  <w:sz w:val="16"/>
                  <w:szCs w:val="16"/>
                </w:rPr>
                <w:t>lb</w:t>
              </w:r>
            </w:ins>
          </w:p>
        </w:tc>
      </w:tr>
      <w:tr w:rsidR="00E03433" w:rsidRPr="007F2497" w14:paraId="7D0A2DD3" w14:textId="77777777" w:rsidTr="00056726">
        <w:trPr>
          <w:ins w:id="890" w:author="Erin Urbank" w:date="2017-07-28T15:07:00Z"/>
        </w:trPr>
        <w:tc>
          <w:tcPr>
            <w:tcW w:w="1224" w:type="dxa"/>
            <w:shd w:val="clear" w:color="auto" w:fill="F2F2F2"/>
            <w:vAlign w:val="center"/>
          </w:tcPr>
          <w:p w14:paraId="77F9A9F5" w14:textId="77777777" w:rsidR="00E03433" w:rsidRPr="007F2497" w:rsidRDefault="00E03433" w:rsidP="00E03433">
            <w:pPr>
              <w:tabs>
                <w:tab w:val="left" w:pos="6300"/>
              </w:tabs>
              <w:rPr>
                <w:ins w:id="891" w:author="Erin Urbank" w:date="2017-07-28T15:07:00Z"/>
                <w:sz w:val="16"/>
                <w:szCs w:val="16"/>
              </w:rPr>
            </w:pPr>
            <w:ins w:id="892" w:author="Erin Urbank" w:date="2017-07-28T15:07:00Z">
              <w:r w:rsidRPr="007F2497">
                <w:rPr>
                  <w:sz w:val="16"/>
                  <w:szCs w:val="16"/>
                </w:rPr>
                <w:t>Mg (or "t") </w:t>
              </w:r>
            </w:ins>
          </w:p>
        </w:tc>
        <w:tc>
          <w:tcPr>
            <w:tcW w:w="2520" w:type="dxa"/>
            <w:shd w:val="clear" w:color="auto" w:fill="F2F2F2"/>
            <w:vAlign w:val="center"/>
          </w:tcPr>
          <w:p w14:paraId="3FFA0A86" w14:textId="77777777" w:rsidR="00E03433" w:rsidRPr="007F2497" w:rsidRDefault="00E03433" w:rsidP="00E03433">
            <w:pPr>
              <w:tabs>
                <w:tab w:val="left" w:pos="6300"/>
              </w:tabs>
              <w:rPr>
                <w:ins w:id="893" w:author="Erin Urbank" w:date="2017-07-28T15:07:00Z"/>
                <w:sz w:val="16"/>
                <w:szCs w:val="16"/>
              </w:rPr>
            </w:pPr>
            <w:ins w:id="894" w:author="Erin Urbank" w:date="2017-07-28T15:07:00Z">
              <w:r w:rsidRPr="007F2497">
                <w:rPr>
                  <w:sz w:val="16"/>
                  <w:szCs w:val="16"/>
                </w:rPr>
                <w:t>megagrams (or “metric ton”)</w:t>
              </w:r>
            </w:ins>
          </w:p>
        </w:tc>
        <w:tc>
          <w:tcPr>
            <w:tcW w:w="2232" w:type="dxa"/>
            <w:shd w:val="clear" w:color="auto" w:fill="F2F2F2"/>
            <w:vAlign w:val="center"/>
          </w:tcPr>
          <w:p w14:paraId="76728D85" w14:textId="77777777" w:rsidR="00E03433" w:rsidRPr="007F2497" w:rsidRDefault="00E03433" w:rsidP="00E03433">
            <w:pPr>
              <w:tabs>
                <w:tab w:val="left" w:pos="6300"/>
              </w:tabs>
              <w:jc w:val="center"/>
              <w:rPr>
                <w:ins w:id="895" w:author="Erin Urbank" w:date="2017-07-28T15:07:00Z"/>
                <w:sz w:val="16"/>
                <w:szCs w:val="16"/>
              </w:rPr>
            </w:pPr>
            <w:ins w:id="896" w:author="Erin Urbank" w:date="2017-07-28T15:07:00Z">
              <w:r w:rsidRPr="007F2497">
                <w:rPr>
                  <w:sz w:val="16"/>
                  <w:szCs w:val="16"/>
                </w:rPr>
                <w:t>1.103</w:t>
              </w:r>
            </w:ins>
          </w:p>
        </w:tc>
        <w:tc>
          <w:tcPr>
            <w:tcW w:w="2520" w:type="dxa"/>
            <w:shd w:val="clear" w:color="auto" w:fill="F2F2F2"/>
            <w:vAlign w:val="center"/>
          </w:tcPr>
          <w:p w14:paraId="23AC152A" w14:textId="77777777" w:rsidR="00E03433" w:rsidRPr="007F2497" w:rsidRDefault="00E03433" w:rsidP="00E03433">
            <w:pPr>
              <w:tabs>
                <w:tab w:val="left" w:pos="6300"/>
              </w:tabs>
              <w:rPr>
                <w:ins w:id="897" w:author="Erin Urbank" w:date="2017-07-28T15:07:00Z"/>
                <w:sz w:val="16"/>
                <w:szCs w:val="16"/>
              </w:rPr>
            </w:pPr>
            <w:ins w:id="898" w:author="Erin Urbank" w:date="2017-07-28T15:07:00Z">
              <w:r w:rsidRPr="007F2497">
                <w:rPr>
                  <w:sz w:val="16"/>
                  <w:szCs w:val="16"/>
                </w:rPr>
                <w:t>short ton (2,000 lb)</w:t>
              </w:r>
            </w:ins>
          </w:p>
        </w:tc>
        <w:tc>
          <w:tcPr>
            <w:tcW w:w="1224" w:type="dxa"/>
            <w:shd w:val="clear" w:color="auto" w:fill="F2F2F2"/>
            <w:vAlign w:val="center"/>
          </w:tcPr>
          <w:p w14:paraId="1BB4AAD3" w14:textId="77777777" w:rsidR="00E03433" w:rsidRPr="007F2497" w:rsidRDefault="00E03433" w:rsidP="00E03433">
            <w:pPr>
              <w:tabs>
                <w:tab w:val="left" w:pos="6300"/>
              </w:tabs>
              <w:rPr>
                <w:ins w:id="899" w:author="Erin Urbank" w:date="2017-07-28T15:07:00Z"/>
                <w:sz w:val="16"/>
                <w:szCs w:val="16"/>
              </w:rPr>
            </w:pPr>
            <w:ins w:id="900" w:author="Erin Urbank" w:date="2017-07-28T15:07:00Z">
              <w:r w:rsidRPr="007F2497">
                <w:rPr>
                  <w:sz w:val="16"/>
                  <w:szCs w:val="16"/>
                </w:rPr>
                <w:t>T</w:t>
              </w:r>
            </w:ins>
          </w:p>
        </w:tc>
      </w:tr>
      <w:tr w:rsidR="00E03433" w:rsidRPr="007F2497" w14:paraId="5D91985B" w14:textId="77777777" w:rsidTr="00056726">
        <w:trPr>
          <w:ins w:id="901" w:author="Erin Urbank" w:date="2017-07-28T15:07:00Z"/>
        </w:trPr>
        <w:tc>
          <w:tcPr>
            <w:tcW w:w="9720" w:type="dxa"/>
            <w:gridSpan w:val="5"/>
            <w:shd w:val="clear" w:color="auto" w:fill="D9D9D9"/>
            <w:vAlign w:val="center"/>
          </w:tcPr>
          <w:p w14:paraId="0A8CFB4E" w14:textId="77777777" w:rsidR="00E03433" w:rsidRPr="007F2497" w:rsidRDefault="00E03433" w:rsidP="00E03433">
            <w:pPr>
              <w:tabs>
                <w:tab w:val="left" w:pos="6300"/>
              </w:tabs>
              <w:jc w:val="center"/>
              <w:rPr>
                <w:ins w:id="902" w:author="Erin Urbank" w:date="2017-07-28T15:07:00Z"/>
                <w:sz w:val="16"/>
                <w:szCs w:val="16"/>
              </w:rPr>
            </w:pPr>
            <w:ins w:id="903" w:author="Erin Urbank" w:date="2017-07-28T15:07:00Z">
              <w:r w:rsidRPr="007F2497">
                <w:rPr>
                  <w:b/>
                  <w:bCs/>
                  <w:sz w:val="20"/>
                  <w:szCs w:val="20"/>
                </w:rPr>
                <w:t>TEMPERATURE (exact degrees)</w:t>
              </w:r>
            </w:ins>
          </w:p>
        </w:tc>
      </w:tr>
      <w:tr w:rsidR="00E03433" w:rsidRPr="007F2497" w14:paraId="3062E9FD" w14:textId="77777777" w:rsidTr="00056726">
        <w:trPr>
          <w:ins w:id="904" w:author="Erin Urbank" w:date="2017-07-28T15:07:00Z"/>
        </w:trPr>
        <w:tc>
          <w:tcPr>
            <w:tcW w:w="1224" w:type="dxa"/>
            <w:shd w:val="clear" w:color="auto" w:fill="D9D9D9"/>
            <w:vAlign w:val="center"/>
          </w:tcPr>
          <w:p w14:paraId="358EBDAA" w14:textId="77777777" w:rsidR="00E03433" w:rsidRPr="007F2497" w:rsidRDefault="00E03433" w:rsidP="00E03433">
            <w:pPr>
              <w:tabs>
                <w:tab w:val="left" w:pos="6300"/>
              </w:tabs>
              <w:rPr>
                <w:ins w:id="905" w:author="Erin Urbank" w:date="2017-07-28T15:07:00Z"/>
                <w:sz w:val="16"/>
                <w:szCs w:val="16"/>
              </w:rPr>
            </w:pPr>
            <w:ins w:id="906" w:author="Erin Urbank" w:date="2017-07-28T15:07:00Z">
              <w:r w:rsidRPr="007F2497">
                <w:rPr>
                  <w:sz w:val="16"/>
                  <w:szCs w:val="16"/>
                </w:rPr>
                <w:t>°C </w:t>
              </w:r>
            </w:ins>
          </w:p>
        </w:tc>
        <w:tc>
          <w:tcPr>
            <w:tcW w:w="2520" w:type="dxa"/>
            <w:shd w:val="clear" w:color="auto" w:fill="D9D9D9"/>
            <w:vAlign w:val="center"/>
          </w:tcPr>
          <w:p w14:paraId="400EFE19" w14:textId="77777777" w:rsidR="00E03433" w:rsidRPr="007F2497" w:rsidRDefault="00E03433" w:rsidP="00E03433">
            <w:pPr>
              <w:tabs>
                <w:tab w:val="left" w:pos="6300"/>
              </w:tabs>
              <w:rPr>
                <w:ins w:id="907" w:author="Erin Urbank" w:date="2017-07-28T15:07:00Z"/>
                <w:sz w:val="16"/>
                <w:szCs w:val="16"/>
              </w:rPr>
            </w:pPr>
            <w:ins w:id="908" w:author="Erin Urbank" w:date="2017-07-28T15:07:00Z">
              <w:r w:rsidRPr="007F2497">
                <w:rPr>
                  <w:sz w:val="16"/>
                  <w:szCs w:val="16"/>
                </w:rPr>
                <w:t>Celsius </w:t>
              </w:r>
            </w:ins>
          </w:p>
        </w:tc>
        <w:tc>
          <w:tcPr>
            <w:tcW w:w="2232" w:type="dxa"/>
            <w:shd w:val="clear" w:color="auto" w:fill="D9D9D9"/>
            <w:vAlign w:val="center"/>
          </w:tcPr>
          <w:p w14:paraId="1A36C8AC" w14:textId="77777777" w:rsidR="00E03433" w:rsidRPr="007F2497" w:rsidRDefault="00E03433" w:rsidP="00E03433">
            <w:pPr>
              <w:tabs>
                <w:tab w:val="left" w:pos="6300"/>
              </w:tabs>
              <w:jc w:val="center"/>
              <w:rPr>
                <w:ins w:id="909" w:author="Erin Urbank" w:date="2017-07-28T15:07:00Z"/>
                <w:sz w:val="16"/>
                <w:szCs w:val="16"/>
              </w:rPr>
            </w:pPr>
            <w:ins w:id="910" w:author="Erin Urbank" w:date="2017-07-28T15:07:00Z">
              <w:r w:rsidRPr="007F2497">
                <w:rPr>
                  <w:sz w:val="16"/>
                  <w:szCs w:val="16"/>
                </w:rPr>
                <w:t>1.8C+32</w:t>
              </w:r>
            </w:ins>
          </w:p>
        </w:tc>
        <w:tc>
          <w:tcPr>
            <w:tcW w:w="2520" w:type="dxa"/>
            <w:shd w:val="clear" w:color="auto" w:fill="D9D9D9"/>
            <w:vAlign w:val="center"/>
          </w:tcPr>
          <w:p w14:paraId="42BD1BD1" w14:textId="77777777" w:rsidR="00E03433" w:rsidRPr="007F2497" w:rsidRDefault="00E03433" w:rsidP="00E03433">
            <w:pPr>
              <w:tabs>
                <w:tab w:val="left" w:pos="6300"/>
              </w:tabs>
              <w:rPr>
                <w:ins w:id="911" w:author="Erin Urbank" w:date="2017-07-28T15:07:00Z"/>
                <w:sz w:val="16"/>
                <w:szCs w:val="16"/>
              </w:rPr>
            </w:pPr>
            <w:ins w:id="912" w:author="Erin Urbank" w:date="2017-07-28T15:07:00Z">
              <w:r w:rsidRPr="007F2497">
                <w:rPr>
                  <w:sz w:val="16"/>
                  <w:szCs w:val="16"/>
                </w:rPr>
                <w:t>Fahrenheit </w:t>
              </w:r>
            </w:ins>
          </w:p>
        </w:tc>
        <w:tc>
          <w:tcPr>
            <w:tcW w:w="1224" w:type="dxa"/>
            <w:shd w:val="clear" w:color="auto" w:fill="D9D9D9"/>
            <w:vAlign w:val="center"/>
          </w:tcPr>
          <w:p w14:paraId="6BE0F6A4" w14:textId="77777777" w:rsidR="00E03433" w:rsidRPr="007F2497" w:rsidRDefault="00E03433" w:rsidP="00E03433">
            <w:pPr>
              <w:tabs>
                <w:tab w:val="left" w:pos="6300"/>
              </w:tabs>
              <w:rPr>
                <w:ins w:id="913" w:author="Erin Urbank" w:date="2017-07-28T15:07:00Z"/>
                <w:sz w:val="16"/>
                <w:szCs w:val="16"/>
              </w:rPr>
            </w:pPr>
            <w:ins w:id="914" w:author="Erin Urbank" w:date="2017-07-28T15:07:00Z">
              <w:r w:rsidRPr="007F2497">
                <w:rPr>
                  <w:sz w:val="16"/>
                  <w:szCs w:val="16"/>
                </w:rPr>
                <w:t>°F </w:t>
              </w:r>
            </w:ins>
          </w:p>
        </w:tc>
      </w:tr>
      <w:tr w:rsidR="00E03433" w:rsidRPr="007F2497" w14:paraId="5FA4E625" w14:textId="77777777" w:rsidTr="00056726">
        <w:trPr>
          <w:trHeight w:val="126"/>
          <w:ins w:id="915" w:author="Erin Urbank" w:date="2017-07-28T15:07:00Z"/>
        </w:trPr>
        <w:tc>
          <w:tcPr>
            <w:tcW w:w="9720" w:type="dxa"/>
            <w:gridSpan w:val="5"/>
            <w:shd w:val="clear" w:color="auto" w:fill="F2F2F2"/>
            <w:vAlign w:val="center"/>
          </w:tcPr>
          <w:p w14:paraId="5DB764DA" w14:textId="77777777" w:rsidR="00E03433" w:rsidRPr="007F2497" w:rsidRDefault="00E03433" w:rsidP="00E03433">
            <w:pPr>
              <w:tabs>
                <w:tab w:val="left" w:pos="6300"/>
              </w:tabs>
              <w:jc w:val="center"/>
              <w:rPr>
                <w:ins w:id="916" w:author="Erin Urbank" w:date="2017-07-28T15:07:00Z"/>
                <w:sz w:val="16"/>
                <w:szCs w:val="16"/>
              </w:rPr>
            </w:pPr>
            <w:ins w:id="917" w:author="Erin Urbank" w:date="2017-07-28T15:07:00Z">
              <w:r w:rsidRPr="007F2497">
                <w:rPr>
                  <w:b/>
                  <w:bCs/>
                  <w:sz w:val="20"/>
                  <w:szCs w:val="20"/>
                </w:rPr>
                <w:t>ILLUMINATION</w:t>
              </w:r>
            </w:ins>
          </w:p>
        </w:tc>
      </w:tr>
      <w:tr w:rsidR="00E03433" w:rsidRPr="007F2497" w14:paraId="041FE529" w14:textId="77777777" w:rsidTr="00056726">
        <w:trPr>
          <w:ins w:id="918" w:author="Erin Urbank" w:date="2017-07-28T15:07:00Z"/>
        </w:trPr>
        <w:tc>
          <w:tcPr>
            <w:tcW w:w="1224" w:type="dxa"/>
            <w:shd w:val="clear" w:color="auto" w:fill="F2F2F2"/>
            <w:vAlign w:val="center"/>
          </w:tcPr>
          <w:p w14:paraId="541E094F" w14:textId="77777777" w:rsidR="00E03433" w:rsidRPr="007F2497" w:rsidRDefault="00E03433" w:rsidP="00E03433">
            <w:pPr>
              <w:tabs>
                <w:tab w:val="left" w:pos="6300"/>
              </w:tabs>
              <w:rPr>
                <w:ins w:id="919" w:author="Erin Urbank" w:date="2017-07-28T15:07:00Z"/>
                <w:sz w:val="16"/>
                <w:szCs w:val="16"/>
              </w:rPr>
            </w:pPr>
            <w:ins w:id="920" w:author="Erin Urbank" w:date="2017-07-28T15:07:00Z">
              <w:r w:rsidRPr="007F2497">
                <w:rPr>
                  <w:sz w:val="16"/>
                  <w:szCs w:val="16"/>
                </w:rPr>
                <w:t>lx</w:t>
              </w:r>
            </w:ins>
          </w:p>
        </w:tc>
        <w:tc>
          <w:tcPr>
            <w:tcW w:w="2520" w:type="dxa"/>
            <w:shd w:val="clear" w:color="auto" w:fill="F2F2F2"/>
            <w:vAlign w:val="center"/>
          </w:tcPr>
          <w:p w14:paraId="1F57FCCF" w14:textId="77777777" w:rsidR="00E03433" w:rsidRPr="007F2497" w:rsidRDefault="00E03433" w:rsidP="00E03433">
            <w:pPr>
              <w:tabs>
                <w:tab w:val="left" w:pos="6300"/>
              </w:tabs>
              <w:rPr>
                <w:ins w:id="921" w:author="Erin Urbank" w:date="2017-07-28T15:07:00Z"/>
                <w:sz w:val="16"/>
                <w:szCs w:val="16"/>
              </w:rPr>
            </w:pPr>
            <w:ins w:id="922" w:author="Erin Urbank" w:date="2017-07-28T15:07:00Z">
              <w:r w:rsidRPr="007F2497">
                <w:rPr>
                  <w:sz w:val="16"/>
                  <w:szCs w:val="16"/>
                </w:rPr>
                <w:t>lux</w:t>
              </w:r>
            </w:ins>
          </w:p>
        </w:tc>
        <w:tc>
          <w:tcPr>
            <w:tcW w:w="2232" w:type="dxa"/>
            <w:shd w:val="clear" w:color="auto" w:fill="F2F2F2"/>
            <w:vAlign w:val="center"/>
          </w:tcPr>
          <w:p w14:paraId="0D8A5443" w14:textId="77777777" w:rsidR="00E03433" w:rsidRPr="007F2497" w:rsidRDefault="00E03433" w:rsidP="00E03433">
            <w:pPr>
              <w:tabs>
                <w:tab w:val="left" w:pos="6300"/>
              </w:tabs>
              <w:jc w:val="center"/>
              <w:rPr>
                <w:ins w:id="923" w:author="Erin Urbank" w:date="2017-07-28T15:07:00Z"/>
                <w:sz w:val="16"/>
                <w:szCs w:val="16"/>
              </w:rPr>
            </w:pPr>
            <w:ins w:id="924" w:author="Erin Urbank" w:date="2017-07-28T15:07:00Z">
              <w:r w:rsidRPr="007F2497">
                <w:rPr>
                  <w:sz w:val="16"/>
                  <w:szCs w:val="16"/>
                </w:rPr>
                <w:t>0.0929</w:t>
              </w:r>
            </w:ins>
          </w:p>
        </w:tc>
        <w:tc>
          <w:tcPr>
            <w:tcW w:w="2520" w:type="dxa"/>
            <w:shd w:val="clear" w:color="auto" w:fill="F2F2F2"/>
            <w:vAlign w:val="center"/>
          </w:tcPr>
          <w:p w14:paraId="0ECF579F" w14:textId="77777777" w:rsidR="00E03433" w:rsidRPr="007F2497" w:rsidRDefault="00E03433" w:rsidP="00E03433">
            <w:pPr>
              <w:tabs>
                <w:tab w:val="left" w:pos="6300"/>
              </w:tabs>
              <w:rPr>
                <w:ins w:id="925" w:author="Erin Urbank" w:date="2017-07-28T15:07:00Z"/>
                <w:sz w:val="16"/>
                <w:szCs w:val="16"/>
              </w:rPr>
            </w:pPr>
            <w:ins w:id="926" w:author="Erin Urbank" w:date="2017-07-28T15:07:00Z">
              <w:r w:rsidRPr="007F2497">
                <w:rPr>
                  <w:sz w:val="16"/>
                  <w:szCs w:val="16"/>
                </w:rPr>
                <w:t>foot-candles </w:t>
              </w:r>
            </w:ins>
          </w:p>
        </w:tc>
        <w:tc>
          <w:tcPr>
            <w:tcW w:w="1224" w:type="dxa"/>
            <w:shd w:val="clear" w:color="auto" w:fill="F2F2F2"/>
            <w:vAlign w:val="center"/>
          </w:tcPr>
          <w:p w14:paraId="43613AF7" w14:textId="77777777" w:rsidR="00E03433" w:rsidRPr="007F2497" w:rsidRDefault="00E03433" w:rsidP="00E03433">
            <w:pPr>
              <w:tabs>
                <w:tab w:val="left" w:pos="6300"/>
              </w:tabs>
              <w:rPr>
                <w:ins w:id="927" w:author="Erin Urbank" w:date="2017-07-28T15:07:00Z"/>
                <w:sz w:val="16"/>
                <w:szCs w:val="16"/>
              </w:rPr>
            </w:pPr>
            <w:ins w:id="928" w:author="Erin Urbank" w:date="2017-07-28T15:07:00Z">
              <w:r w:rsidRPr="007F2497">
                <w:rPr>
                  <w:sz w:val="16"/>
                  <w:szCs w:val="16"/>
                </w:rPr>
                <w:t>fc</w:t>
              </w:r>
            </w:ins>
          </w:p>
        </w:tc>
      </w:tr>
      <w:tr w:rsidR="00E03433" w:rsidRPr="007F2497" w14:paraId="002DB80A" w14:textId="77777777" w:rsidTr="00056726">
        <w:trPr>
          <w:ins w:id="929" w:author="Erin Urbank" w:date="2017-07-28T15:07:00Z"/>
        </w:trPr>
        <w:tc>
          <w:tcPr>
            <w:tcW w:w="1224" w:type="dxa"/>
            <w:shd w:val="clear" w:color="auto" w:fill="F2F2F2"/>
            <w:vAlign w:val="center"/>
          </w:tcPr>
          <w:p w14:paraId="56A6F7B0" w14:textId="77777777" w:rsidR="00E03433" w:rsidRPr="007F2497" w:rsidRDefault="00E03433" w:rsidP="00E03433">
            <w:pPr>
              <w:tabs>
                <w:tab w:val="left" w:pos="6300"/>
              </w:tabs>
              <w:rPr>
                <w:ins w:id="930" w:author="Erin Urbank" w:date="2017-07-28T15:07:00Z"/>
                <w:sz w:val="16"/>
                <w:szCs w:val="16"/>
              </w:rPr>
            </w:pPr>
            <w:ins w:id="931" w:author="Erin Urbank" w:date="2017-07-28T15:07:00Z">
              <w:r w:rsidRPr="007F2497">
                <w:rPr>
                  <w:sz w:val="16"/>
                  <w:szCs w:val="16"/>
                </w:rPr>
                <w:t>cd/m</w:t>
              </w:r>
              <w:r w:rsidRPr="007F2497">
                <w:rPr>
                  <w:sz w:val="16"/>
                  <w:szCs w:val="16"/>
                  <w:vertAlign w:val="superscript"/>
                </w:rPr>
                <w:t>2</w:t>
              </w:r>
            </w:ins>
          </w:p>
        </w:tc>
        <w:tc>
          <w:tcPr>
            <w:tcW w:w="2520" w:type="dxa"/>
            <w:shd w:val="clear" w:color="auto" w:fill="F2F2F2"/>
            <w:vAlign w:val="center"/>
          </w:tcPr>
          <w:p w14:paraId="5E78F1B4" w14:textId="77777777" w:rsidR="00E03433" w:rsidRPr="007F2497" w:rsidRDefault="00E03433" w:rsidP="00E03433">
            <w:pPr>
              <w:tabs>
                <w:tab w:val="left" w:pos="6300"/>
              </w:tabs>
              <w:rPr>
                <w:ins w:id="932" w:author="Erin Urbank" w:date="2017-07-28T15:07:00Z"/>
                <w:sz w:val="16"/>
                <w:szCs w:val="16"/>
              </w:rPr>
            </w:pPr>
            <w:ins w:id="933" w:author="Erin Urbank" w:date="2017-07-28T15:07:00Z">
              <w:r w:rsidRPr="007F2497">
                <w:rPr>
                  <w:sz w:val="16"/>
                  <w:szCs w:val="16"/>
                </w:rPr>
                <w:t>candela per square meter </w:t>
              </w:r>
            </w:ins>
          </w:p>
        </w:tc>
        <w:tc>
          <w:tcPr>
            <w:tcW w:w="2232" w:type="dxa"/>
            <w:shd w:val="clear" w:color="auto" w:fill="F2F2F2"/>
            <w:vAlign w:val="center"/>
          </w:tcPr>
          <w:p w14:paraId="60DD6D44" w14:textId="77777777" w:rsidR="00E03433" w:rsidRPr="007F2497" w:rsidRDefault="00E03433" w:rsidP="00E03433">
            <w:pPr>
              <w:tabs>
                <w:tab w:val="left" w:pos="6300"/>
              </w:tabs>
              <w:jc w:val="center"/>
              <w:rPr>
                <w:ins w:id="934" w:author="Erin Urbank" w:date="2017-07-28T15:07:00Z"/>
                <w:sz w:val="16"/>
                <w:szCs w:val="16"/>
              </w:rPr>
            </w:pPr>
            <w:ins w:id="935" w:author="Erin Urbank" w:date="2017-07-28T15:07:00Z">
              <w:r w:rsidRPr="007F2497">
                <w:rPr>
                  <w:sz w:val="16"/>
                  <w:szCs w:val="16"/>
                </w:rPr>
                <w:t>0.2919</w:t>
              </w:r>
            </w:ins>
          </w:p>
        </w:tc>
        <w:tc>
          <w:tcPr>
            <w:tcW w:w="2520" w:type="dxa"/>
            <w:shd w:val="clear" w:color="auto" w:fill="F2F2F2"/>
            <w:vAlign w:val="center"/>
          </w:tcPr>
          <w:p w14:paraId="29B5B29B" w14:textId="77777777" w:rsidR="00E03433" w:rsidRPr="007F2497" w:rsidRDefault="00E03433" w:rsidP="00E03433">
            <w:pPr>
              <w:tabs>
                <w:tab w:val="left" w:pos="6300"/>
              </w:tabs>
              <w:rPr>
                <w:ins w:id="936" w:author="Erin Urbank" w:date="2017-07-28T15:07:00Z"/>
                <w:sz w:val="16"/>
                <w:szCs w:val="16"/>
              </w:rPr>
            </w:pPr>
            <w:ins w:id="937" w:author="Erin Urbank" w:date="2017-07-28T15:07:00Z">
              <w:r w:rsidRPr="007F2497">
                <w:rPr>
                  <w:sz w:val="16"/>
                  <w:szCs w:val="16"/>
                </w:rPr>
                <w:t>foot-Lamberts</w:t>
              </w:r>
            </w:ins>
          </w:p>
        </w:tc>
        <w:tc>
          <w:tcPr>
            <w:tcW w:w="1224" w:type="dxa"/>
            <w:shd w:val="clear" w:color="auto" w:fill="F2F2F2"/>
            <w:vAlign w:val="center"/>
          </w:tcPr>
          <w:p w14:paraId="3A91A32D" w14:textId="77777777" w:rsidR="00E03433" w:rsidRPr="007F2497" w:rsidRDefault="00E03433" w:rsidP="00E03433">
            <w:pPr>
              <w:tabs>
                <w:tab w:val="left" w:pos="6300"/>
              </w:tabs>
              <w:rPr>
                <w:ins w:id="938" w:author="Erin Urbank" w:date="2017-07-28T15:07:00Z"/>
                <w:sz w:val="16"/>
                <w:szCs w:val="16"/>
              </w:rPr>
            </w:pPr>
            <w:ins w:id="939" w:author="Erin Urbank" w:date="2017-07-28T15:07:00Z">
              <w:r w:rsidRPr="007F2497">
                <w:rPr>
                  <w:sz w:val="16"/>
                  <w:szCs w:val="16"/>
                </w:rPr>
                <w:t>fl</w:t>
              </w:r>
            </w:ins>
          </w:p>
        </w:tc>
      </w:tr>
      <w:tr w:rsidR="00E03433" w:rsidRPr="007F2497" w14:paraId="3594D959" w14:textId="77777777" w:rsidTr="00056726">
        <w:trPr>
          <w:ins w:id="940" w:author="Erin Urbank" w:date="2017-07-28T15:07:00Z"/>
        </w:trPr>
        <w:tc>
          <w:tcPr>
            <w:tcW w:w="9720" w:type="dxa"/>
            <w:gridSpan w:val="5"/>
            <w:shd w:val="clear" w:color="auto" w:fill="D9D9D9"/>
            <w:vAlign w:val="center"/>
          </w:tcPr>
          <w:p w14:paraId="74F9FE11" w14:textId="77777777" w:rsidR="00E03433" w:rsidRPr="007F2497" w:rsidRDefault="00E03433" w:rsidP="00E03433">
            <w:pPr>
              <w:tabs>
                <w:tab w:val="left" w:pos="6300"/>
              </w:tabs>
              <w:jc w:val="center"/>
              <w:rPr>
                <w:ins w:id="941" w:author="Erin Urbank" w:date="2017-07-28T15:07:00Z"/>
                <w:sz w:val="16"/>
                <w:szCs w:val="16"/>
              </w:rPr>
            </w:pPr>
            <w:ins w:id="942" w:author="Erin Urbank" w:date="2017-07-28T15:07:00Z">
              <w:r w:rsidRPr="007F2497">
                <w:rPr>
                  <w:b/>
                  <w:bCs/>
                  <w:sz w:val="20"/>
                  <w:szCs w:val="20"/>
                </w:rPr>
                <w:t>FORCE &amp; PRESSURE or STRESS</w:t>
              </w:r>
            </w:ins>
          </w:p>
        </w:tc>
      </w:tr>
      <w:tr w:rsidR="00E03433" w:rsidRPr="007F2497" w14:paraId="6DEB601E" w14:textId="77777777" w:rsidTr="00056726">
        <w:trPr>
          <w:ins w:id="943" w:author="Erin Urbank" w:date="2017-07-28T15:07:00Z"/>
        </w:trPr>
        <w:tc>
          <w:tcPr>
            <w:tcW w:w="1224" w:type="dxa"/>
            <w:shd w:val="clear" w:color="auto" w:fill="D9D9D9"/>
            <w:vAlign w:val="center"/>
          </w:tcPr>
          <w:p w14:paraId="2A630745" w14:textId="77777777" w:rsidR="00E03433" w:rsidRPr="007F2497" w:rsidRDefault="00E03433" w:rsidP="00E03433">
            <w:pPr>
              <w:tabs>
                <w:tab w:val="left" w:pos="6300"/>
              </w:tabs>
              <w:rPr>
                <w:ins w:id="944" w:author="Erin Urbank" w:date="2017-07-28T15:07:00Z"/>
                <w:sz w:val="16"/>
                <w:szCs w:val="16"/>
              </w:rPr>
            </w:pPr>
            <w:ins w:id="945" w:author="Erin Urbank" w:date="2017-07-28T15:07:00Z">
              <w:r w:rsidRPr="007F2497">
                <w:rPr>
                  <w:sz w:val="16"/>
                  <w:szCs w:val="16"/>
                </w:rPr>
                <w:t>N</w:t>
              </w:r>
            </w:ins>
          </w:p>
        </w:tc>
        <w:tc>
          <w:tcPr>
            <w:tcW w:w="2520" w:type="dxa"/>
            <w:shd w:val="clear" w:color="auto" w:fill="D9D9D9"/>
            <w:vAlign w:val="center"/>
          </w:tcPr>
          <w:p w14:paraId="341AB709" w14:textId="77777777" w:rsidR="00E03433" w:rsidRPr="007F2497" w:rsidRDefault="00E03433" w:rsidP="00E03433">
            <w:pPr>
              <w:tabs>
                <w:tab w:val="left" w:pos="6300"/>
              </w:tabs>
              <w:rPr>
                <w:ins w:id="946" w:author="Erin Urbank" w:date="2017-07-28T15:07:00Z"/>
                <w:sz w:val="16"/>
                <w:szCs w:val="16"/>
              </w:rPr>
            </w:pPr>
            <w:ins w:id="947" w:author="Erin Urbank" w:date="2017-07-28T15:07:00Z">
              <w:r w:rsidRPr="007F2497">
                <w:rPr>
                  <w:sz w:val="16"/>
                  <w:szCs w:val="16"/>
                </w:rPr>
                <w:t>newtons </w:t>
              </w:r>
            </w:ins>
          </w:p>
        </w:tc>
        <w:tc>
          <w:tcPr>
            <w:tcW w:w="2232" w:type="dxa"/>
            <w:shd w:val="clear" w:color="auto" w:fill="D9D9D9"/>
            <w:vAlign w:val="center"/>
          </w:tcPr>
          <w:p w14:paraId="7FECAD5B" w14:textId="77777777" w:rsidR="00E03433" w:rsidRPr="007F2497" w:rsidRDefault="00E03433" w:rsidP="00E03433">
            <w:pPr>
              <w:tabs>
                <w:tab w:val="left" w:pos="6300"/>
              </w:tabs>
              <w:jc w:val="center"/>
              <w:rPr>
                <w:ins w:id="948" w:author="Erin Urbank" w:date="2017-07-28T15:07:00Z"/>
                <w:sz w:val="16"/>
                <w:szCs w:val="16"/>
              </w:rPr>
            </w:pPr>
            <w:ins w:id="949" w:author="Erin Urbank" w:date="2017-07-28T15:07:00Z">
              <w:r w:rsidRPr="007F2497">
                <w:rPr>
                  <w:sz w:val="16"/>
                  <w:szCs w:val="16"/>
                </w:rPr>
                <w:t>0.225</w:t>
              </w:r>
            </w:ins>
          </w:p>
        </w:tc>
        <w:tc>
          <w:tcPr>
            <w:tcW w:w="2520" w:type="dxa"/>
            <w:shd w:val="clear" w:color="auto" w:fill="D9D9D9"/>
            <w:vAlign w:val="center"/>
          </w:tcPr>
          <w:p w14:paraId="35C37B23" w14:textId="77777777" w:rsidR="00E03433" w:rsidRPr="007F2497" w:rsidRDefault="00E03433" w:rsidP="00E03433">
            <w:pPr>
              <w:tabs>
                <w:tab w:val="left" w:pos="6300"/>
              </w:tabs>
              <w:rPr>
                <w:ins w:id="950" w:author="Erin Urbank" w:date="2017-07-28T15:07:00Z"/>
                <w:sz w:val="16"/>
                <w:szCs w:val="16"/>
              </w:rPr>
            </w:pPr>
            <w:ins w:id="951" w:author="Erin Urbank" w:date="2017-07-28T15:07:00Z">
              <w:r w:rsidRPr="007F2497">
                <w:rPr>
                  <w:sz w:val="16"/>
                  <w:szCs w:val="16"/>
                </w:rPr>
                <w:t>poundforce </w:t>
              </w:r>
            </w:ins>
          </w:p>
        </w:tc>
        <w:tc>
          <w:tcPr>
            <w:tcW w:w="1224" w:type="dxa"/>
            <w:shd w:val="clear" w:color="auto" w:fill="D9D9D9"/>
            <w:vAlign w:val="center"/>
          </w:tcPr>
          <w:p w14:paraId="2757C9F4" w14:textId="77777777" w:rsidR="00E03433" w:rsidRPr="007F2497" w:rsidRDefault="00E03433" w:rsidP="00E03433">
            <w:pPr>
              <w:tabs>
                <w:tab w:val="left" w:pos="6300"/>
              </w:tabs>
              <w:rPr>
                <w:ins w:id="952" w:author="Erin Urbank" w:date="2017-07-28T15:07:00Z"/>
                <w:sz w:val="16"/>
                <w:szCs w:val="16"/>
              </w:rPr>
            </w:pPr>
            <w:ins w:id="953" w:author="Erin Urbank" w:date="2017-07-28T15:07:00Z">
              <w:r w:rsidRPr="007F2497">
                <w:rPr>
                  <w:sz w:val="16"/>
                  <w:szCs w:val="16"/>
                </w:rPr>
                <w:t>lbf</w:t>
              </w:r>
            </w:ins>
          </w:p>
        </w:tc>
      </w:tr>
      <w:tr w:rsidR="00E03433" w:rsidRPr="007F2497" w14:paraId="1B9B233E" w14:textId="77777777" w:rsidTr="00056726">
        <w:trPr>
          <w:ins w:id="954" w:author="Erin Urbank" w:date="2017-07-28T15:07:00Z"/>
        </w:trPr>
        <w:tc>
          <w:tcPr>
            <w:tcW w:w="1224" w:type="dxa"/>
            <w:tcBorders>
              <w:bottom w:val="single" w:sz="4" w:space="0" w:color="auto"/>
            </w:tcBorders>
            <w:shd w:val="clear" w:color="auto" w:fill="D9D9D9"/>
            <w:vAlign w:val="center"/>
          </w:tcPr>
          <w:p w14:paraId="79D34DDD" w14:textId="77777777" w:rsidR="00E03433" w:rsidRPr="007F2497" w:rsidRDefault="00E03433" w:rsidP="00E03433">
            <w:pPr>
              <w:tabs>
                <w:tab w:val="left" w:pos="6300"/>
              </w:tabs>
              <w:rPr>
                <w:ins w:id="955" w:author="Erin Urbank" w:date="2017-07-28T15:07:00Z"/>
                <w:sz w:val="16"/>
                <w:szCs w:val="16"/>
              </w:rPr>
            </w:pPr>
            <w:ins w:id="956" w:author="Erin Urbank" w:date="2017-07-28T15:07:00Z">
              <w:r w:rsidRPr="007F2497">
                <w:rPr>
                  <w:sz w:val="16"/>
                  <w:szCs w:val="16"/>
                </w:rPr>
                <w:t>kPa</w:t>
              </w:r>
            </w:ins>
          </w:p>
        </w:tc>
        <w:tc>
          <w:tcPr>
            <w:tcW w:w="2520" w:type="dxa"/>
            <w:tcBorders>
              <w:bottom w:val="single" w:sz="4" w:space="0" w:color="auto"/>
            </w:tcBorders>
            <w:shd w:val="clear" w:color="auto" w:fill="D9D9D9"/>
            <w:vAlign w:val="center"/>
          </w:tcPr>
          <w:p w14:paraId="3A5F17F0" w14:textId="77777777" w:rsidR="00E03433" w:rsidRPr="007F2497" w:rsidRDefault="00E03433" w:rsidP="00E03433">
            <w:pPr>
              <w:tabs>
                <w:tab w:val="left" w:pos="6300"/>
              </w:tabs>
              <w:rPr>
                <w:ins w:id="957" w:author="Erin Urbank" w:date="2017-07-28T15:07:00Z"/>
                <w:sz w:val="16"/>
                <w:szCs w:val="16"/>
              </w:rPr>
            </w:pPr>
            <w:ins w:id="958" w:author="Erin Urbank" w:date="2017-07-28T15:07:00Z">
              <w:r w:rsidRPr="007F2497">
                <w:rPr>
                  <w:sz w:val="16"/>
                  <w:szCs w:val="16"/>
                </w:rPr>
                <w:t>kilopascals </w:t>
              </w:r>
            </w:ins>
          </w:p>
        </w:tc>
        <w:tc>
          <w:tcPr>
            <w:tcW w:w="2232" w:type="dxa"/>
            <w:tcBorders>
              <w:bottom w:val="single" w:sz="4" w:space="0" w:color="auto"/>
            </w:tcBorders>
            <w:shd w:val="clear" w:color="auto" w:fill="D9D9D9"/>
            <w:vAlign w:val="center"/>
          </w:tcPr>
          <w:p w14:paraId="6D262761" w14:textId="77777777" w:rsidR="00E03433" w:rsidRPr="007F2497" w:rsidRDefault="00E03433" w:rsidP="00E03433">
            <w:pPr>
              <w:tabs>
                <w:tab w:val="left" w:pos="6300"/>
              </w:tabs>
              <w:jc w:val="center"/>
              <w:rPr>
                <w:ins w:id="959" w:author="Erin Urbank" w:date="2017-07-28T15:07:00Z"/>
                <w:sz w:val="16"/>
                <w:szCs w:val="16"/>
              </w:rPr>
            </w:pPr>
            <w:ins w:id="960" w:author="Erin Urbank" w:date="2017-07-28T15:07:00Z">
              <w:r w:rsidRPr="007F2497">
                <w:rPr>
                  <w:sz w:val="16"/>
                  <w:szCs w:val="16"/>
                </w:rPr>
                <w:t>0.145</w:t>
              </w:r>
            </w:ins>
          </w:p>
        </w:tc>
        <w:tc>
          <w:tcPr>
            <w:tcW w:w="2520" w:type="dxa"/>
            <w:tcBorders>
              <w:bottom w:val="single" w:sz="4" w:space="0" w:color="auto"/>
            </w:tcBorders>
            <w:shd w:val="clear" w:color="auto" w:fill="D9D9D9"/>
            <w:vAlign w:val="center"/>
          </w:tcPr>
          <w:p w14:paraId="6BC1A23B" w14:textId="77777777" w:rsidR="00E03433" w:rsidRPr="007F2497" w:rsidRDefault="00E03433" w:rsidP="00E03433">
            <w:pPr>
              <w:tabs>
                <w:tab w:val="left" w:pos="6300"/>
              </w:tabs>
              <w:rPr>
                <w:ins w:id="961" w:author="Erin Urbank" w:date="2017-07-28T15:07:00Z"/>
                <w:sz w:val="16"/>
                <w:szCs w:val="16"/>
              </w:rPr>
            </w:pPr>
            <w:ins w:id="962" w:author="Erin Urbank" w:date="2017-07-28T15:07:00Z">
              <w:r w:rsidRPr="007F2497">
                <w:rPr>
                  <w:sz w:val="16"/>
                  <w:szCs w:val="16"/>
                </w:rPr>
                <w:t>poundforce per square inch</w:t>
              </w:r>
            </w:ins>
          </w:p>
        </w:tc>
        <w:tc>
          <w:tcPr>
            <w:tcW w:w="1224" w:type="dxa"/>
            <w:tcBorders>
              <w:bottom w:val="single" w:sz="4" w:space="0" w:color="auto"/>
            </w:tcBorders>
            <w:shd w:val="clear" w:color="auto" w:fill="D9D9D9"/>
            <w:vAlign w:val="center"/>
          </w:tcPr>
          <w:p w14:paraId="7E79A425" w14:textId="77777777" w:rsidR="00E03433" w:rsidRPr="007F2497" w:rsidRDefault="00E03433" w:rsidP="00E03433">
            <w:pPr>
              <w:tabs>
                <w:tab w:val="left" w:pos="6300"/>
              </w:tabs>
              <w:rPr>
                <w:ins w:id="963" w:author="Erin Urbank" w:date="2017-07-28T15:07:00Z"/>
                <w:sz w:val="16"/>
                <w:szCs w:val="16"/>
              </w:rPr>
            </w:pPr>
            <w:ins w:id="964" w:author="Erin Urbank" w:date="2017-07-28T15:07:00Z">
              <w:r w:rsidRPr="007F2497">
                <w:rPr>
                  <w:sz w:val="16"/>
                  <w:szCs w:val="16"/>
                </w:rPr>
                <w:t>lbf/in</w:t>
              </w:r>
              <w:r w:rsidRPr="007F2497">
                <w:rPr>
                  <w:sz w:val="16"/>
                  <w:szCs w:val="16"/>
                  <w:vertAlign w:val="superscript"/>
                </w:rPr>
                <w:t>2</w:t>
              </w:r>
            </w:ins>
          </w:p>
        </w:tc>
      </w:tr>
      <w:tr w:rsidR="00E03433" w:rsidRPr="007F2497" w14:paraId="0B4EF10D" w14:textId="77777777" w:rsidTr="00056726">
        <w:trPr>
          <w:ins w:id="965" w:author="Erin Urbank" w:date="2017-07-28T15:07:00Z"/>
        </w:trPr>
        <w:tc>
          <w:tcPr>
            <w:tcW w:w="9720" w:type="dxa"/>
            <w:gridSpan w:val="5"/>
            <w:tcBorders>
              <w:top w:val="single" w:sz="4" w:space="0" w:color="auto"/>
              <w:left w:val="nil"/>
              <w:bottom w:val="nil"/>
              <w:right w:val="nil"/>
            </w:tcBorders>
            <w:shd w:val="clear" w:color="auto" w:fill="FFFFFF"/>
            <w:vAlign w:val="center"/>
          </w:tcPr>
          <w:p w14:paraId="29A3C87B" w14:textId="77777777" w:rsidR="00E03433" w:rsidRPr="007F2497" w:rsidRDefault="00E03433" w:rsidP="00E03433">
            <w:pPr>
              <w:tabs>
                <w:tab w:val="left" w:pos="6300"/>
              </w:tabs>
              <w:jc w:val="center"/>
              <w:rPr>
                <w:ins w:id="966" w:author="Erin Urbank" w:date="2017-07-28T15:07:00Z"/>
                <w:sz w:val="16"/>
                <w:szCs w:val="16"/>
              </w:rPr>
            </w:pPr>
            <w:ins w:id="967" w:author="Erin Urbank" w:date="2017-07-28T15:07:00Z">
              <w:r w:rsidRPr="007F2497">
                <w:rPr>
                  <w:sz w:val="16"/>
                  <w:szCs w:val="16"/>
                </w:rPr>
                <w:t>*SI is the symbol for the International System of Units. Appropriate rounding should be made to comply with Section 4 of ASTM E380.</w:t>
              </w:r>
            </w:ins>
          </w:p>
        </w:tc>
      </w:tr>
    </w:tbl>
    <w:p w14:paraId="6E823572" w14:textId="77777777" w:rsidR="005A70AA" w:rsidRPr="007F2497" w:rsidRDefault="005A70AA" w:rsidP="000356BA">
      <w:pPr>
        <w:pStyle w:val="Body"/>
        <w:sectPr w:rsidR="005A70AA" w:rsidRPr="007F2497" w:rsidSect="00EE2BC9">
          <w:pgSz w:w="12240" w:h="15840"/>
          <w:pgMar w:top="1440" w:right="1440" w:bottom="1152" w:left="1440" w:header="720" w:footer="1008" w:gutter="0"/>
          <w:pgNumType w:fmt="lowerRoman"/>
          <w:cols w:space="720"/>
          <w:docGrid w:linePitch="360"/>
        </w:sectPr>
      </w:pPr>
    </w:p>
    <w:p w14:paraId="14493953" w14:textId="77777777" w:rsidR="005A70AA" w:rsidRPr="007F2497" w:rsidRDefault="00A14ABD" w:rsidP="003C6B85">
      <w:pPr>
        <w:pStyle w:val="MAINHEADLINE-NON-TOC"/>
      </w:pPr>
      <w:bookmarkStart w:id="968" w:name="_Toc184541449"/>
      <w:bookmarkStart w:id="969" w:name="_Toc230056943"/>
      <w:bookmarkStart w:id="970" w:name="_Toc520274621"/>
      <w:bookmarkStart w:id="971" w:name="_Toc525300864"/>
      <w:r w:rsidRPr="007F2497">
        <w:lastRenderedPageBreak/>
        <w:t>TABLE OF CONTENTS</w:t>
      </w:r>
      <w:bookmarkEnd w:id="968"/>
      <w:bookmarkEnd w:id="969"/>
      <w:bookmarkEnd w:id="970"/>
      <w:bookmarkEnd w:id="971"/>
    </w:p>
    <w:p w14:paraId="56CBF4E1" w14:textId="09983101" w:rsidR="001B7B57" w:rsidRDefault="00CD2581">
      <w:pPr>
        <w:pStyle w:val="TOC1"/>
        <w:rPr>
          <w:rFonts w:asciiTheme="minorHAnsi" w:eastAsiaTheme="minorEastAsia" w:hAnsiTheme="minorHAnsi" w:cstheme="minorBidi"/>
          <w:noProof/>
          <w:sz w:val="22"/>
          <w:szCs w:val="22"/>
        </w:rPr>
      </w:pPr>
      <w:r w:rsidRPr="007F2497">
        <w:fldChar w:fldCharType="begin"/>
      </w:r>
      <w:r w:rsidR="00B8256E" w:rsidRPr="007F2497">
        <w:instrText xml:space="preserve"> TOC \h \z \t "Chapter Title,1,Section Title,2,Subsection Title,3,MAIN HEADLINE,1,Appendix Title,2,sub-sub section Title,4" </w:instrText>
      </w:r>
      <w:r w:rsidRPr="007F2497">
        <w:fldChar w:fldCharType="separate"/>
      </w:r>
      <w:hyperlink w:anchor="_Toc19788821" w:history="1">
        <w:r w:rsidR="001B7B57" w:rsidRPr="0027525E">
          <w:rPr>
            <w:rStyle w:val="Hyperlink"/>
            <w:noProof/>
          </w:rPr>
          <w:t>TECHNICAL REPORT DOCUMENTATION PAGE</w:t>
        </w:r>
        <w:r w:rsidR="001B7B57">
          <w:rPr>
            <w:noProof/>
            <w:webHidden/>
          </w:rPr>
          <w:tab/>
        </w:r>
        <w:r w:rsidR="001B7B57">
          <w:rPr>
            <w:noProof/>
            <w:webHidden/>
          </w:rPr>
          <w:fldChar w:fldCharType="begin"/>
        </w:r>
        <w:r w:rsidR="001B7B57">
          <w:rPr>
            <w:noProof/>
            <w:webHidden/>
          </w:rPr>
          <w:instrText xml:space="preserve"> PAGEREF _Toc19788821 \h </w:instrText>
        </w:r>
        <w:r w:rsidR="001B7B57">
          <w:rPr>
            <w:noProof/>
            <w:webHidden/>
          </w:rPr>
        </w:r>
        <w:r w:rsidR="001B7B57">
          <w:rPr>
            <w:noProof/>
            <w:webHidden/>
          </w:rPr>
          <w:fldChar w:fldCharType="separate"/>
        </w:r>
        <w:r w:rsidR="000F1474">
          <w:rPr>
            <w:noProof/>
            <w:webHidden/>
          </w:rPr>
          <w:t>i</w:t>
        </w:r>
        <w:r w:rsidR="001B7B57">
          <w:rPr>
            <w:noProof/>
            <w:webHidden/>
          </w:rPr>
          <w:fldChar w:fldCharType="end"/>
        </w:r>
      </w:hyperlink>
    </w:p>
    <w:p w14:paraId="697E4649" w14:textId="498E653A" w:rsidR="001B7B57" w:rsidRDefault="000E062D">
      <w:pPr>
        <w:pStyle w:val="TOC1"/>
        <w:rPr>
          <w:rFonts w:asciiTheme="minorHAnsi" w:eastAsiaTheme="minorEastAsia" w:hAnsiTheme="minorHAnsi" w:cstheme="minorBidi"/>
          <w:noProof/>
          <w:sz w:val="22"/>
          <w:szCs w:val="22"/>
        </w:rPr>
      </w:pPr>
      <w:hyperlink w:anchor="_Toc19788822" w:history="1">
        <w:r w:rsidR="001B7B57" w:rsidRPr="0027525E">
          <w:rPr>
            <w:rStyle w:val="Hyperlink"/>
            <w:noProof/>
          </w:rPr>
          <w:t>DISCLAIMER STATEMENT</w:t>
        </w:r>
        <w:r w:rsidR="001B7B57">
          <w:rPr>
            <w:noProof/>
            <w:webHidden/>
          </w:rPr>
          <w:tab/>
        </w:r>
        <w:r w:rsidR="001B7B57">
          <w:rPr>
            <w:noProof/>
            <w:webHidden/>
          </w:rPr>
          <w:fldChar w:fldCharType="begin"/>
        </w:r>
        <w:r w:rsidR="001B7B57">
          <w:rPr>
            <w:noProof/>
            <w:webHidden/>
          </w:rPr>
          <w:instrText xml:space="preserve"> PAGEREF _Toc19788822 \h </w:instrText>
        </w:r>
        <w:r w:rsidR="001B7B57">
          <w:rPr>
            <w:noProof/>
            <w:webHidden/>
          </w:rPr>
        </w:r>
        <w:r w:rsidR="001B7B57">
          <w:rPr>
            <w:noProof/>
            <w:webHidden/>
          </w:rPr>
          <w:fldChar w:fldCharType="separate"/>
        </w:r>
        <w:r w:rsidR="000F1474">
          <w:rPr>
            <w:noProof/>
            <w:webHidden/>
          </w:rPr>
          <w:t>i</w:t>
        </w:r>
        <w:r w:rsidR="001B7B57">
          <w:rPr>
            <w:noProof/>
            <w:webHidden/>
          </w:rPr>
          <w:fldChar w:fldCharType="end"/>
        </w:r>
      </w:hyperlink>
    </w:p>
    <w:p w14:paraId="2C5B4399" w14:textId="61C8E0B6" w:rsidR="001B7B57" w:rsidRDefault="000E062D">
      <w:pPr>
        <w:pStyle w:val="TOC1"/>
        <w:rPr>
          <w:rFonts w:asciiTheme="minorHAnsi" w:eastAsiaTheme="minorEastAsia" w:hAnsiTheme="minorHAnsi" w:cstheme="minorBidi"/>
          <w:noProof/>
          <w:sz w:val="22"/>
          <w:szCs w:val="22"/>
        </w:rPr>
      </w:pPr>
      <w:hyperlink w:anchor="_Toc19788823" w:history="1">
        <w:r w:rsidR="001B7B57" w:rsidRPr="0027525E">
          <w:rPr>
            <w:rStyle w:val="Hyperlink"/>
            <w:noProof/>
          </w:rPr>
          <w:t>ACKNOWLEDGEMENTS</w:t>
        </w:r>
        <w:r w:rsidR="001B7B57">
          <w:rPr>
            <w:noProof/>
            <w:webHidden/>
          </w:rPr>
          <w:tab/>
        </w:r>
        <w:r w:rsidR="001B7B57">
          <w:rPr>
            <w:noProof/>
            <w:webHidden/>
          </w:rPr>
          <w:fldChar w:fldCharType="begin"/>
        </w:r>
        <w:r w:rsidR="001B7B57">
          <w:rPr>
            <w:noProof/>
            <w:webHidden/>
          </w:rPr>
          <w:instrText xml:space="preserve"> PAGEREF _Toc19788823 \h </w:instrText>
        </w:r>
        <w:r w:rsidR="001B7B57">
          <w:rPr>
            <w:noProof/>
            <w:webHidden/>
          </w:rPr>
        </w:r>
        <w:r w:rsidR="001B7B57">
          <w:rPr>
            <w:noProof/>
            <w:webHidden/>
          </w:rPr>
          <w:fldChar w:fldCharType="separate"/>
        </w:r>
        <w:r w:rsidR="000F1474">
          <w:rPr>
            <w:noProof/>
            <w:webHidden/>
          </w:rPr>
          <w:t>i</w:t>
        </w:r>
        <w:r w:rsidR="001B7B57">
          <w:rPr>
            <w:noProof/>
            <w:webHidden/>
          </w:rPr>
          <w:fldChar w:fldCharType="end"/>
        </w:r>
      </w:hyperlink>
    </w:p>
    <w:p w14:paraId="443D1FB2" w14:textId="227F1FC8" w:rsidR="001B7B57" w:rsidRDefault="000E062D">
      <w:pPr>
        <w:pStyle w:val="TOC1"/>
        <w:rPr>
          <w:rFonts w:asciiTheme="minorHAnsi" w:eastAsiaTheme="minorEastAsia" w:hAnsiTheme="minorHAnsi" w:cstheme="minorBidi"/>
          <w:noProof/>
          <w:sz w:val="22"/>
          <w:szCs w:val="22"/>
        </w:rPr>
      </w:pPr>
      <w:hyperlink w:anchor="_Toc19788824" w:history="1">
        <w:r w:rsidR="001B7B57" w:rsidRPr="0027525E">
          <w:rPr>
            <w:rStyle w:val="Hyperlink"/>
            <w:noProof/>
          </w:rPr>
          <w:t>SI* (MODERN METRIC) CONVERSION FACTORS</w:t>
        </w:r>
        <w:r w:rsidR="001B7B57">
          <w:rPr>
            <w:noProof/>
            <w:webHidden/>
          </w:rPr>
          <w:tab/>
        </w:r>
        <w:r w:rsidR="001B7B57">
          <w:rPr>
            <w:noProof/>
            <w:webHidden/>
          </w:rPr>
          <w:fldChar w:fldCharType="begin"/>
        </w:r>
        <w:r w:rsidR="001B7B57">
          <w:rPr>
            <w:noProof/>
            <w:webHidden/>
          </w:rPr>
          <w:instrText xml:space="preserve"> PAGEREF _Toc19788824 \h </w:instrText>
        </w:r>
        <w:r w:rsidR="001B7B57">
          <w:rPr>
            <w:noProof/>
            <w:webHidden/>
          </w:rPr>
        </w:r>
        <w:r w:rsidR="001B7B57">
          <w:rPr>
            <w:noProof/>
            <w:webHidden/>
          </w:rPr>
          <w:fldChar w:fldCharType="separate"/>
        </w:r>
        <w:r w:rsidR="000F1474">
          <w:rPr>
            <w:noProof/>
            <w:webHidden/>
          </w:rPr>
          <w:t>i</w:t>
        </w:r>
        <w:r w:rsidR="001B7B57">
          <w:rPr>
            <w:noProof/>
            <w:webHidden/>
          </w:rPr>
          <w:fldChar w:fldCharType="end"/>
        </w:r>
      </w:hyperlink>
    </w:p>
    <w:p w14:paraId="77F5C4B4" w14:textId="606DB5C8" w:rsidR="001B7B57" w:rsidRDefault="000E062D">
      <w:pPr>
        <w:pStyle w:val="TOC1"/>
        <w:rPr>
          <w:rFonts w:asciiTheme="minorHAnsi" w:eastAsiaTheme="minorEastAsia" w:hAnsiTheme="minorHAnsi" w:cstheme="minorBidi"/>
          <w:noProof/>
          <w:sz w:val="22"/>
          <w:szCs w:val="22"/>
        </w:rPr>
      </w:pPr>
      <w:hyperlink w:anchor="_Toc19788825" w:history="1">
        <w:r w:rsidR="001B7B57" w:rsidRPr="0027525E">
          <w:rPr>
            <w:rStyle w:val="Hyperlink"/>
            <w:noProof/>
          </w:rPr>
          <w:t>1 INTRODUCTION</w:t>
        </w:r>
        <w:r w:rsidR="001B7B57">
          <w:rPr>
            <w:noProof/>
            <w:webHidden/>
          </w:rPr>
          <w:tab/>
        </w:r>
        <w:r w:rsidR="001B7B57">
          <w:rPr>
            <w:noProof/>
            <w:webHidden/>
          </w:rPr>
          <w:fldChar w:fldCharType="begin"/>
        </w:r>
        <w:r w:rsidR="001B7B57">
          <w:rPr>
            <w:noProof/>
            <w:webHidden/>
          </w:rPr>
          <w:instrText xml:space="preserve"> PAGEREF _Toc19788825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2A8833D0" w14:textId="147619A0" w:rsidR="001B7B57" w:rsidRDefault="000E062D">
      <w:pPr>
        <w:pStyle w:val="TOC2"/>
        <w:tabs>
          <w:tab w:val="right" w:leader="dot" w:pos="9350"/>
        </w:tabs>
        <w:rPr>
          <w:rFonts w:asciiTheme="minorHAnsi" w:eastAsiaTheme="minorEastAsia" w:hAnsiTheme="minorHAnsi" w:cstheme="minorBidi"/>
          <w:noProof/>
          <w:sz w:val="22"/>
          <w:szCs w:val="22"/>
        </w:rPr>
      </w:pPr>
      <w:hyperlink w:anchor="_Toc19788826" w:history="1">
        <w:r w:rsidR="001B7B57" w:rsidRPr="0027525E">
          <w:rPr>
            <w:rStyle w:val="Hyperlink"/>
            <w:noProof/>
          </w:rPr>
          <w:t>1.1 Problem Statement</w:t>
        </w:r>
        <w:r w:rsidR="001B7B57">
          <w:rPr>
            <w:noProof/>
            <w:webHidden/>
          </w:rPr>
          <w:tab/>
        </w:r>
        <w:r w:rsidR="001B7B57">
          <w:rPr>
            <w:noProof/>
            <w:webHidden/>
          </w:rPr>
          <w:fldChar w:fldCharType="begin"/>
        </w:r>
        <w:r w:rsidR="001B7B57">
          <w:rPr>
            <w:noProof/>
            <w:webHidden/>
          </w:rPr>
          <w:instrText xml:space="preserve"> PAGEREF _Toc19788826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4638874E" w14:textId="52CECE8C" w:rsidR="001B7B57" w:rsidRDefault="000E062D">
      <w:pPr>
        <w:pStyle w:val="TOC2"/>
        <w:tabs>
          <w:tab w:val="right" w:leader="dot" w:pos="9350"/>
        </w:tabs>
        <w:rPr>
          <w:rFonts w:asciiTheme="minorHAnsi" w:eastAsiaTheme="minorEastAsia" w:hAnsiTheme="minorHAnsi" w:cstheme="minorBidi"/>
          <w:noProof/>
          <w:sz w:val="22"/>
          <w:szCs w:val="22"/>
        </w:rPr>
      </w:pPr>
      <w:hyperlink w:anchor="_Toc19788827" w:history="1">
        <w:r w:rsidR="001B7B57" w:rsidRPr="0027525E">
          <w:rPr>
            <w:rStyle w:val="Hyperlink"/>
            <w:noProof/>
          </w:rPr>
          <w:t>1.2 Objective</w:t>
        </w:r>
        <w:r w:rsidR="001B7B57">
          <w:rPr>
            <w:noProof/>
            <w:webHidden/>
          </w:rPr>
          <w:tab/>
        </w:r>
        <w:r w:rsidR="001B7B57">
          <w:rPr>
            <w:noProof/>
            <w:webHidden/>
          </w:rPr>
          <w:fldChar w:fldCharType="begin"/>
        </w:r>
        <w:r w:rsidR="001B7B57">
          <w:rPr>
            <w:noProof/>
            <w:webHidden/>
          </w:rPr>
          <w:instrText xml:space="preserve"> PAGEREF _Toc19788827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1ABA5E3" w14:textId="5F45B35F" w:rsidR="001B7B57" w:rsidRDefault="000E062D">
      <w:pPr>
        <w:pStyle w:val="TOC3"/>
        <w:tabs>
          <w:tab w:val="right" w:leader="dot" w:pos="9350"/>
        </w:tabs>
        <w:rPr>
          <w:rFonts w:asciiTheme="minorHAnsi" w:eastAsiaTheme="minorEastAsia" w:hAnsiTheme="minorHAnsi" w:cstheme="minorBidi"/>
          <w:noProof/>
          <w:sz w:val="22"/>
          <w:szCs w:val="22"/>
        </w:rPr>
      </w:pPr>
      <w:hyperlink w:anchor="_Toc19788828" w:history="1">
        <w:r w:rsidR="001B7B57" w:rsidRPr="0027525E">
          <w:rPr>
            <w:rStyle w:val="Hyperlink"/>
            <w:noProof/>
          </w:rPr>
          <w:t>1.2.1 Overall Objective</w:t>
        </w:r>
        <w:r w:rsidR="001B7B57">
          <w:rPr>
            <w:noProof/>
            <w:webHidden/>
          </w:rPr>
          <w:tab/>
        </w:r>
        <w:r w:rsidR="001B7B57">
          <w:rPr>
            <w:noProof/>
            <w:webHidden/>
          </w:rPr>
          <w:fldChar w:fldCharType="begin"/>
        </w:r>
        <w:r w:rsidR="001B7B57">
          <w:rPr>
            <w:noProof/>
            <w:webHidden/>
          </w:rPr>
          <w:instrText xml:space="preserve"> PAGEREF _Toc19788828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3107B42E" w14:textId="4C0CB53A" w:rsidR="001B7B57" w:rsidRDefault="000E062D">
      <w:pPr>
        <w:pStyle w:val="TOC3"/>
        <w:tabs>
          <w:tab w:val="right" w:leader="dot" w:pos="9350"/>
        </w:tabs>
        <w:rPr>
          <w:rFonts w:asciiTheme="minorHAnsi" w:eastAsiaTheme="minorEastAsia" w:hAnsiTheme="minorHAnsi" w:cstheme="minorBidi"/>
          <w:noProof/>
          <w:sz w:val="22"/>
          <w:szCs w:val="22"/>
        </w:rPr>
      </w:pPr>
      <w:hyperlink w:anchor="_Toc19788829" w:history="1">
        <w:r w:rsidR="001B7B57" w:rsidRPr="0027525E">
          <w:rPr>
            <w:rStyle w:val="Hyperlink"/>
            <w:noProof/>
          </w:rPr>
          <w:t>1.2.2 Scope</w:t>
        </w:r>
        <w:r w:rsidR="001B7B57">
          <w:rPr>
            <w:noProof/>
            <w:webHidden/>
          </w:rPr>
          <w:tab/>
        </w:r>
        <w:r w:rsidR="001B7B57">
          <w:rPr>
            <w:noProof/>
            <w:webHidden/>
          </w:rPr>
          <w:fldChar w:fldCharType="begin"/>
        </w:r>
        <w:r w:rsidR="001B7B57">
          <w:rPr>
            <w:noProof/>
            <w:webHidden/>
          </w:rPr>
          <w:instrText xml:space="preserve"> PAGEREF _Toc19788829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F9823D4" w14:textId="44F7D3E3" w:rsidR="001B7B57" w:rsidRDefault="000E062D">
      <w:pPr>
        <w:pStyle w:val="TOC2"/>
        <w:tabs>
          <w:tab w:val="right" w:leader="dot" w:pos="9350"/>
        </w:tabs>
        <w:rPr>
          <w:rFonts w:asciiTheme="minorHAnsi" w:eastAsiaTheme="minorEastAsia" w:hAnsiTheme="minorHAnsi" w:cstheme="minorBidi"/>
          <w:noProof/>
          <w:sz w:val="22"/>
          <w:szCs w:val="22"/>
        </w:rPr>
      </w:pPr>
      <w:hyperlink w:anchor="_Toc19788830" w:history="1">
        <w:r w:rsidR="001B7B57" w:rsidRPr="0027525E">
          <w:rPr>
            <w:rStyle w:val="Hyperlink"/>
            <w:noProof/>
          </w:rPr>
          <w:t>1.3 Year 2 Scope</w:t>
        </w:r>
        <w:r w:rsidR="001B7B57">
          <w:rPr>
            <w:noProof/>
            <w:webHidden/>
          </w:rPr>
          <w:tab/>
        </w:r>
        <w:r w:rsidR="001B7B57">
          <w:rPr>
            <w:noProof/>
            <w:webHidden/>
          </w:rPr>
          <w:fldChar w:fldCharType="begin"/>
        </w:r>
        <w:r w:rsidR="001B7B57">
          <w:rPr>
            <w:noProof/>
            <w:webHidden/>
          </w:rPr>
          <w:instrText xml:space="preserve"> PAGEREF _Toc19788830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5AA341B3" w14:textId="7CB9389F" w:rsidR="001B7B57" w:rsidRDefault="000E062D">
      <w:pPr>
        <w:pStyle w:val="TOC1"/>
        <w:rPr>
          <w:rFonts w:asciiTheme="minorHAnsi" w:eastAsiaTheme="minorEastAsia" w:hAnsiTheme="minorHAnsi" w:cstheme="minorBidi"/>
          <w:noProof/>
          <w:sz w:val="22"/>
          <w:szCs w:val="22"/>
        </w:rPr>
      </w:pPr>
      <w:hyperlink w:anchor="_Toc19788831" w:history="1">
        <w:r w:rsidR="001B7B57" w:rsidRPr="0027525E">
          <w:rPr>
            <w:rStyle w:val="Hyperlink"/>
            <w:noProof/>
          </w:rPr>
          <w:t>2 Technology Review</w:t>
        </w:r>
        <w:r w:rsidR="001B7B57">
          <w:rPr>
            <w:noProof/>
            <w:webHidden/>
          </w:rPr>
          <w:tab/>
        </w:r>
        <w:r w:rsidR="001B7B57">
          <w:rPr>
            <w:noProof/>
            <w:webHidden/>
          </w:rPr>
          <w:fldChar w:fldCharType="begin"/>
        </w:r>
        <w:r w:rsidR="001B7B57">
          <w:rPr>
            <w:noProof/>
            <w:webHidden/>
          </w:rPr>
          <w:instrText xml:space="preserve"> PAGEREF _Toc19788831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441C4705" w14:textId="631C6F4D" w:rsidR="001B7B57" w:rsidRDefault="000E062D">
      <w:pPr>
        <w:pStyle w:val="TOC2"/>
        <w:tabs>
          <w:tab w:val="right" w:leader="dot" w:pos="9350"/>
        </w:tabs>
        <w:rPr>
          <w:rFonts w:asciiTheme="minorHAnsi" w:eastAsiaTheme="minorEastAsia" w:hAnsiTheme="minorHAnsi" w:cstheme="minorBidi"/>
          <w:noProof/>
          <w:sz w:val="22"/>
          <w:szCs w:val="22"/>
        </w:rPr>
      </w:pPr>
      <w:hyperlink w:anchor="_Toc19788832" w:history="1">
        <w:r w:rsidR="001B7B57" w:rsidRPr="0027525E">
          <w:rPr>
            <w:rStyle w:val="Hyperlink"/>
            <w:noProof/>
          </w:rPr>
          <w:t>2.1 Current Technology</w:t>
        </w:r>
        <w:r w:rsidR="001B7B57">
          <w:rPr>
            <w:noProof/>
            <w:webHidden/>
          </w:rPr>
          <w:tab/>
        </w:r>
        <w:r w:rsidR="001B7B57">
          <w:rPr>
            <w:noProof/>
            <w:webHidden/>
          </w:rPr>
          <w:fldChar w:fldCharType="begin"/>
        </w:r>
        <w:r w:rsidR="001B7B57">
          <w:rPr>
            <w:noProof/>
            <w:webHidden/>
          </w:rPr>
          <w:instrText xml:space="preserve"> PAGEREF _Toc19788832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BDD603D" w14:textId="3705016D" w:rsidR="001B7B57" w:rsidRDefault="000E062D">
      <w:pPr>
        <w:pStyle w:val="TOC2"/>
        <w:tabs>
          <w:tab w:val="right" w:leader="dot" w:pos="9350"/>
        </w:tabs>
        <w:rPr>
          <w:rFonts w:asciiTheme="minorHAnsi" w:eastAsiaTheme="minorEastAsia" w:hAnsiTheme="minorHAnsi" w:cstheme="minorBidi"/>
          <w:noProof/>
          <w:sz w:val="22"/>
          <w:szCs w:val="22"/>
        </w:rPr>
      </w:pPr>
      <w:hyperlink w:anchor="_Toc19788833" w:history="1">
        <w:r w:rsidR="001B7B57" w:rsidRPr="0027525E">
          <w:rPr>
            <w:rStyle w:val="Hyperlink"/>
            <w:noProof/>
          </w:rPr>
          <w:t>2.2 Complementary Solution (MATC Smart Barrier)</w:t>
        </w:r>
        <w:r w:rsidR="001B7B57">
          <w:rPr>
            <w:noProof/>
            <w:webHidden/>
          </w:rPr>
          <w:tab/>
        </w:r>
        <w:r w:rsidR="001B7B57">
          <w:rPr>
            <w:noProof/>
            <w:webHidden/>
          </w:rPr>
          <w:fldChar w:fldCharType="begin"/>
        </w:r>
        <w:r w:rsidR="001B7B57">
          <w:rPr>
            <w:noProof/>
            <w:webHidden/>
          </w:rPr>
          <w:instrText xml:space="preserve"> PAGEREF _Toc19788833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46C1BA55" w14:textId="6D31584C" w:rsidR="001B7B57" w:rsidRDefault="000E062D">
      <w:pPr>
        <w:pStyle w:val="TOC1"/>
        <w:rPr>
          <w:rFonts w:asciiTheme="minorHAnsi" w:eastAsiaTheme="minorEastAsia" w:hAnsiTheme="minorHAnsi" w:cstheme="minorBidi"/>
          <w:noProof/>
          <w:sz w:val="22"/>
          <w:szCs w:val="22"/>
        </w:rPr>
      </w:pPr>
      <w:hyperlink w:anchor="_Toc19788834" w:history="1">
        <w:r w:rsidR="001B7B57" w:rsidRPr="0027525E">
          <w:rPr>
            <w:rStyle w:val="Hyperlink"/>
            <w:noProof/>
          </w:rPr>
          <w:t>3 MATC BARRIER: METHOD OVERVIEW</w:t>
        </w:r>
        <w:r w:rsidR="001B7B57">
          <w:rPr>
            <w:noProof/>
            <w:webHidden/>
          </w:rPr>
          <w:tab/>
        </w:r>
        <w:r w:rsidR="001B7B57">
          <w:rPr>
            <w:noProof/>
            <w:webHidden/>
          </w:rPr>
          <w:fldChar w:fldCharType="begin"/>
        </w:r>
        <w:r w:rsidR="001B7B57">
          <w:rPr>
            <w:noProof/>
            <w:webHidden/>
          </w:rPr>
          <w:instrText xml:space="preserve"> PAGEREF _Toc19788834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1116353C" w14:textId="6122C6E5" w:rsidR="001B7B57" w:rsidRDefault="000E062D">
      <w:pPr>
        <w:pStyle w:val="TOC2"/>
        <w:tabs>
          <w:tab w:val="right" w:leader="dot" w:pos="9350"/>
        </w:tabs>
        <w:rPr>
          <w:rFonts w:asciiTheme="minorHAnsi" w:eastAsiaTheme="minorEastAsia" w:hAnsiTheme="minorHAnsi" w:cstheme="minorBidi"/>
          <w:noProof/>
          <w:sz w:val="22"/>
          <w:szCs w:val="22"/>
        </w:rPr>
      </w:pPr>
      <w:hyperlink w:anchor="_Toc19788835" w:history="1">
        <w:r w:rsidR="001B7B57" w:rsidRPr="0027525E">
          <w:rPr>
            <w:rStyle w:val="Hyperlink"/>
            <w:noProof/>
          </w:rPr>
          <w:t>3.1 Objectives</w:t>
        </w:r>
        <w:r w:rsidR="001B7B57">
          <w:rPr>
            <w:noProof/>
            <w:webHidden/>
          </w:rPr>
          <w:tab/>
        </w:r>
        <w:r w:rsidR="001B7B57">
          <w:rPr>
            <w:noProof/>
            <w:webHidden/>
          </w:rPr>
          <w:fldChar w:fldCharType="begin"/>
        </w:r>
        <w:r w:rsidR="001B7B57">
          <w:rPr>
            <w:noProof/>
            <w:webHidden/>
          </w:rPr>
          <w:instrText xml:space="preserve"> PAGEREF _Toc19788835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1C04F6EC" w14:textId="283320E1" w:rsidR="001B7B57" w:rsidRDefault="000E062D">
      <w:pPr>
        <w:pStyle w:val="TOC2"/>
        <w:tabs>
          <w:tab w:val="right" w:leader="dot" w:pos="9350"/>
        </w:tabs>
        <w:rPr>
          <w:rFonts w:asciiTheme="minorHAnsi" w:eastAsiaTheme="minorEastAsia" w:hAnsiTheme="minorHAnsi" w:cstheme="minorBidi"/>
          <w:noProof/>
          <w:sz w:val="22"/>
          <w:szCs w:val="22"/>
        </w:rPr>
      </w:pPr>
      <w:hyperlink w:anchor="_Toc19788836" w:history="1">
        <w:r w:rsidR="001B7B57" w:rsidRPr="0027525E">
          <w:rPr>
            <w:rStyle w:val="Hyperlink"/>
            <w:noProof/>
          </w:rPr>
          <w:t>3.2 Assumptions</w:t>
        </w:r>
        <w:r w:rsidR="001B7B57">
          <w:rPr>
            <w:noProof/>
            <w:webHidden/>
          </w:rPr>
          <w:tab/>
        </w:r>
        <w:r w:rsidR="001B7B57">
          <w:rPr>
            <w:noProof/>
            <w:webHidden/>
          </w:rPr>
          <w:fldChar w:fldCharType="begin"/>
        </w:r>
        <w:r w:rsidR="001B7B57">
          <w:rPr>
            <w:noProof/>
            <w:webHidden/>
          </w:rPr>
          <w:instrText xml:space="preserve"> PAGEREF _Toc19788836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5817116" w14:textId="104CCF7D" w:rsidR="001B7B57" w:rsidRDefault="000E062D">
      <w:pPr>
        <w:pStyle w:val="TOC2"/>
        <w:tabs>
          <w:tab w:val="right" w:leader="dot" w:pos="9350"/>
        </w:tabs>
        <w:rPr>
          <w:rFonts w:asciiTheme="minorHAnsi" w:eastAsiaTheme="minorEastAsia" w:hAnsiTheme="minorHAnsi" w:cstheme="minorBidi"/>
          <w:noProof/>
          <w:sz w:val="22"/>
          <w:szCs w:val="22"/>
        </w:rPr>
      </w:pPr>
      <w:hyperlink w:anchor="_Toc19788837" w:history="1">
        <w:r w:rsidR="001B7B57" w:rsidRPr="0027525E">
          <w:rPr>
            <w:rStyle w:val="Hyperlink"/>
            <w:noProof/>
          </w:rPr>
          <w:t>3.3 Preview Concept</w:t>
        </w:r>
        <w:r w:rsidR="001B7B57">
          <w:rPr>
            <w:noProof/>
            <w:webHidden/>
          </w:rPr>
          <w:tab/>
        </w:r>
        <w:r w:rsidR="001B7B57">
          <w:rPr>
            <w:noProof/>
            <w:webHidden/>
          </w:rPr>
          <w:fldChar w:fldCharType="begin"/>
        </w:r>
        <w:r w:rsidR="001B7B57">
          <w:rPr>
            <w:noProof/>
            <w:webHidden/>
          </w:rPr>
          <w:instrText xml:space="preserve"> PAGEREF _Toc19788837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51DC190E" w14:textId="12A1EC8B" w:rsidR="001B7B57" w:rsidRDefault="000E062D">
      <w:pPr>
        <w:pStyle w:val="TOC1"/>
        <w:rPr>
          <w:rFonts w:asciiTheme="minorHAnsi" w:eastAsiaTheme="minorEastAsia" w:hAnsiTheme="minorHAnsi" w:cstheme="minorBidi"/>
          <w:noProof/>
          <w:sz w:val="22"/>
          <w:szCs w:val="22"/>
        </w:rPr>
      </w:pPr>
      <w:hyperlink w:anchor="_Toc19788838" w:history="1">
        <w:r w:rsidR="001B7B57" w:rsidRPr="0027525E">
          <w:rPr>
            <w:rStyle w:val="Hyperlink"/>
            <w:noProof/>
          </w:rPr>
          <w:t>4 ZEROTH STEP: LOCAL PATH GENERATION</w:t>
        </w:r>
        <w:r w:rsidR="001B7B57">
          <w:rPr>
            <w:noProof/>
            <w:webHidden/>
          </w:rPr>
          <w:tab/>
        </w:r>
        <w:r w:rsidR="001B7B57">
          <w:rPr>
            <w:noProof/>
            <w:webHidden/>
          </w:rPr>
          <w:fldChar w:fldCharType="begin"/>
        </w:r>
        <w:r w:rsidR="001B7B57">
          <w:rPr>
            <w:noProof/>
            <w:webHidden/>
          </w:rPr>
          <w:instrText xml:space="preserve"> PAGEREF _Toc19788838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3BA138B" w14:textId="33B9973F" w:rsidR="001B7B57" w:rsidRDefault="000E062D">
      <w:pPr>
        <w:pStyle w:val="TOC2"/>
        <w:tabs>
          <w:tab w:val="right" w:leader="dot" w:pos="9350"/>
        </w:tabs>
        <w:rPr>
          <w:rFonts w:asciiTheme="minorHAnsi" w:eastAsiaTheme="minorEastAsia" w:hAnsiTheme="minorHAnsi" w:cstheme="minorBidi"/>
          <w:noProof/>
          <w:sz w:val="22"/>
          <w:szCs w:val="22"/>
        </w:rPr>
      </w:pPr>
      <w:hyperlink w:anchor="_Toc19788839" w:history="1">
        <w:r w:rsidR="001B7B57" w:rsidRPr="0027525E">
          <w:rPr>
            <w:rStyle w:val="Hyperlink"/>
            <w:noProof/>
          </w:rPr>
          <w:t>4.1 Problem Statement</w:t>
        </w:r>
        <w:r w:rsidR="001B7B57">
          <w:rPr>
            <w:noProof/>
            <w:webHidden/>
          </w:rPr>
          <w:tab/>
        </w:r>
        <w:r w:rsidR="001B7B57">
          <w:rPr>
            <w:noProof/>
            <w:webHidden/>
          </w:rPr>
          <w:fldChar w:fldCharType="begin"/>
        </w:r>
        <w:r w:rsidR="001B7B57">
          <w:rPr>
            <w:noProof/>
            <w:webHidden/>
          </w:rPr>
          <w:instrText xml:space="preserve"> PAGEREF _Toc19788839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148C6CBA" w14:textId="0A8A2C98" w:rsidR="001B7B57" w:rsidRDefault="000E062D">
      <w:pPr>
        <w:pStyle w:val="TOC2"/>
        <w:tabs>
          <w:tab w:val="right" w:leader="dot" w:pos="9350"/>
        </w:tabs>
        <w:rPr>
          <w:rFonts w:asciiTheme="minorHAnsi" w:eastAsiaTheme="minorEastAsia" w:hAnsiTheme="minorHAnsi" w:cstheme="minorBidi"/>
          <w:noProof/>
          <w:sz w:val="22"/>
          <w:szCs w:val="22"/>
        </w:rPr>
      </w:pPr>
      <w:hyperlink w:anchor="_Toc19788840" w:history="1">
        <w:r w:rsidR="001B7B57" w:rsidRPr="0027525E">
          <w:rPr>
            <w:rStyle w:val="Hyperlink"/>
            <w:noProof/>
          </w:rPr>
          <w:t>4.2 Trajectory Generation Background</w:t>
        </w:r>
        <w:r w:rsidR="001B7B57">
          <w:rPr>
            <w:noProof/>
            <w:webHidden/>
          </w:rPr>
          <w:tab/>
        </w:r>
        <w:r w:rsidR="001B7B57">
          <w:rPr>
            <w:noProof/>
            <w:webHidden/>
          </w:rPr>
          <w:fldChar w:fldCharType="begin"/>
        </w:r>
        <w:r w:rsidR="001B7B57">
          <w:rPr>
            <w:noProof/>
            <w:webHidden/>
          </w:rPr>
          <w:instrText xml:space="preserve"> PAGEREF _Toc19788840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6A33DC02" w14:textId="55BDF7C1" w:rsidR="001B7B57" w:rsidRDefault="000E062D">
      <w:pPr>
        <w:pStyle w:val="TOC3"/>
        <w:tabs>
          <w:tab w:val="right" w:leader="dot" w:pos="9350"/>
        </w:tabs>
        <w:rPr>
          <w:rFonts w:asciiTheme="minorHAnsi" w:eastAsiaTheme="minorEastAsia" w:hAnsiTheme="minorHAnsi" w:cstheme="minorBidi"/>
          <w:noProof/>
          <w:sz w:val="22"/>
          <w:szCs w:val="22"/>
        </w:rPr>
      </w:pPr>
      <w:hyperlink w:anchor="_Toc19788841" w:history="1">
        <w:r w:rsidR="001B7B57" w:rsidRPr="0027525E">
          <w:rPr>
            <w:rStyle w:val="Hyperlink"/>
            <w:noProof/>
          </w:rPr>
          <w:t>4.2.1 Traditional Methods for Trajectory Generation</w:t>
        </w:r>
        <w:r w:rsidR="001B7B57">
          <w:rPr>
            <w:noProof/>
            <w:webHidden/>
          </w:rPr>
          <w:tab/>
        </w:r>
        <w:r w:rsidR="001B7B57">
          <w:rPr>
            <w:noProof/>
            <w:webHidden/>
          </w:rPr>
          <w:fldChar w:fldCharType="begin"/>
        </w:r>
        <w:r w:rsidR="001B7B57">
          <w:rPr>
            <w:noProof/>
            <w:webHidden/>
          </w:rPr>
          <w:instrText xml:space="preserve"> PAGEREF _Toc19788841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628C1AA8" w14:textId="05C4F1D6" w:rsidR="001B7B57" w:rsidRDefault="000E062D">
      <w:pPr>
        <w:pStyle w:val="TOC4"/>
        <w:tabs>
          <w:tab w:val="right" w:leader="dot" w:pos="9350"/>
        </w:tabs>
        <w:rPr>
          <w:rFonts w:asciiTheme="minorHAnsi" w:eastAsiaTheme="minorEastAsia" w:hAnsiTheme="minorHAnsi" w:cstheme="minorBidi"/>
          <w:noProof/>
          <w:sz w:val="22"/>
          <w:szCs w:val="22"/>
        </w:rPr>
      </w:pPr>
      <w:hyperlink w:anchor="_Toc19788842" w:history="1">
        <w:r w:rsidR="001B7B57" w:rsidRPr="0027525E">
          <w:rPr>
            <w:rStyle w:val="Hyperlink"/>
            <w:noProof/>
          </w:rPr>
          <w:t>4.2.1.1 Euler-Lagrange General Formulation</w:t>
        </w:r>
        <w:r w:rsidR="001B7B57">
          <w:rPr>
            <w:noProof/>
            <w:webHidden/>
          </w:rPr>
          <w:tab/>
        </w:r>
        <w:r w:rsidR="001B7B57">
          <w:rPr>
            <w:noProof/>
            <w:webHidden/>
          </w:rPr>
          <w:fldChar w:fldCharType="begin"/>
        </w:r>
        <w:r w:rsidR="001B7B57">
          <w:rPr>
            <w:noProof/>
            <w:webHidden/>
          </w:rPr>
          <w:instrText xml:space="preserve"> PAGEREF _Toc19788842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33E78862" w14:textId="5B7887C6" w:rsidR="001B7B57" w:rsidRDefault="000E062D">
      <w:pPr>
        <w:pStyle w:val="TOC2"/>
        <w:tabs>
          <w:tab w:val="right" w:leader="dot" w:pos="9350"/>
        </w:tabs>
        <w:rPr>
          <w:rFonts w:asciiTheme="minorHAnsi" w:eastAsiaTheme="minorEastAsia" w:hAnsiTheme="minorHAnsi" w:cstheme="minorBidi"/>
          <w:noProof/>
          <w:sz w:val="22"/>
          <w:szCs w:val="22"/>
        </w:rPr>
      </w:pPr>
      <w:hyperlink w:anchor="_Toc19788843" w:history="1">
        <w:r w:rsidR="001B7B57" w:rsidRPr="0027525E">
          <w:rPr>
            <w:rStyle w:val="Hyperlink"/>
            <w:noProof/>
          </w:rPr>
          <w:t>4.3 Trajectory Criteria</w:t>
        </w:r>
        <w:r w:rsidR="001B7B57">
          <w:rPr>
            <w:noProof/>
            <w:webHidden/>
          </w:rPr>
          <w:tab/>
        </w:r>
        <w:r w:rsidR="001B7B57">
          <w:rPr>
            <w:noProof/>
            <w:webHidden/>
          </w:rPr>
          <w:fldChar w:fldCharType="begin"/>
        </w:r>
        <w:r w:rsidR="001B7B57">
          <w:rPr>
            <w:noProof/>
            <w:webHidden/>
          </w:rPr>
          <w:instrText xml:space="preserve"> PAGEREF _Toc19788843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5467D9EA" w14:textId="522B8A45" w:rsidR="001B7B57" w:rsidRDefault="000E062D">
      <w:pPr>
        <w:pStyle w:val="TOC3"/>
        <w:tabs>
          <w:tab w:val="right" w:leader="dot" w:pos="9350"/>
        </w:tabs>
        <w:rPr>
          <w:rFonts w:asciiTheme="minorHAnsi" w:eastAsiaTheme="minorEastAsia" w:hAnsiTheme="minorHAnsi" w:cstheme="minorBidi"/>
          <w:noProof/>
          <w:sz w:val="22"/>
          <w:szCs w:val="22"/>
        </w:rPr>
      </w:pPr>
      <w:hyperlink w:anchor="_Toc19788844" w:history="1">
        <w:r w:rsidR="001B7B57" w:rsidRPr="0027525E">
          <w:rPr>
            <w:rStyle w:val="Hyperlink"/>
            <w:noProof/>
          </w:rPr>
          <w:t>4.3.1 Problem Solution</w:t>
        </w:r>
        <w:r w:rsidR="001B7B57">
          <w:rPr>
            <w:noProof/>
            <w:webHidden/>
          </w:rPr>
          <w:tab/>
        </w:r>
        <w:r w:rsidR="001B7B57">
          <w:rPr>
            <w:noProof/>
            <w:webHidden/>
          </w:rPr>
          <w:fldChar w:fldCharType="begin"/>
        </w:r>
        <w:r w:rsidR="001B7B57">
          <w:rPr>
            <w:noProof/>
            <w:webHidden/>
          </w:rPr>
          <w:instrText xml:space="preserve"> PAGEREF _Toc19788844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2F1FB655" w14:textId="026024DF" w:rsidR="001B7B57" w:rsidRDefault="000E062D">
      <w:pPr>
        <w:pStyle w:val="TOC2"/>
        <w:tabs>
          <w:tab w:val="right" w:leader="dot" w:pos="9350"/>
        </w:tabs>
        <w:rPr>
          <w:rFonts w:asciiTheme="minorHAnsi" w:eastAsiaTheme="minorEastAsia" w:hAnsiTheme="minorHAnsi" w:cstheme="minorBidi"/>
          <w:noProof/>
          <w:sz w:val="22"/>
          <w:szCs w:val="22"/>
        </w:rPr>
      </w:pPr>
      <w:hyperlink w:anchor="_Toc19788845" w:history="1">
        <w:r w:rsidR="001B7B57" w:rsidRPr="0027525E">
          <w:rPr>
            <w:rStyle w:val="Hyperlink"/>
            <w:noProof/>
          </w:rPr>
          <w:t>4.4 Mathematical Formulation</w:t>
        </w:r>
        <w:r w:rsidR="001B7B57">
          <w:rPr>
            <w:noProof/>
            <w:webHidden/>
          </w:rPr>
          <w:tab/>
        </w:r>
        <w:r w:rsidR="001B7B57">
          <w:rPr>
            <w:noProof/>
            <w:webHidden/>
          </w:rPr>
          <w:fldChar w:fldCharType="begin"/>
        </w:r>
        <w:r w:rsidR="001B7B57">
          <w:rPr>
            <w:noProof/>
            <w:webHidden/>
          </w:rPr>
          <w:instrText xml:space="preserve"> PAGEREF _Toc19788845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6EA2A9ED" w14:textId="07CC326F" w:rsidR="001B7B57" w:rsidRDefault="000E062D">
      <w:pPr>
        <w:pStyle w:val="TOC3"/>
        <w:tabs>
          <w:tab w:val="right" w:leader="dot" w:pos="9350"/>
        </w:tabs>
        <w:rPr>
          <w:rFonts w:asciiTheme="minorHAnsi" w:eastAsiaTheme="minorEastAsia" w:hAnsiTheme="minorHAnsi" w:cstheme="minorBidi"/>
          <w:noProof/>
          <w:sz w:val="22"/>
          <w:szCs w:val="22"/>
        </w:rPr>
      </w:pPr>
      <w:hyperlink w:anchor="_Toc19788846" w:history="1">
        <w:r w:rsidR="001B7B57" w:rsidRPr="0027525E">
          <w:rPr>
            <w:rStyle w:val="Hyperlink"/>
            <w:noProof/>
          </w:rPr>
          <w:t>4.4.1 Heading Angle Integration Formulation</w:t>
        </w:r>
        <w:r w:rsidR="001B7B57">
          <w:rPr>
            <w:noProof/>
            <w:webHidden/>
          </w:rPr>
          <w:tab/>
        </w:r>
        <w:r w:rsidR="001B7B57">
          <w:rPr>
            <w:noProof/>
            <w:webHidden/>
          </w:rPr>
          <w:fldChar w:fldCharType="begin"/>
        </w:r>
        <w:r w:rsidR="001B7B57">
          <w:rPr>
            <w:noProof/>
            <w:webHidden/>
          </w:rPr>
          <w:instrText xml:space="preserve"> PAGEREF _Toc19788846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715DDB23" w14:textId="7C139FA2" w:rsidR="001B7B57" w:rsidRDefault="000E062D">
      <w:pPr>
        <w:pStyle w:val="TOC3"/>
        <w:tabs>
          <w:tab w:val="right" w:leader="dot" w:pos="9350"/>
        </w:tabs>
        <w:rPr>
          <w:rFonts w:asciiTheme="minorHAnsi" w:eastAsiaTheme="minorEastAsia" w:hAnsiTheme="minorHAnsi" w:cstheme="minorBidi"/>
          <w:noProof/>
          <w:sz w:val="22"/>
          <w:szCs w:val="22"/>
        </w:rPr>
      </w:pPr>
      <w:hyperlink w:anchor="_Toc19788847" w:history="1">
        <w:r w:rsidR="001B7B57" w:rsidRPr="0027525E">
          <w:rPr>
            <w:rStyle w:val="Hyperlink"/>
            <w:noProof/>
          </w:rPr>
          <w:t>4.4.2 Heading Angle Orthogonal Shift</w:t>
        </w:r>
        <w:r w:rsidR="001B7B57">
          <w:rPr>
            <w:noProof/>
            <w:webHidden/>
          </w:rPr>
          <w:tab/>
        </w:r>
        <w:r w:rsidR="001B7B57">
          <w:rPr>
            <w:noProof/>
            <w:webHidden/>
          </w:rPr>
          <w:fldChar w:fldCharType="begin"/>
        </w:r>
        <w:r w:rsidR="001B7B57">
          <w:rPr>
            <w:noProof/>
            <w:webHidden/>
          </w:rPr>
          <w:instrText xml:space="preserve"> PAGEREF _Toc19788847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38ACB93D" w14:textId="0AF115C3" w:rsidR="001B7B57" w:rsidRDefault="000E062D">
      <w:pPr>
        <w:pStyle w:val="TOC2"/>
        <w:tabs>
          <w:tab w:val="right" w:leader="dot" w:pos="9350"/>
        </w:tabs>
        <w:rPr>
          <w:rFonts w:asciiTheme="minorHAnsi" w:eastAsiaTheme="minorEastAsia" w:hAnsiTheme="minorHAnsi" w:cstheme="minorBidi"/>
          <w:noProof/>
          <w:sz w:val="22"/>
          <w:szCs w:val="22"/>
        </w:rPr>
      </w:pPr>
      <w:hyperlink w:anchor="_Toc19788848" w:history="1">
        <w:r w:rsidR="001B7B57" w:rsidRPr="0027525E">
          <w:rPr>
            <w:rStyle w:val="Hyperlink"/>
            <w:noProof/>
          </w:rPr>
          <w:t>4.5 Road Slicing</w:t>
        </w:r>
        <w:r w:rsidR="001B7B57">
          <w:rPr>
            <w:noProof/>
            <w:webHidden/>
          </w:rPr>
          <w:tab/>
        </w:r>
        <w:r w:rsidR="001B7B57">
          <w:rPr>
            <w:noProof/>
            <w:webHidden/>
          </w:rPr>
          <w:fldChar w:fldCharType="begin"/>
        </w:r>
        <w:r w:rsidR="001B7B57">
          <w:rPr>
            <w:noProof/>
            <w:webHidden/>
          </w:rPr>
          <w:instrText xml:space="preserve"> PAGEREF _Toc19788848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554B25D0" w14:textId="71DB45F3" w:rsidR="001B7B57" w:rsidRDefault="000E062D">
      <w:pPr>
        <w:pStyle w:val="TOC3"/>
        <w:tabs>
          <w:tab w:val="right" w:leader="dot" w:pos="9350"/>
        </w:tabs>
        <w:rPr>
          <w:rFonts w:asciiTheme="minorHAnsi" w:eastAsiaTheme="minorEastAsia" w:hAnsiTheme="minorHAnsi" w:cstheme="minorBidi"/>
          <w:noProof/>
          <w:sz w:val="22"/>
          <w:szCs w:val="22"/>
        </w:rPr>
      </w:pPr>
      <w:hyperlink w:anchor="_Toc19788849" w:history="1">
        <w:r w:rsidR="001B7B57" w:rsidRPr="0027525E">
          <w:rPr>
            <w:rStyle w:val="Hyperlink"/>
            <w:noProof/>
          </w:rPr>
          <w:t>4.5.1 AASHTO Base Model</w:t>
        </w:r>
        <w:r w:rsidR="001B7B57">
          <w:rPr>
            <w:noProof/>
            <w:webHidden/>
          </w:rPr>
          <w:tab/>
        </w:r>
        <w:r w:rsidR="001B7B57">
          <w:rPr>
            <w:noProof/>
            <w:webHidden/>
          </w:rPr>
          <w:fldChar w:fldCharType="begin"/>
        </w:r>
        <w:r w:rsidR="001B7B57">
          <w:rPr>
            <w:noProof/>
            <w:webHidden/>
          </w:rPr>
          <w:instrText xml:space="preserve"> PAGEREF _Toc19788849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3EF66F6F" w14:textId="0F6E02F6" w:rsidR="001B7B57" w:rsidRDefault="000E062D">
      <w:pPr>
        <w:pStyle w:val="TOC3"/>
        <w:tabs>
          <w:tab w:val="right" w:leader="dot" w:pos="9350"/>
        </w:tabs>
        <w:rPr>
          <w:rFonts w:asciiTheme="minorHAnsi" w:eastAsiaTheme="minorEastAsia" w:hAnsiTheme="minorHAnsi" w:cstheme="minorBidi"/>
          <w:noProof/>
          <w:sz w:val="22"/>
          <w:szCs w:val="22"/>
        </w:rPr>
      </w:pPr>
      <w:hyperlink w:anchor="_Toc19788850" w:history="1">
        <w:r w:rsidR="001B7B57" w:rsidRPr="0027525E">
          <w:rPr>
            <w:rStyle w:val="Hyperlink"/>
            <w:noProof/>
          </w:rPr>
          <w:t>4.5.2 Google Earth Model</w:t>
        </w:r>
        <w:r w:rsidR="001B7B57">
          <w:rPr>
            <w:noProof/>
            <w:webHidden/>
          </w:rPr>
          <w:tab/>
        </w:r>
        <w:r w:rsidR="001B7B57">
          <w:rPr>
            <w:noProof/>
            <w:webHidden/>
          </w:rPr>
          <w:fldChar w:fldCharType="begin"/>
        </w:r>
        <w:r w:rsidR="001B7B57">
          <w:rPr>
            <w:noProof/>
            <w:webHidden/>
          </w:rPr>
          <w:instrText xml:space="preserve"> PAGEREF _Toc19788850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F1DCB1F" w14:textId="298ABC1A" w:rsidR="001B7B57" w:rsidRDefault="000E062D">
      <w:pPr>
        <w:pStyle w:val="TOC1"/>
        <w:rPr>
          <w:rFonts w:asciiTheme="minorHAnsi" w:eastAsiaTheme="minorEastAsia" w:hAnsiTheme="minorHAnsi" w:cstheme="minorBidi"/>
          <w:noProof/>
          <w:sz w:val="22"/>
          <w:szCs w:val="22"/>
        </w:rPr>
      </w:pPr>
      <w:hyperlink w:anchor="_Toc19788851" w:history="1">
        <w:r w:rsidR="001B7B57" w:rsidRPr="0027525E">
          <w:rPr>
            <w:rStyle w:val="Hyperlink"/>
            <w:noProof/>
          </w:rPr>
          <w:t>5 SECOND STEP: VEHICLE GUIDANCE/WARNING</w:t>
        </w:r>
        <w:r w:rsidR="001B7B57">
          <w:rPr>
            <w:noProof/>
            <w:webHidden/>
          </w:rPr>
          <w:tab/>
        </w:r>
        <w:r w:rsidR="001B7B57">
          <w:rPr>
            <w:noProof/>
            <w:webHidden/>
          </w:rPr>
          <w:fldChar w:fldCharType="begin"/>
        </w:r>
        <w:r w:rsidR="001B7B57">
          <w:rPr>
            <w:noProof/>
            <w:webHidden/>
          </w:rPr>
          <w:instrText xml:space="preserve"> PAGEREF _Toc19788851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50616EB" w14:textId="36FF5235" w:rsidR="001B7B57" w:rsidRDefault="000E062D">
      <w:pPr>
        <w:pStyle w:val="TOC2"/>
        <w:tabs>
          <w:tab w:val="right" w:leader="dot" w:pos="9350"/>
        </w:tabs>
        <w:rPr>
          <w:rFonts w:asciiTheme="minorHAnsi" w:eastAsiaTheme="minorEastAsia" w:hAnsiTheme="minorHAnsi" w:cstheme="minorBidi"/>
          <w:noProof/>
          <w:sz w:val="22"/>
          <w:szCs w:val="22"/>
        </w:rPr>
      </w:pPr>
      <w:hyperlink w:anchor="_Toc19788852" w:history="1">
        <w:r w:rsidR="001B7B57" w:rsidRPr="0027525E">
          <w:rPr>
            <w:rStyle w:val="Hyperlink"/>
            <w:noProof/>
          </w:rPr>
          <w:t>5.1 Problem Statement</w:t>
        </w:r>
        <w:r w:rsidR="001B7B57">
          <w:rPr>
            <w:noProof/>
            <w:webHidden/>
          </w:rPr>
          <w:tab/>
        </w:r>
        <w:r w:rsidR="001B7B57">
          <w:rPr>
            <w:noProof/>
            <w:webHidden/>
          </w:rPr>
          <w:fldChar w:fldCharType="begin"/>
        </w:r>
        <w:r w:rsidR="001B7B57">
          <w:rPr>
            <w:noProof/>
            <w:webHidden/>
          </w:rPr>
          <w:instrText xml:space="preserve"> PAGEREF _Toc19788852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55A9E0C1" w14:textId="6209BF2D" w:rsidR="001B7B57" w:rsidRDefault="000E062D">
      <w:pPr>
        <w:pStyle w:val="TOC2"/>
        <w:tabs>
          <w:tab w:val="right" w:leader="dot" w:pos="9350"/>
        </w:tabs>
        <w:rPr>
          <w:rFonts w:asciiTheme="minorHAnsi" w:eastAsiaTheme="minorEastAsia" w:hAnsiTheme="minorHAnsi" w:cstheme="minorBidi"/>
          <w:noProof/>
          <w:sz w:val="22"/>
          <w:szCs w:val="22"/>
        </w:rPr>
      </w:pPr>
      <w:hyperlink w:anchor="_Toc19788853" w:history="1">
        <w:r w:rsidR="001B7B57" w:rsidRPr="0027525E">
          <w:rPr>
            <w:rStyle w:val="Hyperlink"/>
            <w:noProof/>
          </w:rPr>
          <w:t>5.2 Introduction</w:t>
        </w:r>
        <w:r w:rsidR="001B7B57">
          <w:rPr>
            <w:noProof/>
            <w:webHidden/>
          </w:rPr>
          <w:tab/>
        </w:r>
        <w:r w:rsidR="001B7B57">
          <w:rPr>
            <w:noProof/>
            <w:webHidden/>
          </w:rPr>
          <w:fldChar w:fldCharType="begin"/>
        </w:r>
        <w:r w:rsidR="001B7B57">
          <w:rPr>
            <w:noProof/>
            <w:webHidden/>
          </w:rPr>
          <w:instrText xml:space="preserve"> PAGEREF _Toc19788853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71202C78" w14:textId="08DED5EC" w:rsidR="001B7B57" w:rsidRDefault="000E062D">
      <w:pPr>
        <w:pStyle w:val="TOC2"/>
        <w:tabs>
          <w:tab w:val="right" w:leader="dot" w:pos="9350"/>
        </w:tabs>
        <w:rPr>
          <w:rFonts w:asciiTheme="minorHAnsi" w:eastAsiaTheme="minorEastAsia" w:hAnsiTheme="minorHAnsi" w:cstheme="minorBidi"/>
          <w:noProof/>
          <w:sz w:val="22"/>
          <w:szCs w:val="22"/>
        </w:rPr>
      </w:pPr>
      <w:hyperlink w:anchor="_Toc19788854" w:history="1">
        <w:r w:rsidR="001B7B57" w:rsidRPr="0027525E">
          <w:rPr>
            <w:rStyle w:val="Hyperlink"/>
            <w:noProof/>
          </w:rPr>
          <w:t>5.3 Driver Assistance Literature Review</w:t>
        </w:r>
        <w:r w:rsidR="001B7B57">
          <w:rPr>
            <w:noProof/>
            <w:webHidden/>
          </w:rPr>
          <w:tab/>
        </w:r>
        <w:r w:rsidR="001B7B57">
          <w:rPr>
            <w:noProof/>
            <w:webHidden/>
          </w:rPr>
          <w:fldChar w:fldCharType="begin"/>
        </w:r>
        <w:r w:rsidR="001B7B57">
          <w:rPr>
            <w:noProof/>
            <w:webHidden/>
          </w:rPr>
          <w:instrText xml:space="preserve"> PAGEREF _Toc19788854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7A56E80F" w14:textId="00CEEFBF" w:rsidR="001B7B57" w:rsidRDefault="000E062D">
      <w:pPr>
        <w:pStyle w:val="TOC2"/>
        <w:tabs>
          <w:tab w:val="right" w:leader="dot" w:pos="9350"/>
        </w:tabs>
        <w:rPr>
          <w:rFonts w:asciiTheme="minorHAnsi" w:eastAsiaTheme="minorEastAsia" w:hAnsiTheme="minorHAnsi" w:cstheme="minorBidi"/>
          <w:noProof/>
          <w:sz w:val="22"/>
          <w:szCs w:val="22"/>
        </w:rPr>
      </w:pPr>
      <w:hyperlink w:anchor="_Toc19788855" w:history="1">
        <w:r w:rsidR="001B7B57" w:rsidRPr="0027525E">
          <w:rPr>
            <w:rStyle w:val="Hyperlink"/>
            <w:noProof/>
          </w:rPr>
          <w:t>5.4 Driver Warning System Development</w:t>
        </w:r>
        <w:r w:rsidR="001B7B57">
          <w:rPr>
            <w:noProof/>
            <w:webHidden/>
          </w:rPr>
          <w:tab/>
        </w:r>
        <w:r w:rsidR="001B7B57">
          <w:rPr>
            <w:noProof/>
            <w:webHidden/>
          </w:rPr>
          <w:fldChar w:fldCharType="begin"/>
        </w:r>
        <w:r w:rsidR="001B7B57">
          <w:rPr>
            <w:noProof/>
            <w:webHidden/>
          </w:rPr>
          <w:instrText xml:space="preserve"> PAGEREF _Toc19788855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73117A03" w14:textId="531BBA0C" w:rsidR="001B7B57" w:rsidRDefault="000E062D">
      <w:pPr>
        <w:pStyle w:val="TOC3"/>
        <w:tabs>
          <w:tab w:val="right" w:leader="dot" w:pos="9350"/>
        </w:tabs>
        <w:rPr>
          <w:rFonts w:asciiTheme="minorHAnsi" w:eastAsiaTheme="minorEastAsia" w:hAnsiTheme="minorHAnsi" w:cstheme="minorBidi"/>
          <w:noProof/>
          <w:sz w:val="22"/>
          <w:szCs w:val="22"/>
        </w:rPr>
      </w:pPr>
      <w:hyperlink w:anchor="_Toc19788856" w:history="1">
        <w:r w:rsidR="001B7B57" w:rsidRPr="0027525E">
          <w:rPr>
            <w:rStyle w:val="Hyperlink"/>
            <w:noProof/>
          </w:rPr>
          <w:t>5.4.1 Requirements</w:t>
        </w:r>
        <w:r w:rsidR="001B7B57">
          <w:rPr>
            <w:noProof/>
            <w:webHidden/>
          </w:rPr>
          <w:tab/>
        </w:r>
        <w:r w:rsidR="001B7B57">
          <w:rPr>
            <w:noProof/>
            <w:webHidden/>
          </w:rPr>
          <w:fldChar w:fldCharType="begin"/>
        </w:r>
        <w:r w:rsidR="001B7B57">
          <w:rPr>
            <w:noProof/>
            <w:webHidden/>
          </w:rPr>
          <w:instrText xml:space="preserve"> PAGEREF _Toc19788856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082BAF5" w14:textId="1BDE15C5" w:rsidR="001B7B57" w:rsidRDefault="000E062D">
      <w:pPr>
        <w:pStyle w:val="TOC3"/>
        <w:tabs>
          <w:tab w:val="right" w:leader="dot" w:pos="9350"/>
        </w:tabs>
        <w:rPr>
          <w:rFonts w:asciiTheme="minorHAnsi" w:eastAsiaTheme="minorEastAsia" w:hAnsiTheme="minorHAnsi" w:cstheme="minorBidi"/>
          <w:noProof/>
          <w:sz w:val="22"/>
          <w:szCs w:val="22"/>
        </w:rPr>
      </w:pPr>
      <w:hyperlink w:anchor="_Toc19788857" w:history="1">
        <w:r w:rsidR="001B7B57" w:rsidRPr="0027525E">
          <w:rPr>
            <w:rStyle w:val="Hyperlink"/>
            <w:noProof/>
          </w:rPr>
          <w:t>5.4.2 Vehicle instabilities</w:t>
        </w:r>
        <w:r w:rsidR="001B7B57">
          <w:rPr>
            <w:noProof/>
            <w:webHidden/>
          </w:rPr>
          <w:tab/>
        </w:r>
        <w:r w:rsidR="001B7B57">
          <w:rPr>
            <w:noProof/>
            <w:webHidden/>
          </w:rPr>
          <w:fldChar w:fldCharType="begin"/>
        </w:r>
        <w:r w:rsidR="001B7B57">
          <w:rPr>
            <w:noProof/>
            <w:webHidden/>
          </w:rPr>
          <w:instrText xml:space="preserve"> PAGEREF _Toc19788857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324AF1D7" w14:textId="3FF9E6D3" w:rsidR="001B7B57" w:rsidRDefault="000E062D">
      <w:pPr>
        <w:pStyle w:val="TOC4"/>
        <w:tabs>
          <w:tab w:val="right" w:leader="dot" w:pos="9350"/>
        </w:tabs>
        <w:rPr>
          <w:rFonts w:asciiTheme="minorHAnsi" w:eastAsiaTheme="minorEastAsia" w:hAnsiTheme="minorHAnsi" w:cstheme="minorBidi"/>
          <w:noProof/>
          <w:sz w:val="22"/>
          <w:szCs w:val="22"/>
        </w:rPr>
      </w:pPr>
      <w:hyperlink w:anchor="_Toc19788858" w:history="1">
        <w:r w:rsidR="001B7B57" w:rsidRPr="0027525E">
          <w:rPr>
            <w:rStyle w:val="Hyperlink"/>
            <w:noProof/>
          </w:rPr>
          <w:t>5.4.2.1 Excessive Speed</w:t>
        </w:r>
        <w:r w:rsidR="001B7B57">
          <w:rPr>
            <w:noProof/>
            <w:webHidden/>
          </w:rPr>
          <w:tab/>
        </w:r>
        <w:r w:rsidR="001B7B57">
          <w:rPr>
            <w:noProof/>
            <w:webHidden/>
          </w:rPr>
          <w:fldChar w:fldCharType="begin"/>
        </w:r>
        <w:r w:rsidR="001B7B57">
          <w:rPr>
            <w:noProof/>
            <w:webHidden/>
          </w:rPr>
          <w:instrText xml:space="preserve"> PAGEREF _Toc19788858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02C9EBA" w14:textId="65F2FA46" w:rsidR="001B7B57" w:rsidRDefault="000E062D">
      <w:pPr>
        <w:pStyle w:val="TOC4"/>
        <w:tabs>
          <w:tab w:val="right" w:leader="dot" w:pos="9350"/>
        </w:tabs>
        <w:rPr>
          <w:rFonts w:asciiTheme="minorHAnsi" w:eastAsiaTheme="minorEastAsia" w:hAnsiTheme="minorHAnsi" w:cstheme="minorBidi"/>
          <w:noProof/>
          <w:sz w:val="22"/>
          <w:szCs w:val="22"/>
        </w:rPr>
      </w:pPr>
      <w:hyperlink w:anchor="_Toc19788859" w:history="1">
        <w:r w:rsidR="001B7B57" w:rsidRPr="0027525E">
          <w:rPr>
            <w:rStyle w:val="Hyperlink"/>
            <w:noProof/>
          </w:rPr>
          <w:t>5.4.2.2 Roll Over</w:t>
        </w:r>
        <w:r w:rsidR="001B7B57">
          <w:rPr>
            <w:noProof/>
            <w:webHidden/>
          </w:rPr>
          <w:tab/>
        </w:r>
        <w:r w:rsidR="001B7B57">
          <w:rPr>
            <w:noProof/>
            <w:webHidden/>
          </w:rPr>
          <w:fldChar w:fldCharType="begin"/>
        </w:r>
        <w:r w:rsidR="001B7B57">
          <w:rPr>
            <w:noProof/>
            <w:webHidden/>
          </w:rPr>
          <w:instrText xml:space="preserve"> PAGEREF _Toc19788859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4AD1E77A" w14:textId="616064DF" w:rsidR="001B7B57" w:rsidRDefault="000E062D">
      <w:pPr>
        <w:pStyle w:val="TOC3"/>
        <w:tabs>
          <w:tab w:val="right" w:leader="dot" w:pos="9350"/>
        </w:tabs>
        <w:rPr>
          <w:rFonts w:asciiTheme="minorHAnsi" w:eastAsiaTheme="minorEastAsia" w:hAnsiTheme="minorHAnsi" w:cstheme="minorBidi"/>
          <w:noProof/>
          <w:sz w:val="22"/>
          <w:szCs w:val="22"/>
        </w:rPr>
      </w:pPr>
      <w:hyperlink w:anchor="_Toc19788860" w:history="1">
        <w:r w:rsidR="001B7B57" w:rsidRPr="0027525E">
          <w:rPr>
            <w:rStyle w:val="Hyperlink"/>
            <w:noProof/>
          </w:rPr>
          <w:t>5.4.3 Departure Thresholds</w:t>
        </w:r>
        <w:r w:rsidR="001B7B57">
          <w:rPr>
            <w:noProof/>
            <w:webHidden/>
          </w:rPr>
          <w:tab/>
        </w:r>
        <w:r w:rsidR="001B7B57">
          <w:rPr>
            <w:noProof/>
            <w:webHidden/>
          </w:rPr>
          <w:fldChar w:fldCharType="begin"/>
        </w:r>
        <w:r w:rsidR="001B7B57">
          <w:rPr>
            <w:noProof/>
            <w:webHidden/>
          </w:rPr>
          <w:instrText xml:space="preserve"> PAGEREF _Toc19788860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71AA015B" w14:textId="13D5F206" w:rsidR="001B7B57" w:rsidRDefault="000E062D">
      <w:pPr>
        <w:pStyle w:val="TOC4"/>
        <w:tabs>
          <w:tab w:val="right" w:leader="dot" w:pos="9350"/>
        </w:tabs>
        <w:rPr>
          <w:rFonts w:asciiTheme="minorHAnsi" w:eastAsiaTheme="minorEastAsia" w:hAnsiTheme="minorHAnsi" w:cstheme="minorBidi"/>
          <w:noProof/>
          <w:sz w:val="22"/>
          <w:szCs w:val="22"/>
        </w:rPr>
      </w:pPr>
      <w:hyperlink w:anchor="_Toc19788861" w:history="1">
        <w:r w:rsidR="001B7B57" w:rsidRPr="0027525E">
          <w:rPr>
            <w:rStyle w:val="Hyperlink"/>
            <w:noProof/>
          </w:rPr>
          <w:t>5.4.3.1 Orientation Error</w:t>
        </w:r>
        <w:r w:rsidR="001B7B57">
          <w:rPr>
            <w:noProof/>
            <w:webHidden/>
          </w:rPr>
          <w:tab/>
        </w:r>
        <w:r w:rsidR="001B7B57">
          <w:rPr>
            <w:noProof/>
            <w:webHidden/>
          </w:rPr>
          <w:fldChar w:fldCharType="begin"/>
        </w:r>
        <w:r w:rsidR="001B7B57">
          <w:rPr>
            <w:noProof/>
            <w:webHidden/>
          </w:rPr>
          <w:instrText xml:space="preserve"> PAGEREF _Toc19788861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22030249" w14:textId="0C096C53" w:rsidR="001B7B57" w:rsidRDefault="000E062D">
      <w:pPr>
        <w:pStyle w:val="TOC4"/>
        <w:tabs>
          <w:tab w:val="right" w:leader="dot" w:pos="9350"/>
        </w:tabs>
        <w:rPr>
          <w:rFonts w:asciiTheme="minorHAnsi" w:eastAsiaTheme="minorEastAsia" w:hAnsiTheme="minorHAnsi" w:cstheme="minorBidi"/>
          <w:noProof/>
          <w:sz w:val="22"/>
          <w:szCs w:val="22"/>
        </w:rPr>
      </w:pPr>
      <w:hyperlink w:anchor="_Toc19788862" w:history="1">
        <w:r w:rsidR="001B7B57" w:rsidRPr="0027525E">
          <w:rPr>
            <w:rStyle w:val="Hyperlink"/>
            <w:noProof/>
          </w:rPr>
          <w:t>5.4.3.2 Rate of change of heading angle</w:t>
        </w:r>
        <w:r w:rsidR="001B7B57">
          <w:rPr>
            <w:noProof/>
            <w:webHidden/>
          </w:rPr>
          <w:tab/>
        </w:r>
        <w:r w:rsidR="001B7B57">
          <w:rPr>
            <w:noProof/>
            <w:webHidden/>
          </w:rPr>
          <w:fldChar w:fldCharType="begin"/>
        </w:r>
        <w:r w:rsidR="001B7B57">
          <w:rPr>
            <w:noProof/>
            <w:webHidden/>
          </w:rPr>
          <w:instrText xml:space="preserve"> PAGEREF _Toc19788862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687B78AB" w14:textId="28614EC5" w:rsidR="001B7B57" w:rsidRDefault="000E062D">
      <w:pPr>
        <w:pStyle w:val="TOC4"/>
        <w:tabs>
          <w:tab w:val="right" w:leader="dot" w:pos="9350"/>
        </w:tabs>
        <w:rPr>
          <w:rFonts w:asciiTheme="minorHAnsi" w:eastAsiaTheme="minorEastAsia" w:hAnsiTheme="minorHAnsi" w:cstheme="minorBidi"/>
          <w:noProof/>
          <w:sz w:val="22"/>
          <w:szCs w:val="22"/>
        </w:rPr>
      </w:pPr>
      <w:hyperlink w:anchor="_Toc19788863" w:history="1">
        <w:r w:rsidR="001B7B57" w:rsidRPr="0027525E">
          <w:rPr>
            <w:rStyle w:val="Hyperlink"/>
            <w:noProof/>
          </w:rPr>
          <w:t>5.4.3.3 Change in acceleration</w:t>
        </w:r>
        <w:r w:rsidR="001B7B57">
          <w:rPr>
            <w:noProof/>
            <w:webHidden/>
          </w:rPr>
          <w:tab/>
        </w:r>
        <w:r w:rsidR="001B7B57">
          <w:rPr>
            <w:noProof/>
            <w:webHidden/>
          </w:rPr>
          <w:fldChar w:fldCharType="begin"/>
        </w:r>
        <w:r w:rsidR="001B7B57">
          <w:rPr>
            <w:noProof/>
            <w:webHidden/>
          </w:rPr>
          <w:instrText xml:space="preserve"> PAGEREF _Toc19788863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63D12344" w14:textId="7C52D998" w:rsidR="001B7B57" w:rsidRDefault="000E062D">
      <w:pPr>
        <w:pStyle w:val="TOC4"/>
        <w:tabs>
          <w:tab w:val="right" w:leader="dot" w:pos="9350"/>
        </w:tabs>
        <w:rPr>
          <w:rFonts w:asciiTheme="minorHAnsi" w:eastAsiaTheme="minorEastAsia" w:hAnsiTheme="minorHAnsi" w:cstheme="minorBidi"/>
          <w:noProof/>
          <w:sz w:val="22"/>
          <w:szCs w:val="22"/>
        </w:rPr>
      </w:pPr>
      <w:hyperlink w:anchor="_Toc19788864" w:history="1">
        <w:r w:rsidR="001B7B57" w:rsidRPr="0027525E">
          <w:rPr>
            <w:rStyle w:val="Hyperlink"/>
            <w:noProof/>
          </w:rPr>
          <w:t>5.4.3.4 Lateral Deviation</w:t>
        </w:r>
        <w:r w:rsidR="001B7B57">
          <w:rPr>
            <w:noProof/>
            <w:webHidden/>
          </w:rPr>
          <w:tab/>
        </w:r>
        <w:r w:rsidR="001B7B57">
          <w:rPr>
            <w:noProof/>
            <w:webHidden/>
          </w:rPr>
          <w:fldChar w:fldCharType="begin"/>
        </w:r>
        <w:r w:rsidR="001B7B57">
          <w:rPr>
            <w:noProof/>
            <w:webHidden/>
          </w:rPr>
          <w:instrText xml:space="preserve"> PAGEREF _Toc19788864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6942DE2A" w14:textId="73CDF9A7" w:rsidR="001B7B57" w:rsidRDefault="000E062D">
      <w:pPr>
        <w:pStyle w:val="TOC2"/>
        <w:tabs>
          <w:tab w:val="right" w:leader="dot" w:pos="9350"/>
        </w:tabs>
        <w:rPr>
          <w:rFonts w:asciiTheme="minorHAnsi" w:eastAsiaTheme="minorEastAsia" w:hAnsiTheme="minorHAnsi" w:cstheme="minorBidi"/>
          <w:noProof/>
          <w:sz w:val="22"/>
          <w:szCs w:val="22"/>
        </w:rPr>
      </w:pPr>
      <w:hyperlink w:anchor="_Toc19788865" w:history="1">
        <w:r w:rsidR="001B7B57" w:rsidRPr="0027525E">
          <w:rPr>
            <w:rStyle w:val="Hyperlink"/>
            <w:noProof/>
          </w:rPr>
          <w:t>5.5 Safe Stop Scenarios</w:t>
        </w:r>
        <w:r w:rsidR="001B7B57">
          <w:rPr>
            <w:noProof/>
            <w:webHidden/>
          </w:rPr>
          <w:tab/>
        </w:r>
        <w:r w:rsidR="001B7B57">
          <w:rPr>
            <w:noProof/>
            <w:webHidden/>
          </w:rPr>
          <w:fldChar w:fldCharType="begin"/>
        </w:r>
        <w:r w:rsidR="001B7B57">
          <w:rPr>
            <w:noProof/>
            <w:webHidden/>
          </w:rPr>
          <w:instrText xml:space="preserve"> PAGEREF _Toc19788865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4551D1C4" w14:textId="5FB25FBA" w:rsidR="001B7B57" w:rsidRDefault="000E062D">
      <w:pPr>
        <w:pStyle w:val="TOC2"/>
        <w:tabs>
          <w:tab w:val="right" w:leader="dot" w:pos="9350"/>
        </w:tabs>
        <w:rPr>
          <w:rFonts w:asciiTheme="minorHAnsi" w:eastAsiaTheme="minorEastAsia" w:hAnsiTheme="minorHAnsi" w:cstheme="minorBidi"/>
          <w:noProof/>
          <w:sz w:val="22"/>
          <w:szCs w:val="22"/>
        </w:rPr>
      </w:pPr>
      <w:hyperlink w:anchor="_Toc19788866" w:history="1">
        <w:r w:rsidR="001B7B57" w:rsidRPr="0027525E">
          <w:rPr>
            <w:rStyle w:val="Hyperlink"/>
            <w:noProof/>
          </w:rPr>
          <w:t>5.6 Emergency Stop Evaluation</w:t>
        </w:r>
        <w:r w:rsidR="001B7B57">
          <w:rPr>
            <w:noProof/>
            <w:webHidden/>
          </w:rPr>
          <w:tab/>
        </w:r>
        <w:r w:rsidR="001B7B57">
          <w:rPr>
            <w:noProof/>
            <w:webHidden/>
          </w:rPr>
          <w:fldChar w:fldCharType="begin"/>
        </w:r>
        <w:r w:rsidR="001B7B57">
          <w:rPr>
            <w:noProof/>
            <w:webHidden/>
          </w:rPr>
          <w:instrText xml:space="preserve"> PAGEREF _Toc19788866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6EE9243E" w14:textId="3C394F87" w:rsidR="001B7B57" w:rsidRDefault="000E062D">
      <w:pPr>
        <w:pStyle w:val="TOC2"/>
        <w:tabs>
          <w:tab w:val="right" w:leader="dot" w:pos="9350"/>
        </w:tabs>
        <w:rPr>
          <w:rFonts w:asciiTheme="minorHAnsi" w:eastAsiaTheme="minorEastAsia" w:hAnsiTheme="minorHAnsi" w:cstheme="minorBidi"/>
          <w:noProof/>
          <w:sz w:val="22"/>
          <w:szCs w:val="22"/>
        </w:rPr>
      </w:pPr>
      <w:hyperlink w:anchor="_Toc19788867" w:history="1">
        <w:r w:rsidR="001B7B57" w:rsidRPr="0027525E">
          <w:rPr>
            <w:rStyle w:val="Hyperlink"/>
            <w:noProof/>
          </w:rPr>
          <w:t>5.7 Threshold Summary</w:t>
        </w:r>
        <w:r w:rsidR="001B7B57">
          <w:rPr>
            <w:noProof/>
            <w:webHidden/>
          </w:rPr>
          <w:tab/>
        </w:r>
        <w:r w:rsidR="001B7B57">
          <w:rPr>
            <w:noProof/>
            <w:webHidden/>
          </w:rPr>
          <w:fldChar w:fldCharType="begin"/>
        </w:r>
        <w:r w:rsidR="001B7B57">
          <w:rPr>
            <w:noProof/>
            <w:webHidden/>
          </w:rPr>
          <w:instrText xml:space="preserve"> PAGEREF _Toc19788867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12048C7" w14:textId="67B0E3F4" w:rsidR="001B7B57" w:rsidRDefault="000E062D">
      <w:pPr>
        <w:pStyle w:val="TOC2"/>
        <w:tabs>
          <w:tab w:val="right" w:leader="dot" w:pos="9350"/>
        </w:tabs>
        <w:rPr>
          <w:rFonts w:asciiTheme="minorHAnsi" w:eastAsiaTheme="minorEastAsia" w:hAnsiTheme="minorHAnsi" w:cstheme="minorBidi"/>
          <w:noProof/>
          <w:sz w:val="22"/>
          <w:szCs w:val="22"/>
        </w:rPr>
      </w:pPr>
      <w:hyperlink w:anchor="_Toc19788868" w:history="1">
        <w:r w:rsidR="001B7B57" w:rsidRPr="0027525E">
          <w:rPr>
            <w:rStyle w:val="Hyperlink"/>
            <w:noProof/>
          </w:rPr>
          <w:t>5.8 Vehicle control literature review</w:t>
        </w:r>
        <w:r w:rsidR="001B7B57">
          <w:rPr>
            <w:noProof/>
            <w:webHidden/>
          </w:rPr>
          <w:tab/>
        </w:r>
        <w:r w:rsidR="001B7B57">
          <w:rPr>
            <w:noProof/>
            <w:webHidden/>
          </w:rPr>
          <w:fldChar w:fldCharType="begin"/>
        </w:r>
        <w:r w:rsidR="001B7B57">
          <w:rPr>
            <w:noProof/>
            <w:webHidden/>
          </w:rPr>
          <w:instrText xml:space="preserve"> PAGEREF _Toc19788868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4E949D49" w14:textId="33D4547D" w:rsidR="001B7B57" w:rsidRDefault="000E062D">
      <w:pPr>
        <w:pStyle w:val="TOC3"/>
        <w:tabs>
          <w:tab w:val="right" w:leader="dot" w:pos="9350"/>
        </w:tabs>
        <w:rPr>
          <w:rFonts w:asciiTheme="minorHAnsi" w:eastAsiaTheme="minorEastAsia" w:hAnsiTheme="minorHAnsi" w:cstheme="minorBidi"/>
          <w:noProof/>
          <w:sz w:val="22"/>
          <w:szCs w:val="22"/>
        </w:rPr>
      </w:pPr>
      <w:hyperlink w:anchor="_Toc19788869" w:history="1">
        <w:r w:rsidR="001B7B57" w:rsidRPr="0027525E">
          <w:rPr>
            <w:rStyle w:val="Hyperlink"/>
            <w:noProof/>
          </w:rPr>
          <w:t>5.8.1 Control methods</w:t>
        </w:r>
        <w:r w:rsidR="001B7B57">
          <w:rPr>
            <w:noProof/>
            <w:webHidden/>
          </w:rPr>
          <w:tab/>
        </w:r>
        <w:r w:rsidR="001B7B57">
          <w:rPr>
            <w:noProof/>
            <w:webHidden/>
          </w:rPr>
          <w:fldChar w:fldCharType="begin"/>
        </w:r>
        <w:r w:rsidR="001B7B57">
          <w:rPr>
            <w:noProof/>
            <w:webHidden/>
          </w:rPr>
          <w:instrText xml:space="preserve"> PAGEREF _Toc19788869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3662CCB1" w14:textId="45A6BB14" w:rsidR="001B7B57" w:rsidRDefault="000E062D">
      <w:pPr>
        <w:pStyle w:val="TOC4"/>
        <w:tabs>
          <w:tab w:val="right" w:leader="dot" w:pos="9350"/>
        </w:tabs>
        <w:rPr>
          <w:rFonts w:asciiTheme="minorHAnsi" w:eastAsiaTheme="minorEastAsia" w:hAnsiTheme="minorHAnsi" w:cstheme="minorBidi"/>
          <w:noProof/>
          <w:sz w:val="22"/>
          <w:szCs w:val="22"/>
        </w:rPr>
      </w:pPr>
      <w:hyperlink w:anchor="_Toc19788870" w:history="1">
        <w:r w:rsidR="001B7B57" w:rsidRPr="0027525E">
          <w:rPr>
            <w:rStyle w:val="Hyperlink"/>
            <w:noProof/>
          </w:rPr>
          <w:t>5.8.1.1 PID Control</w:t>
        </w:r>
        <w:r w:rsidR="001B7B57">
          <w:rPr>
            <w:noProof/>
            <w:webHidden/>
          </w:rPr>
          <w:tab/>
        </w:r>
        <w:r w:rsidR="001B7B57">
          <w:rPr>
            <w:noProof/>
            <w:webHidden/>
          </w:rPr>
          <w:fldChar w:fldCharType="begin"/>
        </w:r>
        <w:r w:rsidR="001B7B57">
          <w:rPr>
            <w:noProof/>
            <w:webHidden/>
          </w:rPr>
          <w:instrText xml:space="preserve"> PAGEREF _Toc19788870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7537912" w14:textId="14D89E50" w:rsidR="001B7B57" w:rsidRDefault="000E062D">
      <w:pPr>
        <w:pStyle w:val="TOC4"/>
        <w:tabs>
          <w:tab w:val="right" w:leader="dot" w:pos="9350"/>
        </w:tabs>
        <w:rPr>
          <w:rFonts w:asciiTheme="minorHAnsi" w:eastAsiaTheme="minorEastAsia" w:hAnsiTheme="minorHAnsi" w:cstheme="minorBidi"/>
          <w:noProof/>
          <w:sz w:val="22"/>
          <w:szCs w:val="22"/>
        </w:rPr>
      </w:pPr>
      <w:hyperlink w:anchor="_Toc19788871" w:history="1">
        <w:r w:rsidR="001B7B57" w:rsidRPr="0027525E">
          <w:rPr>
            <w:rStyle w:val="Hyperlink"/>
            <w:noProof/>
          </w:rPr>
          <w:t>5.8.1.2 MPC Control</w:t>
        </w:r>
        <w:r w:rsidR="001B7B57">
          <w:rPr>
            <w:noProof/>
            <w:webHidden/>
          </w:rPr>
          <w:tab/>
        </w:r>
        <w:r w:rsidR="001B7B57">
          <w:rPr>
            <w:noProof/>
            <w:webHidden/>
          </w:rPr>
          <w:fldChar w:fldCharType="begin"/>
        </w:r>
        <w:r w:rsidR="001B7B57">
          <w:rPr>
            <w:noProof/>
            <w:webHidden/>
          </w:rPr>
          <w:instrText xml:space="preserve"> PAGEREF _Toc19788871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2858680E" w14:textId="4D7A1532" w:rsidR="001B7B57" w:rsidRDefault="000E062D">
      <w:pPr>
        <w:pStyle w:val="TOC3"/>
        <w:tabs>
          <w:tab w:val="right" w:leader="dot" w:pos="9350"/>
        </w:tabs>
        <w:rPr>
          <w:rFonts w:asciiTheme="minorHAnsi" w:eastAsiaTheme="minorEastAsia" w:hAnsiTheme="minorHAnsi" w:cstheme="minorBidi"/>
          <w:noProof/>
          <w:sz w:val="22"/>
          <w:szCs w:val="22"/>
        </w:rPr>
      </w:pPr>
      <w:hyperlink w:anchor="_Toc19788872" w:history="1">
        <w:r w:rsidR="001B7B57" w:rsidRPr="0027525E">
          <w:rPr>
            <w:rStyle w:val="Hyperlink"/>
            <w:noProof/>
          </w:rPr>
          <w:t>5.8.2 Correction Methods</w:t>
        </w:r>
        <w:r w:rsidR="001B7B57">
          <w:rPr>
            <w:noProof/>
            <w:webHidden/>
          </w:rPr>
          <w:tab/>
        </w:r>
        <w:r w:rsidR="001B7B57">
          <w:rPr>
            <w:noProof/>
            <w:webHidden/>
          </w:rPr>
          <w:fldChar w:fldCharType="begin"/>
        </w:r>
        <w:r w:rsidR="001B7B57">
          <w:rPr>
            <w:noProof/>
            <w:webHidden/>
          </w:rPr>
          <w:instrText xml:space="preserve"> PAGEREF _Toc19788872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629CA39F" w14:textId="1957DBF7" w:rsidR="001B7B57" w:rsidRDefault="000E062D">
      <w:pPr>
        <w:pStyle w:val="TOC4"/>
        <w:tabs>
          <w:tab w:val="right" w:leader="dot" w:pos="9350"/>
        </w:tabs>
        <w:rPr>
          <w:rFonts w:asciiTheme="minorHAnsi" w:eastAsiaTheme="minorEastAsia" w:hAnsiTheme="minorHAnsi" w:cstheme="minorBidi"/>
          <w:noProof/>
          <w:sz w:val="22"/>
          <w:szCs w:val="22"/>
        </w:rPr>
      </w:pPr>
      <w:hyperlink w:anchor="_Toc19788873" w:history="1">
        <w:r w:rsidR="001B7B57" w:rsidRPr="0027525E">
          <w:rPr>
            <w:rStyle w:val="Hyperlink"/>
            <w:noProof/>
          </w:rPr>
          <w:t>5.8.2.1 Stanley method</w:t>
        </w:r>
        <w:r w:rsidR="001B7B57">
          <w:rPr>
            <w:noProof/>
            <w:webHidden/>
          </w:rPr>
          <w:tab/>
        </w:r>
        <w:r w:rsidR="001B7B57">
          <w:rPr>
            <w:noProof/>
            <w:webHidden/>
          </w:rPr>
          <w:fldChar w:fldCharType="begin"/>
        </w:r>
        <w:r w:rsidR="001B7B57">
          <w:rPr>
            <w:noProof/>
            <w:webHidden/>
          </w:rPr>
          <w:instrText xml:space="preserve"> PAGEREF _Toc19788873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2E3DEFFE" w14:textId="099E3B63" w:rsidR="001B7B57" w:rsidRDefault="000E062D">
      <w:pPr>
        <w:pStyle w:val="TOC4"/>
        <w:tabs>
          <w:tab w:val="right" w:leader="dot" w:pos="9350"/>
        </w:tabs>
        <w:rPr>
          <w:rFonts w:asciiTheme="minorHAnsi" w:eastAsiaTheme="minorEastAsia" w:hAnsiTheme="minorHAnsi" w:cstheme="minorBidi"/>
          <w:noProof/>
          <w:sz w:val="22"/>
          <w:szCs w:val="22"/>
        </w:rPr>
      </w:pPr>
      <w:hyperlink w:anchor="_Toc19788874" w:history="1">
        <w:r w:rsidR="001B7B57" w:rsidRPr="0027525E">
          <w:rPr>
            <w:rStyle w:val="Hyperlink"/>
            <w:noProof/>
          </w:rPr>
          <w:t>5.8.2.2 Pure Pursuit</w:t>
        </w:r>
        <w:r w:rsidR="001B7B57">
          <w:rPr>
            <w:noProof/>
            <w:webHidden/>
          </w:rPr>
          <w:tab/>
        </w:r>
        <w:r w:rsidR="001B7B57">
          <w:rPr>
            <w:noProof/>
            <w:webHidden/>
          </w:rPr>
          <w:fldChar w:fldCharType="begin"/>
        </w:r>
        <w:r w:rsidR="001B7B57">
          <w:rPr>
            <w:noProof/>
            <w:webHidden/>
          </w:rPr>
          <w:instrText xml:space="preserve"> PAGEREF _Toc19788874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192CA5F6" w14:textId="7136B694" w:rsidR="001B7B57" w:rsidRDefault="000E062D">
      <w:pPr>
        <w:pStyle w:val="TOC2"/>
        <w:tabs>
          <w:tab w:val="right" w:leader="dot" w:pos="9350"/>
        </w:tabs>
        <w:rPr>
          <w:rFonts w:asciiTheme="minorHAnsi" w:eastAsiaTheme="minorEastAsia" w:hAnsiTheme="minorHAnsi" w:cstheme="minorBidi"/>
          <w:noProof/>
          <w:sz w:val="22"/>
          <w:szCs w:val="22"/>
        </w:rPr>
      </w:pPr>
      <w:hyperlink w:anchor="_Toc19788875" w:history="1">
        <w:r w:rsidR="001B7B57" w:rsidRPr="0027525E">
          <w:rPr>
            <w:rStyle w:val="Hyperlink"/>
            <w:noProof/>
          </w:rPr>
          <w:t>5.9 Vehicle control development</w:t>
        </w:r>
        <w:r w:rsidR="001B7B57">
          <w:rPr>
            <w:noProof/>
            <w:webHidden/>
          </w:rPr>
          <w:tab/>
        </w:r>
        <w:r w:rsidR="001B7B57">
          <w:rPr>
            <w:noProof/>
            <w:webHidden/>
          </w:rPr>
          <w:fldChar w:fldCharType="begin"/>
        </w:r>
        <w:r w:rsidR="001B7B57">
          <w:rPr>
            <w:noProof/>
            <w:webHidden/>
          </w:rPr>
          <w:instrText xml:space="preserve"> PAGEREF _Toc19788875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60E79B2B" w14:textId="3FD8136A" w:rsidR="001B7B57" w:rsidRDefault="000E062D">
      <w:pPr>
        <w:pStyle w:val="TOC3"/>
        <w:tabs>
          <w:tab w:val="right" w:leader="dot" w:pos="9350"/>
        </w:tabs>
        <w:rPr>
          <w:rFonts w:asciiTheme="minorHAnsi" w:eastAsiaTheme="minorEastAsia" w:hAnsiTheme="minorHAnsi" w:cstheme="minorBidi"/>
          <w:noProof/>
          <w:sz w:val="22"/>
          <w:szCs w:val="22"/>
        </w:rPr>
      </w:pPr>
      <w:hyperlink w:anchor="_Toc19788876" w:history="1">
        <w:r w:rsidR="001B7B57" w:rsidRPr="0027525E">
          <w:rPr>
            <w:rStyle w:val="Hyperlink"/>
            <w:noProof/>
          </w:rPr>
          <w:t>5.9.1 Road Model</w:t>
        </w:r>
        <w:r w:rsidR="001B7B57">
          <w:rPr>
            <w:noProof/>
            <w:webHidden/>
          </w:rPr>
          <w:tab/>
        </w:r>
        <w:r w:rsidR="001B7B57">
          <w:rPr>
            <w:noProof/>
            <w:webHidden/>
          </w:rPr>
          <w:fldChar w:fldCharType="begin"/>
        </w:r>
        <w:r w:rsidR="001B7B57">
          <w:rPr>
            <w:noProof/>
            <w:webHidden/>
          </w:rPr>
          <w:instrText xml:space="preserve"> PAGEREF _Toc19788876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3038A16E" w14:textId="09B65AD0" w:rsidR="001B7B57" w:rsidRDefault="000E062D">
      <w:pPr>
        <w:pStyle w:val="TOC3"/>
        <w:tabs>
          <w:tab w:val="right" w:leader="dot" w:pos="9350"/>
        </w:tabs>
        <w:rPr>
          <w:rFonts w:asciiTheme="minorHAnsi" w:eastAsiaTheme="minorEastAsia" w:hAnsiTheme="minorHAnsi" w:cstheme="minorBidi"/>
          <w:noProof/>
          <w:sz w:val="22"/>
          <w:szCs w:val="22"/>
        </w:rPr>
      </w:pPr>
      <w:hyperlink w:anchor="_Toc19788877" w:history="1">
        <w:r w:rsidR="001B7B57" w:rsidRPr="0027525E">
          <w:rPr>
            <w:rStyle w:val="Hyperlink"/>
            <w:noProof/>
          </w:rPr>
          <w:t>5.9.2 Vehicle Model</w:t>
        </w:r>
        <w:r w:rsidR="001B7B57">
          <w:rPr>
            <w:noProof/>
            <w:webHidden/>
          </w:rPr>
          <w:tab/>
        </w:r>
        <w:r w:rsidR="001B7B57">
          <w:rPr>
            <w:noProof/>
            <w:webHidden/>
          </w:rPr>
          <w:fldChar w:fldCharType="begin"/>
        </w:r>
        <w:r w:rsidR="001B7B57">
          <w:rPr>
            <w:noProof/>
            <w:webHidden/>
          </w:rPr>
          <w:instrText xml:space="preserve"> PAGEREF _Toc19788877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795C684" w14:textId="643298BE" w:rsidR="001B7B57" w:rsidRDefault="000E062D">
      <w:pPr>
        <w:pStyle w:val="TOC3"/>
        <w:tabs>
          <w:tab w:val="right" w:leader="dot" w:pos="9350"/>
        </w:tabs>
        <w:rPr>
          <w:rFonts w:asciiTheme="minorHAnsi" w:eastAsiaTheme="minorEastAsia" w:hAnsiTheme="minorHAnsi" w:cstheme="minorBidi"/>
          <w:noProof/>
          <w:sz w:val="22"/>
          <w:szCs w:val="22"/>
        </w:rPr>
      </w:pPr>
      <w:hyperlink w:anchor="_Toc19788878" w:history="1">
        <w:r w:rsidR="001B7B57" w:rsidRPr="0027525E">
          <w:rPr>
            <w:rStyle w:val="Hyperlink"/>
            <w:noProof/>
          </w:rPr>
          <w:t>5.9.3 Model Development</w:t>
        </w:r>
        <w:r w:rsidR="001B7B57">
          <w:rPr>
            <w:noProof/>
            <w:webHidden/>
          </w:rPr>
          <w:tab/>
        </w:r>
        <w:r w:rsidR="001B7B57">
          <w:rPr>
            <w:noProof/>
            <w:webHidden/>
          </w:rPr>
          <w:fldChar w:fldCharType="begin"/>
        </w:r>
        <w:r w:rsidR="001B7B57">
          <w:rPr>
            <w:noProof/>
            <w:webHidden/>
          </w:rPr>
          <w:instrText xml:space="preserve"> PAGEREF _Toc19788878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17ED695B" w14:textId="0B6D5985" w:rsidR="001B7B57" w:rsidRDefault="000E062D">
      <w:pPr>
        <w:pStyle w:val="TOC2"/>
        <w:tabs>
          <w:tab w:val="right" w:leader="dot" w:pos="9350"/>
        </w:tabs>
        <w:rPr>
          <w:rFonts w:asciiTheme="minorHAnsi" w:eastAsiaTheme="minorEastAsia" w:hAnsiTheme="minorHAnsi" w:cstheme="minorBidi"/>
          <w:noProof/>
          <w:sz w:val="22"/>
          <w:szCs w:val="22"/>
        </w:rPr>
      </w:pPr>
      <w:hyperlink w:anchor="_Toc19788879" w:history="1">
        <w:r w:rsidR="001B7B57" w:rsidRPr="0027525E">
          <w:rPr>
            <w:rStyle w:val="Hyperlink"/>
            <w:noProof/>
          </w:rPr>
          <w:t>5.10 Results of Simulation</w:t>
        </w:r>
        <w:r w:rsidR="001B7B57">
          <w:rPr>
            <w:noProof/>
            <w:webHidden/>
          </w:rPr>
          <w:tab/>
        </w:r>
        <w:r w:rsidR="001B7B57">
          <w:rPr>
            <w:noProof/>
            <w:webHidden/>
          </w:rPr>
          <w:fldChar w:fldCharType="begin"/>
        </w:r>
        <w:r w:rsidR="001B7B57">
          <w:rPr>
            <w:noProof/>
            <w:webHidden/>
          </w:rPr>
          <w:instrText xml:space="preserve"> PAGEREF _Toc19788879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9EF92C4" w14:textId="66ACD03D" w:rsidR="001B7B57" w:rsidRDefault="000E062D">
      <w:pPr>
        <w:pStyle w:val="TOC3"/>
        <w:tabs>
          <w:tab w:val="right" w:leader="dot" w:pos="9350"/>
        </w:tabs>
        <w:rPr>
          <w:rFonts w:asciiTheme="minorHAnsi" w:eastAsiaTheme="minorEastAsia" w:hAnsiTheme="minorHAnsi" w:cstheme="minorBidi"/>
          <w:noProof/>
          <w:sz w:val="22"/>
          <w:szCs w:val="22"/>
        </w:rPr>
      </w:pPr>
      <w:hyperlink w:anchor="_Toc19788880" w:history="1">
        <w:r w:rsidR="001B7B57" w:rsidRPr="0027525E">
          <w:rPr>
            <w:rStyle w:val="Hyperlink"/>
            <w:noProof/>
          </w:rPr>
          <w:t>5.10.1 Standard Control Scenario</w:t>
        </w:r>
        <w:r w:rsidR="001B7B57">
          <w:rPr>
            <w:noProof/>
            <w:webHidden/>
          </w:rPr>
          <w:tab/>
        </w:r>
        <w:r w:rsidR="001B7B57">
          <w:rPr>
            <w:noProof/>
            <w:webHidden/>
          </w:rPr>
          <w:fldChar w:fldCharType="begin"/>
        </w:r>
        <w:r w:rsidR="001B7B57">
          <w:rPr>
            <w:noProof/>
            <w:webHidden/>
          </w:rPr>
          <w:instrText xml:space="preserve"> PAGEREF _Toc19788880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46DE205A" w14:textId="1AA114CB" w:rsidR="001B7B57" w:rsidRDefault="000E062D">
      <w:pPr>
        <w:pStyle w:val="TOC3"/>
        <w:tabs>
          <w:tab w:val="right" w:leader="dot" w:pos="9350"/>
        </w:tabs>
        <w:rPr>
          <w:rFonts w:asciiTheme="minorHAnsi" w:eastAsiaTheme="minorEastAsia" w:hAnsiTheme="minorHAnsi" w:cstheme="minorBidi"/>
          <w:noProof/>
          <w:sz w:val="22"/>
          <w:szCs w:val="22"/>
        </w:rPr>
      </w:pPr>
      <w:hyperlink w:anchor="_Toc19788881" w:history="1">
        <w:r w:rsidR="001B7B57" w:rsidRPr="0027525E">
          <w:rPr>
            <w:rStyle w:val="Hyperlink"/>
            <w:noProof/>
          </w:rPr>
          <w:t>5.10.2 Emergency Stop Control</w:t>
        </w:r>
        <w:r w:rsidR="001B7B57">
          <w:rPr>
            <w:noProof/>
            <w:webHidden/>
          </w:rPr>
          <w:tab/>
        </w:r>
        <w:r w:rsidR="001B7B57">
          <w:rPr>
            <w:noProof/>
            <w:webHidden/>
          </w:rPr>
          <w:fldChar w:fldCharType="begin"/>
        </w:r>
        <w:r w:rsidR="001B7B57">
          <w:rPr>
            <w:noProof/>
            <w:webHidden/>
          </w:rPr>
          <w:instrText xml:space="preserve"> PAGEREF _Toc19788881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528BEA8C" w14:textId="2256BF35" w:rsidR="001B7B57" w:rsidRDefault="000E062D">
      <w:pPr>
        <w:pStyle w:val="TOC1"/>
        <w:rPr>
          <w:rFonts w:asciiTheme="minorHAnsi" w:eastAsiaTheme="minorEastAsia" w:hAnsiTheme="minorHAnsi" w:cstheme="minorBidi"/>
          <w:noProof/>
          <w:sz w:val="22"/>
          <w:szCs w:val="22"/>
        </w:rPr>
      </w:pPr>
      <w:hyperlink w:anchor="_Toc19788882" w:history="1">
        <w:r w:rsidR="001B7B57" w:rsidRPr="0027525E">
          <w:rPr>
            <w:rStyle w:val="Hyperlink"/>
            <w:noProof/>
          </w:rPr>
          <w:t>6 SUMMARY AND FUTURE WORK</w:t>
        </w:r>
        <w:r w:rsidR="001B7B57">
          <w:rPr>
            <w:noProof/>
            <w:webHidden/>
          </w:rPr>
          <w:tab/>
        </w:r>
        <w:r w:rsidR="001B7B57">
          <w:rPr>
            <w:noProof/>
            <w:webHidden/>
          </w:rPr>
          <w:fldChar w:fldCharType="begin"/>
        </w:r>
        <w:r w:rsidR="001B7B57">
          <w:rPr>
            <w:noProof/>
            <w:webHidden/>
          </w:rPr>
          <w:instrText xml:space="preserve"> PAGEREF _Toc19788882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5CB1CC22" w14:textId="05729359" w:rsidR="001B7B57" w:rsidRDefault="000E062D">
      <w:pPr>
        <w:pStyle w:val="TOC2"/>
        <w:tabs>
          <w:tab w:val="right" w:leader="dot" w:pos="9350"/>
        </w:tabs>
        <w:rPr>
          <w:rFonts w:asciiTheme="minorHAnsi" w:eastAsiaTheme="minorEastAsia" w:hAnsiTheme="minorHAnsi" w:cstheme="minorBidi"/>
          <w:noProof/>
          <w:sz w:val="22"/>
          <w:szCs w:val="22"/>
        </w:rPr>
      </w:pPr>
      <w:hyperlink w:anchor="_Toc19788883" w:history="1">
        <w:r w:rsidR="001B7B57" w:rsidRPr="0027525E">
          <w:rPr>
            <w:rStyle w:val="Hyperlink"/>
            <w:noProof/>
          </w:rPr>
          <w:t>6.1 Summary</w:t>
        </w:r>
        <w:r w:rsidR="001B7B57">
          <w:rPr>
            <w:noProof/>
            <w:webHidden/>
          </w:rPr>
          <w:tab/>
        </w:r>
        <w:r w:rsidR="001B7B57">
          <w:rPr>
            <w:noProof/>
            <w:webHidden/>
          </w:rPr>
          <w:fldChar w:fldCharType="begin"/>
        </w:r>
        <w:r w:rsidR="001B7B57">
          <w:rPr>
            <w:noProof/>
            <w:webHidden/>
          </w:rPr>
          <w:instrText xml:space="preserve"> PAGEREF _Toc19788883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2BF114F0" w14:textId="5D3F722D" w:rsidR="001B7B57" w:rsidRDefault="000E062D">
      <w:pPr>
        <w:pStyle w:val="TOC3"/>
        <w:tabs>
          <w:tab w:val="right" w:leader="dot" w:pos="9350"/>
        </w:tabs>
        <w:rPr>
          <w:rFonts w:asciiTheme="minorHAnsi" w:eastAsiaTheme="minorEastAsia" w:hAnsiTheme="minorHAnsi" w:cstheme="minorBidi"/>
          <w:noProof/>
          <w:sz w:val="22"/>
          <w:szCs w:val="22"/>
        </w:rPr>
      </w:pPr>
      <w:hyperlink w:anchor="_Toc19788884" w:history="1">
        <w:r w:rsidR="001B7B57" w:rsidRPr="0027525E">
          <w:rPr>
            <w:rStyle w:val="Hyperlink"/>
            <w:noProof/>
          </w:rPr>
          <w:t>6.1.1 Path Generation</w:t>
        </w:r>
        <w:r w:rsidR="001B7B57">
          <w:rPr>
            <w:noProof/>
            <w:webHidden/>
          </w:rPr>
          <w:tab/>
        </w:r>
        <w:r w:rsidR="001B7B57">
          <w:rPr>
            <w:noProof/>
            <w:webHidden/>
          </w:rPr>
          <w:fldChar w:fldCharType="begin"/>
        </w:r>
        <w:r w:rsidR="001B7B57">
          <w:rPr>
            <w:noProof/>
            <w:webHidden/>
          </w:rPr>
          <w:instrText xml:space="preserve"> PAGEREF _Toc19788884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5ABCF3D5" w14:textId="7A574815" w:rsidR="001B7B57" w:rsidRDefault="000E062D">
      <w:pPr>
        <w:pStyle w:val="TOC3"/>
        <w:tabs>
          <w:tab w:val="right" w:leader="dot" w:pos="9350"/>
        </w:tabs>
        <w:rPr>
          <w:rFonts w:asciiTheme="minorHAnsi" w:eastAsiaTheme="minorEastAsia" w:hAnsiTheme="minorHAnsi" w:cstheme="minorBidi"/>
          <w:noProof/>
          <w:sz w:val="22"/>
          <w:szCs w:val="22"/>
        </w:rPr>
      </w:pPr>
      <w:hyperlink w:anchor="_Toc19788885" w:history="1">
        <w:r w:rsidR="001B7B57" w:rsidRPr="0027525E">
          <w:rPr>
            <w:rStyle w:val="Hyperlink"/>
            <w:noProof/>
          </w:rPr>
          <w:t>6.1.2 Vehicle Control</w:t>
        </w:r>
        <w:r w:rsidR="001B7B57">
          <w:rPr>
            <w:noProof/>
            <w:webHidden/>
          </w:rPr>
          <w:tab/>
        </w:r>
        <w:r w:rsidR="001B7B57">
          <w:rPr>
            <w:noProof/>
            <w:webHidden/>
          </w:rPr>
          <w:fldChar w:fldCharType="begin"/>
        </w:r>
        <w:r w:rsidR="001B7B57">
          <w:rPr>
            <w:noProof/>
            <w:webHidden/>
          </w:rPr>
          <w:instrText xml:space="preserve"> PAGEREF _Toc19788885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1DE31882" w14:textId="0BE739C0" w:rsidR="001B7B57" w:rsidRDefault="000E062D">
      <w:pPr>
        <w:pStyle w:val="TOC1"/>
        <w:rPr>
          <w:rFonts w:asciiTheme="minorHAnsi" w:eastAsiaTheme="minorEastAsia" w:hAnsiTheme="minorHAnsi" w:cstheme="minorBidi"/>
          <w:noProof/>
          <w:sz w:val="22"/>
          <w:szCs w:val="22"/>
        </w:rPr>
      </w:pPr>
      <w:hyperlink w:anchor="_Toc19788886" w:history="1">
        <w:r w:rsidR="001B7B57" w:rsidRPr="0027525E">
          <w:rPr>
            <w:rStyle w:val="Hyperlink"/>
            <w:noProof/>
          </w:rPr>
          <w:t>7 REFERENCES</w:t>
        </w:r>
        <w:r w:rsidR="001B7B57">
          <w:rPr>
            <w:noProof/>
            <w:webHidden/>
          </w:rPr>
          <w:tab/>
        </w:r>
        <w:r w:rsidR="001B7B57">
          <w:rPr>
            <w:noProof/>
            <w:webHidden/>
          </w:rPr>
          <w:fldChar w:fldCharType="begin"/>
        </w:r>
        <w:r w:rsidR="001B7B57">
          <w:rPr>
            <w:noProof/>
            <w:webHidden/>
          </w:rPr>
          <w:instrText xml:space="preserve"> PAGEREF _Toc19788886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2C2FFCCF" w14:textId="36C2D87A" w:rsidR="001B7B57" w:rsidRDefault="000E062D">
      <w:pPr>
        <w:pStyle w:val="TOC1"/>
        <w:rPr>
          <w:rFonts w:asciiTheme="minorHAnsi" w:eastAsiaTheme="minorEastAsia" w:hAnsiTheme="minorHAnsi" w:cstheme="minorBidi"/>
          <w:noProof/>
          <w:sz w:val="22"/>
          <w:szCs w:val="22"/>
        </w:rPr>
      </w:pPr>
      <w:hyperlink w:anchor="_Toc19788887" w:history="1">
        <w:r w:rsidR="001B7B57" w:rsidRPr="0027525E">
          <w:rPr>
            <w:rStyle w:val="Hyperlink"/>
            <w:noProof/>
          </w:rPr>
          <w:t>8 APPENDICES</w:t>
        </w:r>
        <w:r w:rsidR="001B7B57">
          <w:rPr>
            <w:noProof/>
            <w:webHidden/>
          </w:rPr>
          <w:tab/>
        </w:r>
        <w:r w:rsidR="001B7B57">
          <w:rPr>
            <w:noProof/>
            <w:webHidden/>
          </w:rPr>
          <w:fldChar w:fldCharType="begin"/>
        </w:r>
        <w:r w:rsidR="001B7B57">
          <w:rPr>
            <w:noProof/>
            <w:webHidden/>
          </w:rPr>
          <w:instrText xml:space="preserve"> PAGEREF _Toc19788887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480252E9" w14:textId="128EE357" w:rsidR="001B7B57" w:rsidRDefault="000E062D">
      <w:pPr>
        <w:pStyle w:val="TOC2"/>
        <w:tabs>
          <w:tab w:val="left" w:pos="2180"/>
          <w:tab w:val="right" w:leader="dot" w:pos="9350"/>
        </w:tabs>
        <w:rPr>
          <w:rFonts w:asciiTheme="minorHAnsi" w:eastAsiaTheme="minorEastAsia" w:hAnsiTheme="minorHAnsi" w:cstheme="minorBidi"/>
          <w:noProof/>
          <w:sz w:val="22"/>
          <w:szCs w:val="22"/>
        </w:rPr>
      </w:pPr>
      <w:hyperlink w:anchor="_Toc19788888" w:history="1">
        <w:r w:rsidR="001B7B57" w:rsidRPr="0027525E">
          <w:rPr>
            <w:rStyle w:val="Hyperlink"/>
            <w:noProof/>
          </w:rPr>
          <w:t>Appendix A.</w:t>
        </w:r>
        <w:r w:rsidR="001B7B57">
          <w:rPr>
            <w:rFonts w:asciiTheme="minorHAnsi" w:eastAsiaTheme="minorEastAsia" w:hAnsiTheme="minorHAnsi" w:cstheme="minorBidi"/>
            <w:noProof/>
            <w:sz w:val="22"/>
            <w:szCs w:val="22"/>
          </w:rPr>
          <w:tab/>
        </w:r>
        <w:r w:rsidR="001B7B57" w:rsidRPr="0027525E">
          <w:rPr>
            <w:rStyle w:val="Hyperlink"/>
            <w:noProof/>
          </w:rPr>
          <w:t>Euler-Lagrange General Formulation</w:t>
        </w:r>
        <w:r w:rsidR="001B7B57">
          <w:rPr>
            <w:noProof/>
            <w:webHidden/>
          </w:rPr>
          <w:tab/>
        </w:r>
        <w:r w:rsidR="001B7B57">
          <w:rPr>
            <w:noProof/>
            <w:webHidden/>
          </w:rPr>
          <w:fldChar w:fldCharType="begin"/>
        </w:r>
        <w:r w:rsidR="001B7B57">
          <w:rPr>
            <w:noProof/>
            <w:webHidden/>
          </w:rPr>
          <w:instrText xml:space="preserve"> PAGEREF _Toc19788888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18E0C348" w14:textId="446AF87F" w:rsidR="00A14ABD" w:rsidRPr="007F2497" w:rsidRDefault="00CD2581" w:rsidP="005A70AA">
      <w:pPr>
        <w:pStyle w:val="Body"/>
      </w:pPr>
      <w:r w:rsidRPr="007F2497">
        <w:fldChar w:fldCharType="end"/>
      </w:r>
    </w:p>
    <w:p w14:paraId="01B06E43" w14:textId="77777777" w:rsidR="005A70AA" w:rsidRPr="007F2497" w:rsidRDefault="005A70AA" w:rsidP="00D7267B">
      <w:pPr>
        <w:pStyle w:val="Body"/>
        <w:sectPr w:rsidR="005A70AA" w:rsidRPr="007F2497" w:rsidSect="00EE2BC9">
          <w:pgSz w:w="12240" w:h="15840"/>
          <w:pgMar w:top="1440" w:right="1440" w:bottom="1152" w:left="1440" w:header="720" w:footer="1008" w:gutter="0"/>
          <w:pgNumType w:fmt="lowerRoman"/>
          <w:cols w:space="720"/>
          <w:docGrid w:linePitch="360"/>
        </w:sectPr>
      </w:pPr>
    </w:p>
    <w:p w14:paraId="6882B04B" w14:textId="77777777" w:rsidR="005A70AA" w:rsidRPr="007F2497" w:rsidRDefault="00A14ABD" w:rsidP="003C6B85">
      <w:pPr>
        <w:pStyle w:val="MAINHEADLINE-NON-TOC"/>
      </w:pPr>
      <w:bookmarkStart w:id="972" w:name="_Toc184541450"/>
      <w:bookmarkStart w:id="973" w:name="_Toc230056944"/>
      <w:bookmarkStart w:id="974" w:name="_Toc520274622"/>
      <w:bookmarkStart w:id="975" w:name="_Toc525300865"/>
      <w:r w:rsidRPr="007F2497">
        <w:lastRenderedPageBreak/>
        <w:t xml:space="preserve">LIST OF </w:t>
      </w:r>
      <w:bookmarkEnd w:id="972"/>
      <w:r w:rsidR="00461B39" w:rsidRPr="007F2497">
        <w:t>FIGURES</w:t>
      </w:r>
      <w:bookmarkEnd w:id="973"/>
      <w:bookmarkEnd w:id="974"/>
      <w:bookmarkEnd w:id="975"/>
    </w:p>
    <w:p w14:paraId="46A9B15D" w14:textId="338C4C4D" w:rsidR="001B7B57" w:rsidRDefault="00CD2581">
      <w:pPr>
        <w:pStyle w:val="TOC9"/>
        <w:rPr>
          <w:rFonts w:asciiTheme="minorHAnsi" w:eastAsiaTheme="minorEastAsia" w:hAnsiTheme="minorHAnsi" w:cstheme="minorBidi"/>
          <w:noProof/>
          <w:sz w:val="22"/>
          <w:szCs w:val="22"/>
        </w:rPr>
      </w:pPr>
      <w:r w:rsidRPr="007F2497">
        <w:fldChar w:fldCharType="begin"/>
      </w:r>
      <w:r w:rsidR="00B8256E" w:rsidRPr="007F2497">
        <w:instrText xml:space="preserve"> TOC \h \z \t "Figure Caption,9,Appendix Figure,9" </w:instrText>
      </w:r>
      <w:r w:rsidRPr="007F2497">
        <w:fldChar w:fldCharType="separate"/>
      </w:r>
      <w:hyperlink w:anchor="_Toc19788889" w:history="1">
        <w:r w:rsidR="001B7B57" w:rsidRPr="00143F8C">
          <w:rPr>
            <w:rStyle w:val="Hyperlink"/>
            <w:noProof/>
          </w:rPr>
          <w:t>Figure 1 Examples of ROR Crashes (images take from NHTSA’s NASS CDS)</w:t>
        </w:r>
        <w:r w:rsidR="001B7B57">
          <w:rPr>
            <w:noProof/>
            <w:webHidden/>
          </w:rPr>
          <w:tab/>
        </w:r>
        <w:r w:rsidR="001B7B57">
          <w:rPr>
            <w:noProof/>
            <w:webHidden/>
          </w:rPr>
          <w:fldChar w:fldCharType="begin"/>
        </w:r>
        <w:r w:rsidR="001B7B57">
          <w:rPr>
            <w:noProof/>
            <w:webHidden/>
          </w:rPr>
          <w:instrText xml:space="preserve"> PAGEREF _Toc19788889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770604F0" w14:textId="5045FF88" w:rsidR="001B7B57" w:rsidRDefault="000E062D">
      <w:pPr>
        <w:pStyle w:val="TOC9"/>
        <w:rPr>
          <w:rFonts w:asciiTheme="minorHAnsi" w:eastAsiaTheme="minorEastAsia" w:hAnsiTheme="minorHAnsi" w:cstheme="minorBidi"/>
          <w:noProof/>
          <w:sz w:val="22"/>
          <w:szCs w:val="22"/>
        </w:rPr>
      </w:pPr>
      <w:hyperlink w:anchor="_Toc19788890" w:history="1">
        <w:r w:rsidR="001B7B57" w:rsidRPr="00143F8C">
          <w:rPr>
            <w:rStyle w:val="Hyperlink"/>
            <w:noProof/>
          </w:rPr>
          <w:t>Figure 2 Fiver Year Plan</w:t>
        </w:r>
        <w:r w:rsidR="001B7B57">
          <w:rPr>
            <w:noProof/>
            <w:webHidden/>
          </w:rPr>
          <w:tab/>
        </w:r>
        <w:r w:rsidR="001B7B57">
          <w:rPr>
            <w:noProof/>
            <w:webHidden/>
          </w:rPr>
          <w:fldChar w:fldCharType="begin"/>
        </w:r>
        <w:r w:rsidR="001B7B57">
          <w:rPr>
            <w:noProof/>
            <w:webHidden/>
          </w:rPr>
          <w:instrText xml:space="preserve"> PAGEREF _Toc19788890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3CF86851" w14:textId="5A0BE998" w:rsidR="001B7B57" w:rsidRDefault="000E062D">
      <w:pPr>
        <w:pStyle w:val="TOC9"/>
        <w:rPr>
          <w:rFonts w:asciiTheme="minorHAnsi" w:eastAsiaTheme="minorEastAsia" w:hAnsiTheme="minorHAnsi" w:cstheme="minorBidi"/>
          <w:noProof/>
          <w:sz w:val="22"/>
          <w:szCs w:val="22"/>
        </w:rPr>
      </w:pPr>
      <w:hyperlink w:anchor="_Toc19788891" w:history="1">
        <w:r w:rsidR="001B7B57" w:rsidRPr="00143F8C">
          <w:rPr>
            <w:rStyle w:val="Hyperlink"/>
            <w:noProof/>
          </w:rPr>
          <w:t>Figure 3 Vehicle Sensors [8]</w:t>
        </w:r>
        <w:r w:rsidR="001B7B57">
          <w:rPr>
            <w:noProof/>
            <w:webHidden/>
          </w:rPr>
          <w:tab/>
        </w:r>
        <w:r w:rsidR="001B7B57">
          <w:rPr>
            <w:noProof/>
            <w:webHidden/>
          </w:rPr>
          <w:fldChar w:fldCharType="begin"/>
        </w:r>
        <w:r w:rsidR="001B7B57">
          <w:rPr>
            <w:noProof/>
            <w:webHidden/>
          </w:rPr>
          <w:instrText xml:space="preserve"> PAGEREF _Toc19788891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20C6D274" w14:textId="15654936" w:rsidR="001B7B57" w:rsidRDefault="000E062D">
      <w:pPr>
        <w:pStyle w:val="TOC9"/>
        <w:rPr>
          <w:rFonts w:asciiTheme="minorHAnsi" w:eastAsiaTheme="minorEastAsia" w:hAnsiTheme="minorHAnsi" w:cstheme="minorBidi"/>
          <w:noProof/>
          <w:sz w:val="22"/>
          <w:szCs w:val="22"/>
        </w:rPr>
      </w:pPr>
      <w:hyperlink w:anchor="_Toc19788892" w:history="1">
        <w:r w:rsidR="001B7B57" w:rsidRPr="00143F8C">
          <w:rPr>
            <w:rStyle w:val="Hyperlink"/>
            <w:noProof/>
          </w:rPr>
          <w:t>Figure 4 MATC SMART Barrier Concept</w:t>
        </w:r>
        <w:r w:rsidR="001B7B57">
          <w:rPr>
            <w:noProof/>
            <w:webHidden/>
          </w:rPr>
          <w:tab/>
        </w:r>
        <w:r w:rsidR="001B7B57">
          <w:rPr>
            <w:noProof/>
            <w:webHidden/>
          </w:rPr>
          <w:fldChar w:fldCharType="begin"/>
        </w:r>
        <w:r w:rsidR="001B7B57">
          <w:rPr>
            <w:noProof/>
            <w:webHidden/>
          </w:rPr>
          <w:instrText xml:space="preserve"> PAGEREF _Toc19788892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6847C9E" w14:textId="1447E215" w:rsidR="001B7B57" w:rsidRDefault="000E062D">
      <w:pPr>
        <w:pStyle w:val="TOC9"/>
        <w:rPr>
          <w:rFonts w:asciiTheme="minorHAnsi" w:eastAsiaTheme="minorEastAsia" w:hAnsiTheme="minorHAnsi" w:cstheme="minorBidi"/>
          <w:noProof/>
          <w:sz w:val="22"/>
          <w:szCs w:val="22"/>
        </w:rPr>
      </w:pPr>
      <w:hyperlink w:anchor="_Toc19788893" w:history="1">
        <w:r w:rsidR="001B7B57" w:rsidRPr="00143F8C">
          <w:rPr>
            <w:rStyle w:val="Hyperlink"/>
            <w:noProof/>
          </w:rPr>
          <w:t>Figure 5 Navigation-Correction Scheme</w:t>
        </w:r>
        <w:r w:rsidR="001B7B57">
          <w:rPr>
            <w:noProof/>
            <w:webHidden/>
          </w:rPr>
          <w:tab/>
        </w:r>
        <w:r w:rsidR="001B7B57">
          <w:rPr>
            <w:noProof/>
            <w:webHidden/>
          </w:rPr>
          <w:fldChar w:fldCharType="begin"/>
        </w:r>
        <w:r w:rsidR="001B7B57">
          <w:rPr>
            <w:noProof/>
            <w:webHidden/>
          </w:rPr>
          <w:instrText xml:space="preserve"> PAGEREF _Toc19788893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23AD7006" w14:textId="65227230" w:rsidR="001B7B57" w:rsidRDefault="000E062D">
      <w:pPr>
        <w:pStyle w:val="TOC9"/>
        <w:rPr>
          <w:rFonts w:asciiTheme="minorHAnsi" w:eastAsiaTheme="minorEastAsia" w:hAnsiTheme="minorHAnsi" w:cstheme="minorBidi"/>
          <w:noProof/>
          <w:sz w:val="22"/>
          <w:szCs w:val="22"/>
        </w:rPr>
      </w:pPr>
      <w:hyperlink w:anchor="_Toc19788894" w:history="1">
        <w:r w:rsidR="001B7B57" w:rsidRPr="00143F8C">
          <w:rPr>
            <w:rStyle w:val="Hyperlink"/>
            <w:noProof/>
          </w:rPr>
          <w:t>Figure 6 Different Trajectories in a Given Path from Point A to Point B</w:t>
        </w:r>
        <w:r w:rsidR="001B7B57">
          <w:rPr>
            <w:noProof/>
            <w:webHidden/>
          </w:rPr>
          <w:tab/>
        </w:r>
        <w:r w:rsidR="001B7B57">
          <w:rPr>
            <w:noProof/>
            <w:webHidden/>
          </w:rPr>
          <w:fldChar w:fldCharType="begin"/>
        </w:r>
        <w:r w:rsidR="001B7B57">
          <w:rPr>
            <w:noProof/>
            <w:webHidden/>
          </w:rPr>
          <w:instrText xml:space="preserve"> PAGEREF _Toc19788894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4FAF599D" w14:textId="515EDDA2" w:rsidR="001B7B57" w:rsidRDefault="000E062D">
      <w:pPr>
        <w:pStyle w:val="TOC9"/>
        <w:rPr>
          <w:rFonts w:asciiTheme="minorHAnsi" w:eastAsiaTheme="minorEastAsia" w:hAnsiTheme="minorHAnsi" w:cstheme="minorBidi"/>
          <w:noProof/>
          <w:sz w:val="22"/>
          <w:szCs w:val="22"/>
        </w:rPr>
      </w:pPr>
      <w:hyperlink w:anchor="_Toc19788895" w:history="1">
        <w:r w:rsidR="001B7B57" w:rsidRPr="00143F8C">
          <w:rPr>
            <w:rStyle w:val="Hyperlink"/>
            <w:noProof/>
          </w:rPr>
          <w:t>Figure 7 Normal-Tangential Coordinates Along a Curve</w:t>
        </w:r>
        <w:r w:rsidR="001B7B57">
          <w:rPr>
            <w:noProof/>
            <w:webHidden/>
          </w:rPr>
          <w:tab/>
        </w:r>
        <w:r w:rsidR="001B7B57">
          <w:rPr>
            <w:noProof/>
            <w:webHidden/>
          </w:rPr>
          <w:fldChar w:fldCharType="begin"/>
        </w:r>
        <w:r w:rsidR="001B7B57">
          <w:rPr>
            <w:noProof/>
            <w:webHidden/>
          </w:rPr>
          <w:instrText xml:space="preserve"> PAGEREF _Toc19788895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150DC829" w14:textId="4C24E4A9" w:rsidR="001B7B57" w:rsidRDefault="000E062D">
      <w:pPr>
        <w:pStyle w:val="TOC9"/>
        <w:rPr>
          <w:rFonts w:asciiTheme="minorHAnsi" w:eastAsiaTheme="minorEastAsia" w:hAnsiTheme="minorHAnsi" w:cstheme="minorBidi"/>
          <w:noProof/>
          <w:sz w:val="22"/>
          <w:szCs w:val="22"/>
        </w:rPr>
      </w:pPr>
      <w:hyperlink w:anchor="_Toc19788896" w:history="1">
        <w:r w:rsidR="001B7B57" w:rsidRPr="00143F8C">
          <w:rPr>
            <w:rStyle w:val="Hyperlink"/>
            <w:noProof/>
          </w:rPr>
          <w:t>Figure 8 Circumscribed Circle in Scalene Triangle</w:t>
        </w:r>
        <w:r w:rsidR="001B7B57">
          <w:rPr>
            <w:noProof/>
            <w:webHidden/>
          </w:rPr>
          <w:tab/>
        </w:r>
        <w:r w:rsidR="001B7B57">
          <w:rPr>
            <w:noProof/>
            <w:webHidden/>
          </w:rPr>
          <w:fldChar w:fldCharType="begin"/>
        </w:r>
        <w:r w:rsidR="001B7B57">
          <w:rPr>
            <w:noProof/>
            <w:webHidden/>
          </w:rPr>
          <w:instrText xml:space="preserve"> PAGEREF _Toc19788896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4CC4847E" w14:textId="42BC7A2D" w:rsidR="001B7B57" w:rsidRDefault="000E062D">
      <w:pPr>
        <w:pStyle w:val="TOC9"/>
        <w:rPr>
          <w:rFonts w:asciiTheme="minorHAnsi" w:eastAsiaTheme="minorEastAsia" w:hAnsiTheme="minorHAnsi" w:cstheme="minorBidi"/>
          <w:noProof/>
          <w:sz w:val="22"/>
          <w:szCs w:val="22"/>
        </w:rPr>
      </w:pPr>
      <w:hyperlink w:anchor="_Toc19788897" w:history="1">
        <w:r w:rsidR="001B7B57" w:rsidRPr="00143F8C">
          <w:rPr>
            <w:rStyle w:val="Hyperlink"/>
            <w:noProof/>
          </w:rPr>
          <w:t xml:space="preserve">Figure 9 Circumscribed Circle with Unit Vector </w:t>
        </w:r>
        <m:oMath>
          <m:r>
            <m:rPr>
              <m:sty m:val="bi"/>
            </m:rPr>
            <w:rPr>
              <w:rStyle w:val="Hyperlink"/>
              <w:rFonts w:ascii="Cambria Math" w:hAnsi="Cambria Math"/>
              <w:noProof/>
            </w:rPr>
            <m:t>e</m:t>
          </m:r>
          <m:r>
            <m:rPr>
              <m:sty m:val="bi"/>
            </m:rPr>
            <w:rPr>
              <w:rStyle w:val="Hyperlink"/>
              <w:rFonts w:ascii="Cambria Math" w:hAnsi="Cambria Math"/>
              <w:noProof/>
            </w:rPr>
            <m:t>1</m:t>
          </m:r>
        </m:oMath>
        <w:r w:rsidR="001B7B57">
          <w:rPr>
            <w:noProof/>
            <w:webHidden/>
          </w:rPr>
          <w:tab/>
        </w:r>
        <w:r w:rsidR="001B7B57">
          <w:rPr>
            <w:noProof/>
            <w:webHidden/>
          </w:rPr>
          <w:fldChar w:fldCharType="begin"/>
        </w:r>
        <w:r w:rsidR="001B7B57">
          <w:rPr>
            <w:noProof/>
            <w:webHidden/>
          </w:rPr>
          <w:instrText xml:space="preserve"> PAGEREF _Toc19788897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2A1BA713" w14:textId="6DF7EC47" w:rsidR="001B7B57" w:rsidRDefault="000E062D">
      <w:pPr>
        <w:pStyle w:val="TOC9"/>
        <w:rPr>
          <w:rFonts w:asciiTheme="minorHAnsi" w:eastAsiaTheme="minorEastAsia" w:hAnsiTheme="minorHAnsi" w:cstheme="minorBidi"/>
          <w:noProof/>
          <w:sz w:val="22"/>
          <w:szCs w:val="22"/>
        </w:rPr>
      </w:pPr>
      <w:hyperlink w:anchor="_Toc19788898" w:history="1">
        <w:r w:rsidR="001B7B57" w:rsidRPr="00143F8C">
          <w:rPr>
            <w:rStyle w:val="Hyperlink"/>
            <w:noProof/>
          </w:rPr>
          <w:t xml:space="preserve">Figure 10 Circumscribed Circle with Unit Vectors </w:t>
        </w:r>
        <m:oMath>
          <m:r>
            <m:rPr>
              <m:sty m:val="bi"/>
            </m:rPr>
            <w:rPr>
              <w:rStyle w:val="Hyperlink"/>
              <w:rFonts w:ascii="Cambria Math" w:hAnsi="Cambria Math"/>
              <w:noProof/>
            </w:rPr>
            <m:t>e</m:t>
          </m:r>
          <m:r>
            <m:rPr>
              <m:sty m:val="bi"/>
            </m:rPr>
            <w:rPr>
              <w:rStyle w:val="Hyperlink"/>
              <w:rFonts w:ascii="Cambria Math" w:hAnsi="Cambria Math"/>
              <w:noProof/>
            </w:rPr>
            <m:t>1</m:t>
          </m:r>
        </m:oMath>
        <w:r w:rsidR="001B7B57" w:rsidRPr="00143F8C">
          <w:rPr>
            <w:rStyle w:val="Hyperlink"/>
            <w:noProof/>
          </w:rPr>
          <w:t xml:space="preserve"> and </w:t>
        </w:r>
        <m:oMath>
          <m:r>
            <m:rPr>
              <m:sty m:val="bi"/>
            </m:rPr>
            <w:rPr>
              <w:rStyle w:val="Hyperlink"/>
              <w:rFonts w:ascii="Cambria Math" w:hAnsi="Cambria Math"/>
              <w:noProof/>
            </w:rPr>
            <m:t>e</m:t>
          </m:r>
          <m:r>
            <m:rPr>
              <m:sty m:val="bi"/>
            </m:rPr>
            <w:rPr>
              <w:rStyle w:val="Hyperlink"/>
              <w:rFonts w:ascii="Cambria Math" w:hAnsi="Cambria Math"/>
              <w:noProof/>
            </w:rPr>
            <m:t>2</m:t>
          </m:r>
        </m:oMath>
        <w:r w:rsidR="001B7B57">
          <w:rPr>
            <w:noProof/>
            <w:webHidden/>
          </w:rPr>
          <w:tab/>
        </w:r>
        <w:r w:rsidR="001B7B57">
          <w:rPr>
            <w:noProof/>
            <w:webHidden/>
          </w:rPr>
          <w:fldChar w:fldCharType="begin"/>
        </w:r>
        <w:r w:rsidR="001B7B57">
          <w:rPr>
            <w:noProof/>
            <w:webHidden/>
          </w:rPr>
          <w:instrText xml:space="preserve"> PAGEREF _Toc19788898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1E53A74" w14:textId="6636758B" w:rsidR="001B7B57" w:rsidRDefault="000E062D">
      <w:pPr>
        <w:pStyle w:val="TOC9"/>
        <w:rPr>
          <w:rFonts w:asciiTheme="minorHAnsi" w:eastAsiaTheme="minorEastAsia" w:hAnsiTheme="minorHAnsi" w:cstheme="minorBidi"/>
          <w:noProof/>
          <w:sz w:val="22"/>
          <w:szCs w:val="22"/>
        </w:rPr>
      </w:pPr>
      <w:hyperlink w:anchor="_Toc19788899" w:history="1">
        <w:r w:rsidR="001B7B57" w:rsidRPr="00143F8C">
          <w:rPr>
            <w:rStyle w:val="Hyperlink"/>
            <w:noProof/>
          </w:rPr>
          <w:t>Figure 11 Triangles Formed through Intersections of Unit Vectors</w:t>
        </w:r>
        <w:r w:rsidR="001B7B57">
          <w:rPr>
            <w:noProof/>
            <w:webHidden/>
          </w:rPr>
          <w:tab/>
        </w:r>
        <w:r w:rsidR="001B7B57">
          <w:rPr>
            <w:noProof/>
            <w:webHidden/>
          </w:rPr>
          <w:fldChar w:fldCharType="begin"/>
        </w:r>
        <w:r w:rsidR="001B7B57">
          <w:rPr>
            <w:noProof/>
            <w:webHidden/>
          </w:rPr>
          <w:instrText xml:space="preserve"> PAGEREF _Toc19788899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5200309B" w14:textId="37639B5F" w:rsidR="001B7B57" w:rsidRDefault="000E062D">
      <w:pPr>
        <w:pStyle w:val="TOC9"/>
        <w:rPr>
          <w:rFonts w:asciiTheme="minorHAnsi" w:eastAsiaTheme="minorEastAsia" w:hAnsiTheme="minorHAnsi" w:cstheme="minorBidi"/>
          <w:noProof/>
          <w:sz w:val="22"/>
          <w:szCs w:val="22"/>
        </w:rPr>
      </w:pPr>
      <w:hyperlink w:anchor="_Toc19788900" w:history="1">
        <w:r w:rsidR="001B7B57" w:rsidRPr="00143F8C">
          <w:rPr>
            <w:rStyle w:val="Hyperlink"/>
            <w:noProof/>
          </w:rPr>
          <w:t>Figure 12 Scalene Triangle in Arc-Segment</w:t>
        </w:r>
        <w:r w:rsidR="001B7B57">
          <w:rPr>
            <w:noProof/>
            <w:webHidden/>
          </w:rPr>
          <w:tab/>
        </w:r>
        <w:r w:rsidR="001B7B57">
          <w:rPr>
            <w:noProof/>
            <w:webHidden/>
          </w:rPr>
          <w:fldChar w:fldCharType="begin"/>
        </w:r>
        <w:r w:rsidR="001B7B57">
          <w:rPr>
            <w:noProof/>
            <w:webHidden/>
          </w:rPr>
          <w:instrText xml:space="preserve"> PAGEREF _Toc19788900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6C559A8D" w14:textId="225DBBF3" w:rsidR="001B7B57" w:rsidRDefault="000E062D">
      <w:pPr>
        <w:pStyle w:val="TOC9"/>
        <w:rPr>
          <w:rFonts w:asciiTheme="minorHAnsi" w:eastAsiaTheme="minorEastAsia" w:hAnsiTheme="minorHAnsi" w:cstheme="minorBidi"/>
          <w:noProof/>
          <w:sz w:val="22"/>
          <w:szCs w:val="22"/>
        </w:rPr>
      </w:pPr>
      <w:hyperlink w:anchor="_Toc19788901" w:history="1">
        <w:r w:rsidR="001B7B57" w:rsidRPr="00143F8C">
          <w:rPr>
            <w:rStyle w:val="Hyperlink"/>
            <w:noProof/>
          </w:rPr>
          <w:t>Figure 13 Road Section with Discrete Sections</w:t>
        </w:r>
        <w:r w:rsidR="001B7B57">
          <w:rPr>
            <w:noProof/>
            <w:webHidden/>
          </w:rPr>
          <w:tab/>
        </w:r>
        <w:r w:rsidR="001B7B57">
          <w:rPr>
            <w:noProof/>
            <w:webHidden/>
          </w:rPr>
          <w:fldChar w:fldCharType="begin"/>
        </w:r>
        <w:r w:rsidR="001B7B57">
          <w:rPr>
            <w:noProof/>
            <w:webHidden/>
          </w:rPr>
          <w:instrText xml:space="preserve"> PAGEREF _Toc19788901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2B1707D0" w14:textId="7E26608C" w:rsidR="001B7B57" w:rsidRDefault="000E062D">
      <w:pPr>
        <w:pStyle w:val="TOC9"/>
        <w:rPr>
          <w:rFonts w:asciiTheme="minorHAnsi" w:eastAsiaTheme="minorEastAsia" w:hAnsiTheme="minorHAnsi" w:cstheme="minorBidi"/>
          <w:noProof/>
          <w:sz w:val="22"/>
          <w:szCs w:val="22"/>
        </w:rPr>
      </w:pPr>
      <w:hyperlink w:anchor="_Toc19788902" w:history="1">
        <w:r w:rsidR="001B7B57" w:rsidRPr="00143F8C">
          <w:rPr>
            <w:rStyle w:val="Hyperlink"/>
            <w:noProof/>
          </w:rPr>
          <w:t>Figure 14 AASHTO Base Model: Road with Curvature Vectors</w:t>
        </w:r>
        <w:r w:rsidR="001B7B57">
          <w:rPr>
            <w:noProof/>
            <w:webHidden/>
          </w:rPr>
          <w:tab/>
        </w:r>
        <w:r w:rsidR="001B7B57">
          <w:rPr>
            <w:noProof/>
            <w:webHidden/>
          </w:rPr>
          <w:fldChar w:fldCharType="begin"/>
        </w:r>
        <w:r w:rsidR="001B7B57">
          <w:rPr>
            <w:noProof/>
            <w:webHidden/>
          </w:rPr>
          <w:instrText xml:space="preserve"> PAGEREF _Toc19788902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2D938251" w14:textId="00D9270E" w:rsidR="001B7B57" w:rsidRDefault="000E062D">
      <w:pPr>
        <w:pStyle w:val="TOC9"/>
        <w:rPr>
          <w:rFonts w:asciiTheme="minorHAnsi" w:eastAsiaTheme="minorEastAsia" w:hAnsiTheme="minorHAnsi" w:cstheme="minorBidi"/>
          <w:noProof/>
          <w:sz w:val="22"/>
          <w:szCs w:val="22"/>
        </w:rPr>
      </w:pPr>
      <w:hyperlink w:anchor="_Toc19788903" w:history="1">
        <w:r w:rsidR="001B7B57" w:rsidRPr="00143F8C">
          <w:rPr>
            <w:rStyle w:val="Hyperlink"/>
            <w:noProof/>
          </w:rPr>
          <w:t>Figure 15 AASHTO Base Model: Curvature κ vs. Cumulative Curve Length</w:t>
        </w:r>
        <w:r w:rsidR="001B7B57">
          <w:rPr>
            <w:noProof/>
            <w:webHidden/>
          </w:rPr>
          <w:tab/>
        </w:r>
        <w:r w:rsidR="001B7B57">
          <w:rPr>
            <w:noProof/>
            <w:webHidden/>
          </w:rPr>
          <w:fldChar w:fldCharType="begin"/>
        </w:r>
        <w:r w:rsidR="001B7B57">
          <w:rPr>
            <w:noProof/>
            <w:webHidden/>
          </w:rPr>
          <w:instrText xml:space="preserve"> PAGEREF _Toc19788903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EFB2968" w14:textId="34775F1F" w:rsidR="001B7B57" w:rsidRDefault="000E062D">
      <w:pPr>
        <w:pStyle w:val="TOC9"/>
        <w:rPr>
          <w:rFonts w:asciiTheme="minorHAnsi" w:eastAsiaTheme="minorEastAsia" w:hAnsiTheme="minorHAnsi" w:cstheme="minorBidi"/>
          <w:noProof/>
          <w:sz w:val="22"/>
          <w:szCs w:val="22"/>
        </w:rPr>
      </w:pPr>
      <w:hyperlink w:anchor="_Toc19788904" w:history="1">
        <w:r w:rsidR="001B7B57" w:rsidRPr="00143F8C">
          <w:rPr>
            <w:rStyle w:val="Hyperlink"/>
            <w:noProof/>
          </w:rPr>
          <w:t>Figure 16 AASHTO Base Model: Orthogonal Phase Shift Approach</w:t>
        </w:r>
        <w:r w:rsidR="001B7B57">
          <w:rPr>
            <w:noProof/>
            <w:webHidden/>
          </w:rPr>
          <w:tab/>
        </w:r>
        <w:r w:rsidR="001B7B57">
          <w:rPr>
            <w:noProof/>
            <w:webHidden/>
          </w:rPr>
          <w:fldChar w:fldCharType="begin"/>
        </w:r>
        <w:r w:rsidR="001B7B57">
          <w:rPr>
            <w:noProof/>
            <w:webHidden/>
          </w:rPr>
          <w:instrText xml:space="preserve"> PAGEREF _Toc19788904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5470354D" w14:textId="3935CE51" w:rsidR="001B7B57" w:rsidRDefault="000E062D">
      <w:pPr>
        <w:pStyle w:val="TOC9"/>
        <w:rPr>
          <w:rFonts w:asciiTheme="minorHAnsi" w:eastAsiaTheme="minorEastAsia" w:hAnsiTheme="minorHAnsi" w:cstheme="minorBidi"/>
          <w:noProof/>
          <w:sz w:val="22"/>
          <w:szCs w:val="22"/>
        </w:rPr>
      </w:pPr>
      <w:hyperlink w:anchor="_Toc19788905" w:history="1">
        <w:r w:rsidR="001B7B57" w:rsidRPr="00143F8C">
          <w:rPr>
            <w:rStyle w:val="Hyperlink"/>
            <w:noProof/>
          </w:rPr>
          <w:t>Figure 17 AASHTO Base Model: Numerical Integration Approach</w:t>
        </w:r>
        <w:r w:rsidR="001B7B57">
          <w:rPr>
            <w:noProof/>
            <w:webHidden/>
          </w:rPr>
          <w:tab/>
        </w:r>
        <w:r w:rsidR="001B7B57">
          <w:rPr>
            <w:noProof/>
            <w:webHidden/>
          </w:rPr>
          <w:fldChar w:fldCharType="begin"/>
        </w:r>
        <w:r w:rsidR="001B7B57">
          <w:rPr>
            <w:noProof/>
            <w:webHidden/>
          </w:rPr>
          <w:instrText xml:space="preserve"> PAGEREF _Toc19788905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6FB99F7D" w14:textId="7F3E872C" w:rsidR="001B7B57" w:rsidRDefault="000E062D">
      <w:pPr>
        <w:pStyle w:val="TOC9"/>
        <w:rPr>
          <w:rFonts w:asciiTheme="minorHAnsi" w:eastAsiaTheme="minorEastAsia" w:hAnsiTheme="minorHAnsi" w:cstheme="minorBidi"/>
          <w:noProof/>
          <w:sz w:val="22"/>
          <w:szCs w:val="22"/>
        </w:rPr>
      </w:pPr>
      <w:hyperlink w:anchor="_Toc19788906" w:history="1">
        <w:r w:rsidR="001B7B57" w:rsidRPr="00143F8C">
          <w:rPr>
            <w:rStyle w:val="Hyperlink"/>
            <w:noProof/>
          </w:rPr>
          <w:t>Figure 18 AASHTO Base Model: Road with Velocity Vectors</w:t>
        </w:r>
        <w:r w:rsidR="001B7B57">
          <w:rPr>
            <w:noProof/>
            <w:webHidden/>
          </w:rPr>
          <w:tab/>
        </w:r>
        <w:r w:rsidR="001B7B57">
          <w:rPr>
            <w:noProof/>
            <w:webHidden/>
          </w:rPr>
          <w:fldChar w:fldCharType="begin"/>
        </w:r>
        <w:r w:rsidR="001B7B57">
          <w:rPr>
            <w:noProof/>
            <w:webHidden/>
          </w:rPr>
          <w:instrText xml:space="preserve"> PAGEREF _Toc19788906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3F287A6B" w14:textId="2573CF87" w:rsidR="001B7B57" w:rsidRDefault="000E062D">
      <w:pPr>
        <w:pStyle w:val="TOC9"/>
        <w:rPr>
          <w:rFonts w:asciiTheme="minorHAnsi" w:eastAsiaTheme="minorEastAsia" w:hAnsiTheme="minorHAnsi" w:cstheme="minorBidi"/>
          <w:noProof/>
          <w:sz w:val="22"/>
          <w:szCs w:val="22"/>
        </w:rPr>
      </w:pPr>
      <w:hyperlink w:anchor="_Toc19788907" w:history="1">
        <w:r w:rsidR="001B7B57" w:rsidRPr="00143F8C">
          <w:rPr>
            <w:rStyle w:val="Hyperlink"/>
            <w:noProof/>
          </w:rPr>
          <w:t>Figure 19 Google Earth Model: Road with Curvature Vectors</w:t>
        </w:r>
        <w:r w:rsidR="001B7B57">
          <w:rPr>
            <w:noProof/>
            <w:webHidden/>
          </w:rPr>
          <w:tab/>
        </w:r>
        <w:r w:rsidR="001B7B57">
          <w:rPr>
            <w:noProof/>
            <w:webHidden/>
          </w:rPr>
          <w:fldChar w:fldCharType="begin"/>
        </w:r>
        <w:r w:rsidR="001B7B57">
          <w:rPr>
            <w:noProof/>
            <w:webHidden/>
          </w:rPr>
          <w:instrText xml:space="preserve"> PAGEREF _Toc19788907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EED2607" w14:textId="34ACC026" w:rsidR="001B7B57" w:rsidRDefault="000E062D">
      <w:pPr>
        <w:pStyle w:val="TOC9"/>
        <w:rPr>
          <w:rFonts w:asciiTheme="minorHAnsi" w:eastAsiaTheme="minorEastAsia" w:hAnsiTheme="minorHAnsi" w:cstheme="minorBidi"/>
          <w:noProof/>
          <w:sz w:val="22"/>
          <w:szCs w:val="22"/>
        </w:rPr>
      </w:pPr>
      <w:hyperlink w:anchor="_Toc19788908" w:history="1">
        <w:r w:rsidR="001B7B57" w:rsidRPr="00143F8C">
          <w:rPr>
            <w:rStyle w:val="Hyperlink"/>
            <w:noProof/>
          </w:rPr>
          <w:t>Figure 20 Google Earth Model: Curvature κ vs. Cumulative Curve Length</w:t>
        </w:r>
        <w:r w:rsidR="001B7B57">
          <w:rPr>
            <w:noProof/>
            <w:webHidden/>
          </w:rPr>
          <w:tab/>
        </w:r>
        <w:r w:rsidR="001B7B57">
          <w:rPr>
            <w:noProof/>
            <w:webHidden/>
          </w:rPr>
          <w:fldChar w:fldCharType="begin"/>
        </w:r>
        <w:r w:rsidR="001B7B57">
          <w:rPr>
            <w:noProof/>
            <w:webHidden/>
          </w:rPr>
          <w:instrText xml:space="preserve"> PAGEREF _Toc19788908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3AD89523" w14:textId="5717A86A" w:rsidR="001B7B57" w:rsidRDefault="000E062D">
      <w:pPr>
        <w:pStyle w:val="TOC9"/>
        <w:rPr>
          <w:rFonts w:asciiTheme="minorHAnsi" w:eastAsiaTheme="minorEastAsia" w:hAnsiTheme="minorHAnsi" w:cstheme="minorBidi"/>
          <w:noProof/>
          <w:sz w:val="22"/>
          <w:szCs w:val="22"/>
        </w:rPr>
      </w:pPr>
      <w:hyperlink w:anchor="_Toc19788909" w:history="1">
        <w:r w:rsidR="001B7B57" w:rsidRPr="00143F8C">
          <w:rPr>
            <w:rStyle w:val="Hyperlink"/>
            <w:noProof/>
          </w:rPr>
          <w:t>Figure 21 Google Earth Model: Orthogonal Phase Shift Approach</w:t>
        </w:r>
        <w:r w:rsidR="001B7B57">
          <w:rPr>
            <w:noProof/>
            <w:webHidden/>
          </w:rPr>
          <w:tab/>
        </w:r>
        <w:r w:rsidR="001B7B57">
          <w:rPr>
            <w:noProof/>
            <w:webHidden/>
          </w:rPr>
          <w:fldChar w:fldCharType="begin"/>
        </w:r>
        <w:r w:rsidR="001B7B57">
          <w:rPr>
            <w:noProof/>
            <w:webHidden/>
          </w:rPr>
          <w:instrText xml:space="preserve"> PAGEREF _Toc19788909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21DE3B34" w14:textId="69FBF145" w:rsidR="001B7B57" w:rsidRDefault="000E062D">
      <w:pPr>
        <w:pStyle w:val="TOC9"/>
        <w:rPr>
          <w:rFonts w:asciiTheme="minorHAnsi" w:eastAsiaTheme="minorEastAsia" w:hAnsiTheme="minorHAnsi" w:cstheme="minorBidi"/>
          <w:noProof/>
          <w:sz w:val="22"/>
          <w:szCs w:val="22"/>
        </w:rPr>
      </w:pPr>
      <w:hyperlink w:anchor="_Toc19788910" w:history="1">
        <w:r w:rsidR="001B7B57" w:rsidRPr="00143F8C">
          <w:rPr>
            <w:rStyle w:val="Hyperlink"/>
            <w:noProof/>
          </w:rPr>
          <w:t>Figure 22 Google Earth Model: Road with Velocity Vectors</w:t>
        </w:r>
        <w:r w:rsidR="001B7B57">
          <w:rPr>
            <w:noProof/>
            <w:webHidden/>
          </w:rPr>
          <w:tab/>
        </w:r>
        <w:r w:rsidR="001B7B57">
          <w:rPr>
            <w:noProof/>
            <w:webHidden/>
          </w:rPr>
          <w:fldChar w:fldCharType="begin"/>
        </w:r>
        <w:r w:rsidR="001B7B57">
          <w:rPr>
            <w:noProof/>
            <w:webHidden/>
          </w:rPr>
          <w:instrText xml:space="preserve"> PAGEREF _Toc19788910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65920B69" w14:textId="6AE39A2A" w:rsidR="001B7B57" w:rsidRDefault="000E062D">
      <w:pPr>
        <w:pStyle w:val="TOC9"/>
        <w:rPr>
          <w:rFonts w:asciiTheme="minorHAnsi" w:eastAsiaTheme="minorEastAsia" w:hAnsiTheme="minorHAnsi" w:cstheme="minorBidi"/>
          <w:noProof/>
          <w:sz w:val="22"/>
          <w:szCs w:val="22"/>
        </w:rPr>
      </w:pPr>
      <w:hyperlink w:anchor="_Toc19788911" w:history="1">
        <w:r w:rsidR="001B7B57" w:rsidRPr="00143F8C">
          <w:rPr>
            <w:rStyle w:val="Hyperlink"/>
            <w:noProof/>
          </w:rPr>
          <w:t>Figure 23 Track Width Vehicle Model</w:t>
        </w:r>
        <w:r w:rsidR="001B7B57">
          <w:rPr>
            <w:noProof/>
            <w:webHidden/>
          </w:rPr>
          <w:tab/>
        </w:r>
        <w:r w:rsidR="001B7B57">
          <w:rPr>
            <w:noProof/>
            <w:webHidden/>
          </w:rPr>
          <w:fldChar w:fldCharType="begin"/>
        </w:r>
        <w:r w:rsidR="001B7B57">
          <w:rPr>
            <w:noProof/>
            <w:webHidden/>
          </w:rPr>
          <w:instrText xml:space="preserve"> PAGEREF _Toc19788911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2ECCACF6" w14:textId="29BCD42D" w:rsidR="001B7B57" w:rsidRDefault="000E062D">
      <w:pPr>
        <w:pStyle w:val="TOC9"/>
        <w:rPr>
          <w:rFonts w:asciiTheme="minorHAnsi" w:eastAsiaTheme="minorEastAsia" w:hAnsiTheme="minorHAnsi" w:cstheme="minorBidi"/>
          <w:noProof/>
          <w:sz w:val="22"/>
          <w:szCs w:val="22"/>
        </w:rPr>
      </w:pPr>
      <w:hyperlink w:anchor="_Toc19788912" w:history="1">
        <w:r w:rsidR="001B7B57" w:rsidRPr="00143F8C">
          <w:rPr>
            <w:rStyle w:val="Hyperlink"/>
            <w:noProof/>
          </w:rPr>
          <w:t>Figure 24 Heading Error and Lateral Deviation</w:t>
        </w:r>
        <w:r w:rsidR="001B7B57">
          <w:rPr>
            <w:noProof/>
            <w:webHidden/>
          </w:rPr>
          <w:tab/>
        </w:r>
        <w:r w:rsidR="001B7B57">
          <w:rPr>
            <w:noProof/>
            <w:webHidden/>
          </w:rPr>
          <w:fldChar w:fldCharType="begin"/>
        </w:r>
        <w:r w:rsidR="001B7B57">
          <w:rPr>
            <w:noProof/>
            <w:webHidden/>
          </w:rPr>
          <w:instrText xml:space="preserve"> PAGEREF _Toc19788912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7D142FD5" w14:textId="2EFC837D" w:rsidR="001B7B57" w:rsidRDefault="000E062D">
      <w:pPr>
        <w:pStyle w:val="TOC9"/>
        <w:rPr>
          <w:rFonts w:asciiTheme="minorHAnsi" w:eastAsiaTheme="minorEastAsia" w:hAnsiTheme="minorHAnsi" w:cstheme="minorBidi"/>
          <w:noProof/>
          <w:sz w:val="22"/>
          <w:szCs w:val="22"/>
        </w:rPr>
      </w:pPr>
      <w:hyperlink w:anchor="_Toc19788913" w:history="1">
        <w:r w:rsidR="001B7B57" w:rsidRPr="00143F8C">
          <w:rPr>
            <w:rStyle w:val="Hyperlink"/>
            <w:noProof/>
          </w:rPr>
          <w:t>Figure 25 Departure Rate According to Heading Angle Error</w:t>
        </w:r>
        <w:r w:rsidR="001B7B57">
          <w:rPr>
            <w:noProof/>
            <w:webHidden/>
          </w:rPr>
          <w:tab/>
        </w:r>
        <w:r w:rsidR="001B7B57">
          <w:rPr>
            <w:noProof/>
            <w:webHidden/>
          </w:rPr>
          <w:fldChar w:fldCharType="begin"/>
        </w:r>
        <w:r w:rsidR="001B7B57">
          <w:rPr>
            <w:noProof/>
            <w:webHidden/>
          </w:rPr>
          <w:instrText xml:space="preserve"> PAGEREF _Toc19788913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A7BEFC0" w14:textId="30BEE66B" w:rsidR="001B7B57" w:rsidRDefault="000E062D">
      <w:pPr>
        <w:pStyle w:val="TOC9"/>
        <w:rPr>
          <w:rFonts w:asciiTheme="minorHAnsi" w:eastAsiaTheme="minorEastAsia" w:hAnsiTheme="minorHAnsi" w:cstheme="minorBidi"/>
          <w:noProof/>
          <w:sz w:val="22"/>
          <w:szCs w:val="22"/>
        </w:rPr>
      </w:pPr>
      <w:hyperlink w:anchor="_Toc19788914" w:history="1">
        <w:r w:rsidR="001B7B57" w:rsidRPr="00143F8C">
          <w:rPr>
            <w:rStyle w:val="Hyperlink"/>
            <w:noProof/>
          </w:rPr>
          <w:t>Figure 26 Lateral Position over Time</w:t>
        </w:r>
        <w:r w:rsidR="001B7B57">
          <w:rPr>
            <w:noProof/>
            <w:webHidden/>
          </w:rPr>
          <w:tab/>
        </w:r>
        <w:r w:rsidR="001B7B57">
          <w:rPr>
            <w:noProof/>
            <w:webHidden/>
          </w:rPr>
          <w:fldChar w:fldCharType="begin"/>
        </w:r>
        <w:r w:rsidR="001B7B57">
          <w:rPr>
            <w:noProof/>
            <w:webHidden/>
          </w:rPr>
          <w:instrText xml:space="preserve"> PAGEREF _Toc19788914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4FA9457B" w14:textId="0CCBF456" w:rsidR="001B7B57" w:rsidRDefault="000E062D">
      <w:pPr>
        <w:pStyle w:val="TOC9"/>
        <w:rPr>
          <w:rFonts w:asciiTheme="minorHAnsi" w:eastAsiaTheme="minorEastAsia" w:hAnsiTheme="minorHAnsi" w:cstheme="minorBidi"/>
          <w:noProof/>
          <w:sz w:val="22"/>
          <w:szCs w:val="22"/>
        </w:rPr>
      </w:pPr>
      <w:hyperlink w:anchor="_Toc19788915" w:history="1">
        <w:r w:rsidR="001B7B57" w:rsidRPr="00143F8C">
          <w:rPr>
            <w:rStyle w:val="Hyperlink"/>
            <w:noProof/>
          </w:rPr>
          <w:t>Figure 27 Orientation Angle over Time</w:t>
        </w:r>
        <w:r w:rsidR="001B7B57">
          <w:rPr>
            <w:noProof/>
            <w:webHidden/>
          </w:rPr>
          <w:tab/>
        </w:r>
        <w:r w:rsidR="001B7B57">
          <w:rPr>
            <w:noProof/>
            <w:webHidden/>
          </w:rPr>
          <w:fldChar w:fldCharType="begin"/>
        </w:r>
        <w:r w:rsidR="001B7B57">
          <w:rPr>
            <w:noProof/>
            <w:webHidden/>
          </w:rPr>
          <w:instrText xml:space="preserve"> PAGEREF _Toc19788915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2BDB6A62" w14:textId="6D573B7C" w:rsidR="001B7B57" w:rsidRDefault="000E062D">
      <w:pPr>
        <w:pStyle w:val="TOC9"/>
        <w:rPr>
          <w:rFonts w:asciiTheme="minorHAnsi" w:eastAsiaTheme="minorEastAsia" w:hAnsiTheme="minorHAnsi" w:cstheme="minorBidi"/>
          <w:noProof/>
          <w:sz w:val="22"/>
          <w:szCs w:val="22"/>
        </w:rPr>
      </w:pPr>
      <w:hyperlink w:anchor="_Toc19788916" w:history="1">
        <w:r w:rsidR="001B7B57" w:rsidRPr="00143F8C">
          <w:rPr>
            <w:rStyle w:val="Hyperlink"/>
            <w:noProof/>
          </w:rPr>
          <w:t>Figure 28 Example of MPC Prediction and Control [49]</w:t>
        </w:r>
        <w:r w:rsidR="001B7B57">
          <w:rPr>
            <w:noProof/>
            <w:webHidden/>
          </w:rPr>
          <w:tab/>
        </w:r>
        <w:r w:rsidR="001B7B57">
          <w:rPr>
            <w:noProof/>
            <w:webHidden/>
          </w:rPr>
          <w:fldChar w:fldCharType="begin"/>
        </w:r>
        <w:r w:rsidR="001B7B57">
          <w:rPr>
            <w:noProof/>
            <w:webHidden/>
          </w:rPr>
          <w:instrText xml:space="preserve"> PAGEREF _Toc19788916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1B8CFE41" w14:textId="68109BB8" w:rsidR="001B7B57" w:rsidRDefault="000E062D">
      <w:pPr>
        <w:pStyle w:val="TOC9"/>
        <w:rPr>
          <w:rFonts w:asciiTheme="minorHAnsi" w:eastAsiaTheme="minorEastAsia" w:hAnsiTheme="minorHAnsi" w:cstheme="minorBidi"/>
          <w:noProof/>
          <w:sz w:val="22"/>
          <w:szCs w:val="22"/>
        </w:rPr>
      </w:pPr>
      <w:hyperlink w:anchor="_Toc19788917" w:history="1">
        <w:r w:rsidR="001B7B57" w:rsidRPr="00143F8C">
          <w:rPr>
            <w:rStyle w:val="Hyperlink"/>
            <w:noProof/>
          </w:rPr>
          <w:t>Figure 29 Pure Pursuit Controller Geometry [50]</w:t>
        </w:r>
        <w:r w:rsidR="001B7B57">
          <w:rPr>
            <w:noProof/>
            <w:webHidden/>
          </w:rPr>
          <w:tab/>
        </w:r>
        <w:r w:rsidR="001B7B57">
          <w:rPr>
            <w:noProof/>
            <w:webHidden/>
          </w:rPr>
          <w:fldChar w:fldCharType="begin"/>
        </w:r>
        <w:r w:rsidR="001B7B57">
          <w:rPr>
            <w:noProof/>
            <w:webHidden/>
          </w:rPr>
          <w:instrText xml:space="preserve"> PAGEREF _Toc19788917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B02D67D" w14:textId="19FFE494" w:rsidR="001B7B57" w:rsidRDefault="000E062D">
      <w:pPr>
        <w:pStyle w:val="TOC9"/>
        <w:rPr>
          <w:rFonts w:asciiTheme="minorHAnsi" w:eastAsiaTheme="minorEastAsia" w:hAnsiTheme="minorHAnsi" w:cstheme="minorBidi"/>
          <w:noProof/>
          <w:sz w:val="22"/>
          <w:szCs w:val="22"/>
        </w:rPr>
      </w:pPr>
      <w:hyperlink w:anchor="_Toc19788918" w:history="1">
        <w:r w:rsidR="001B7B57" w:rsidRPr="00143F8C">
          <w:rPr>
            <w:rStyle w:val="Hyperlink"/>
            <w:noProof/>
          </w:rPr>
          <w:t>Figure 30 Road Data XY Data</w:t>
        </w:r>
        <w:r w:rsidR="001B7B57">
          <w:rPr>
            <w:noProof/>
            <w:webHidden/>
          </w:rPr>
          <w:tab/>
        </w:r>
        <w:r w:rsidR="001B7B57">
          <w:rPr>
            <w:noProof/>
            <w:webHidden/>
          </w:rPr>
          <w:fldChar w:fldCharType="begin"/>
        </w:r>
        <w:r w:rsidR="001B7B57">
          <w:rPr>
            <w:noProof/>
            <w:webHidden/>
          </w:rPr>
          <w:instrText xml:space="preserve"> PAGEREF _Toc19788918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6EB28D8" w14:textId="17BEA22B" w:rsidR="001B7B57" w:rsidRDefault="000E062D">
      <w:pPr>
        <w:pStyle w:val="TOC9"/>
        <w:rPr>
          <w:rFonts w:asciiTheme="minorHAnsi" w:eastAsiaTheme="minorEastAsia" w:hAnsiTheme="minorHAnsi" w:cstheme="minorBidi"/>
          <w:noProof/>
          <w:sz w:val="22"/>
          <w:szCs w:val="22"/>
        </w:rPr>
      </w:pPr>
      <w:hyperlink w:anchor="_Toc19788919" w:history="1">
        <w:r w:rsidR="001B7B57" w:rsidRPr="00143F8C">
          <w:rPr>
            <w:rStyle w:val="Hyperlink"/>
            <w:noProof/>
          </w:rPr>
          <w:t>Figure 31 Road Curvature Data</w:t>
        </w:r>
        <w:r w:rsidR="001B7B57">
          <w:rPr>
            <w:noProof/>
            <w:webHidden/>
          </w:rPr>
          <w:tab/>
        </w:r>
        <w:r w:rsidR="001B7B57">
          <w:rPr>
            <w:noProof/>
            <w:webHidden/>
          </w:rPr>
          <w:fldChar w:fldCharType="begin"/>
        </w:r>
        <w:r w:rsidR="001B7B57">
          <w:rPr>
            <w:noProof/>
            <w:webHidden/>
          </w:rPr>
          <w:instrText xml:space="preserve"> PAGEREF _Toc19788919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68A9920" w14:textId="0BE0B031" w:rsidR="001B7B57" w:rsidRDefault="000E062D">
      <w:pPr>
        <w:pStyle w:val="TOC9"/>
        <w:rPr>
          <w:rFonts w:asciiTheme="minorHAnsi" w:eastAsiaTheme="minorEastAsia" w:hAnsiTheme="minorHAnsi" w:cstheme="minorBidi"/>
          <w:noProof/>
          <w:sz w:val="22"/>
          <w:szCs w:val="22"/>
        </w:rPr>
      </w:pPr>
      <w:hyperlink w:anchor="_Toc19788920" w:history="1">
        <w:r w:rsidR="001B7B57" w:rsidRPr="00143F8C">
          <w:rPr>
            <w:rStyle w:val="Hyperlink"/>
            <w:noProof/>
          </w:rPr>
          <w:t>Figure 32 Heading Angle Data</w:t>
        </w:r>
        <w:r w:rsidR="001B7B57">
          <w:rPr>
            <w:noProof/>
            <w:webHidden/>
          </w:rPr>
          <w:tab/>
        </w:r>
        <w:r w:rsidR="001B7B57">
          <w:rPr>
            <w:noProof/>
            <w:webHidden/>
          </w:rPr>
          <w:fldChar w:fldCharType="begin"/>
        </w:r>
        <w:r w:rsidR="001B7B57">
          <w:rPr>
            <w:noProof/>
            <w:webHidden/>
          </w:rPr>
          <w:instrText xml:space="preserve"> PAGEREF _Toc19788920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E210C03" w14:textId="72EDE6D9" w:rsidR="001B7B57" w:rsidRDefault="000E062D">
      <w:pPr>
        <w:pStyle w:val="TOC9"/>
        <w:rPr>
          <w:rFonts w:asciiTheme="minorHAnsi" w:eastAsiaTheme="minorEastAsia" w:hAnsiTheme="minorHAnsi" w:cstheme="minorBidi"/>
          <w:noProof/>
          <w:sz w:val="22"/>
          <w:szCs w:val="22"/>
        </w:rPr>
      </w:pPr>
      <w:hyperlink w:anchor="_Toc19788921" w:history="1">
        <w:r w:rsidR="001B7B57" w:rsidRPr="00143F8C">
          <w:rPr>
            <w:rStyle w:val="Hyperlink"/>
            <w:noProof/>
          </w:rPr>
          <w:t>Figure 33 Bicycle Model</w:t>
        </w:r>
        <w:r w:rsidR="001B7B57">
          <w:rPr>
            <w:noProof/>
            <w:webHidden/>
          </w:rPr>
          <w:tab/>
        </w:r>
        <w:r w:rsidR="001B7B57">
          <w:rPr>
            <w:noProof/>
            <w:webHidden/>
          </w:rPr>
          <w:fldChar w:fldCharType="begin"/>
        </w:r>
        <w:r w:rsidR="001B7B57">
          <w:rPr>
            <w:noProof/>
            <w:webHidden/>
          </w:rPr>
          <w:instrText xml:space="preserve"> PAGEREF _Toc19788921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24D68916" w14:textId="32695A92" w:rsidR="001B7B57" w:rsidRDefault="000E062D">
      <w:pPr>
        <w:pStyle w:val="TOC9"/>
        <w:rPr>
          <w:rFonts w:asciiTheme="minorHAnsi" w:eastAsiaTheme="minorEastAsia" w:hAnsiTheme="minorHAnsi" w:cstheme="minorBidi"/>
          <w:noProof/>
          <w:sz w:val="22"/>
          <w:szCs w:val="22"/>
        </w:rPr>
      </w:pPr>
      <w:hyperlink w:anchor="_Toc19788922" w:history="1">
        <w:r w:rsidR="001B7B57" w:rsidRPr="00143F8C">
          <w:rPr>
            <w:rStyle w:val="Hyperlink"/>
            <w:noProof/>
          </w:rPr>
          <w:t>Figure 34 Vehicle Control Schematic</w:t>
        </w:r>
        <w:r w:rsidR="001B7B57">
          <w:rPr>
            <w:noProof/>
            <w:webHidden/>
          </w:rPr>
          <w:tab/>
        </w:r>
        <w:r w:rsidR="001B7B57">
          <w:rPr>
            <w:noProof/>
            <w:webHidden/>
          </w:rPr>
          <w:fldChar w:fldCharType="begin"/>
        </w:r>
        <w:r w:rsidR="001B7B57">
          <w:rPr>
            <w:noProof/>
            <w:webHidden/>
          </w:rPr>
          <w:instrText xml:space="preserve"> PAGEREF _Toc19788922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5555DB18" w14:textId="206C6718" w:rsidR="001B7B57" w:rsidRDefault="000E062D">
      <w:pPr>
        <w:pStyle w:val="TOC9"/>
        <w:rPr>
          <w:rFonts w:asciiTheme="minorHAnsi" w:eastAsiaTheme="minorEastAsia" w:hAnsiTheme="minorHAnsi" w:cstheme="minorBidi"/>
          <w:noProof/>
          <w:sz w:val="22"/>
          <w:szCs w:val="22"/>
        </w:rPr>
      </w:pPr>
      <w:hyperlink w:anchor="_Toc19788923" w:history="1">
        <w:r w:rsidR="001B7B57" w:rsidRPr="00143F8C">
          <w:rPr>
            <w:rStyle w:val="Hyperlink"/>
            <w:noProof/>
          </w:rPr>
          <w:t>Figure 35 Road Curvature vs. Time</w:t>
        </w:r>
        <w:r w:rsidR="001B7B57">
          <w:rPr>
            <w:noProof/>
            <w:webHidden/>
          </w:rPr>
          <w:tab/>
        </w:r>
        <w:r w:rsidR="001B7B57">
          <w:rPr>
            <w:noProof/>
            <w:webHidden/>
          </w:rPr>
          <w:fldChar w:fldCharType="begin"/>
        </w:r>
        <w:r w:rsidR="001B7B57">
          <w:rPr>
            <w:noProof/>
            <w:webHidden/>
          </w:rPr>
          <w:instrText xml:space="preserve"> PAGEREF _Toc19788923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59C31A35" w14:textId="33A6115C" w:rsidR="001B7B57" w:rsidRDefault="000E062D">
      <w:pPr>
        <w:pStyle w:val="TOC9"/>
        <w:rPr>
          <w:rFonts w:asciiTheme="minorHAnsi" w:eastAsiaTheme="minorEastAsia" w:hAnsiTheme="minorHAnsi" w:cstheme="minorBidi"/>
          <w:noProof/>
          <w:sz w:val="22"/>
          <w:szCs w:val="22"/>
        </w:rPr>
      </w:pPr>
      <w:hyperlink w:anchor="_Toc19788924" w:history="1">
        <w:r w:rsidR="001B7B57" w:rsidRPr="00143F8C">
          <w:rPr>
            <w:rStyle w:val="Hyperlink"/>
            <w:noProof/>
          </w:rPr>
          <w:t>Figure 37 Wheel Angle Error from Current Desired Wheel Angle</w:t>
        </w:r>
        <w:r w:rsidR="001B7B57">
          <w:rPr>
            <w:noProof/>
            <w:webHidden/>
          </w:rPr>
          <w:tab/>
        </w:r>
        <w:r w:rsidR="001B7B57">
          <w:rPr>
            <w:noProof/>
            <w:webHidden/>
          </w:rPr>
          <w:fldChar w:fldCharType="begin"/>
        </w:r>
        <w:r w:rsidR="001B7B57">
          <w:rPr>
            <w:noProof/>
            <w:webHidden/>
          </w:rPr>
          <w:instrText xml:space="preserve"> PAGEREF _Toc19788924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2CD15213" w14:textId="3DE97765" w:rsidR="001B7B57" w:rsidRDefault="000E062D">
      <w:pPr>
        <w:pStyle w:val="TOC9"/>
        <w:rPr>
          <w:rFonts w:asciiTheme="minorHAnsi" w:eastAsiaTheme="minorEastAsia" w:hAnsiTheme="minorHAnsi" w:cstheme="minorBidi"/>
          <w:noProof/>
          <w:sz w:val="22"/>
          <w:szCs w:val="22"/>
        </w:rPr>
      </w:pPr>
      <w:hyperlink w:anchor="_Toc19788925" w:history="1">
        <w:r w:rsidR="001B7B57" w:rsidRPr="00143F8C">
          <w:rPr>
            <w:rStyle w:val="Hyperlink"/>
            <w:noProof/>
          </w:rPr>
          <w:t>Figure 38 Wheel Angle Inputs</w:t>
        </w:r>
        <w:r w:rsidR="001B7B57">
          <w:rPr>
            <w:noProof/>
            <w:webHidden/>
          </w:rPr>
          <w:tab/>
        </w:r>
        <w:r w:rsidR="001B7B57">
          <w:rPr>
            <w:noProof/>
            <w:webHidden/>
          </w:rPr>
          <w:fldChar w:fldCharType="begin"/>
        </w:r>
        <w:r w:rsidR="001B7B57">
          <w:rPr>
            <w:noProof/>
            <w:webHidden/>
          </w:rPr>
          <w:instrText xml:space="preserve"> PAGEREF _Toc19788925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75466F2D" w14:textId="5AA71310" w:rsidR="001B7B57" w:rsidRDefault="000E062D">
      <w:pPr>
        <w:pStyle w:val="TOC9"/>
        <w:rPr>
          <w:rFonts w:asciiTheme="minorHAnsi" w:eastAsiaTheme="minorEastAsia" w:hAnsiTheme="minorHAnsi" w:cstheme="minorBidi"/>
          <w:noProof/>
          <w:sz w:val="22"/>
          <w:szCs w:val="22"/>
        </w:rPr>
      </w:pPr>
      <w:hyperlink w:anchor="_Toc19788926" w:history="1">
        <w:r w:rsidR="001B7B57" w:rsidRPr="00143F8C">
          <w:rPr>
            <w:rStyle w:val="Hyperlink"/>
            <w:noProof/>
          </w:rPr>
          <w:t>Figure 39 Lateral Acceleration over Time</w:t>
        </w:r>
        <w:r w:rsidR="001B7B57">
          <w:rPr>
            <w:noProof/>
            <w:webHidden/>
          </w:rPr>
          <w:tab/>
        </w:r>
        <w:r w:rsidR="001B7B57">
          <w:rPr>
            <w:noProof/>
            <w:webHidden/>
          </w:rPr>
          <w:fldChar w:fldCharType="begin"/>
        </w:r>
        <w:r w:rsidR="001B7B57">
          <w:rPr>
            <w:noProof/>
            <w:webHidden/>
          </w:rPr>
          <w:instrText xml:space="preserve"> PAGEREF _Toc19788926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2A240E1B" w14:textId="6A54F743" w:rsidR="001B7B57" w:rsidRDefault="000E062D">
      <w:pPr>
        <w:pStyle w:val="TOC9"/>
        <w:rPr>
          <w:rFonts w:asciiTheme="minorHAnsi" w:eastAsiaTheme="minorEastAsia" w:hAnsiTheme="minorHAnsi" w:cstheme="minorBidi"/>
          <w:noProof/>
          <w:sz w:val="22"/>
          <w:szCs w:val="22"/>
        </w:rPr>
      </w:pPr>
      <w:hyperlink w:anchor="_Toc19788927" w:history="1">
        <w:r w:rsidR="001B7B57" w:rsidRPr="00143F8C">
          <w:rPr>
            <w:rStyle w:val="Hyperlink"/>
            <w:noProof/>
          </w:rPr>
          <w:t>Figure 40 Wheel Angle Inputs for Emergency Stop</w:t>
        </w:r>
        <w:r w:rsidR="001B7B57">
          <w:rPr>
            <w:noProof/>
            <w:webHidden/>
          </w:rPr>
          <w:tab/>
        </w:r>
        <w:r w:rsidR="001B7B57">
          <w:rPr>
            <w:noProof/>
            <w:webHidden/>
          </w:rPr>
          <w:fldChar w:fldCharType="begin"/>
        </w:r>
        <w:r w:rsidR="001B7B57">
          <w:rPr>
            <w:noProof/>
            <w:webHidden/>
          </w:rPr>
          <w:instrText xml:space="preserve"> PAGEREF _Toc19788927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443DE5EB" w14:textId="5D667EAB" w:rsidR="001B7B57" w:rsidRDefault="000E062D">
      <w:pPr>
        <w:pStyle w:val="TOC9"/>
        <w:rPr>
          <w:rFonts w:asciiTheme="minorHAnsi" w:eastAsiaTheme="minorEastAsia" w:hAnsiTheme="minorHAnsi" w:cstheme="minorBidi"/>
          <w:noProof/>
          <w:sz w:val="22"/>
          <w:szCs w:val="22"/>
        </w:rPr>
      </w:pPr>
      <w:hyperlink w:anchor="_Toc19788928" w:history="1">
        <w:r w:rsidR="001B7B57" w:rsidRPr="00143F8C">
          <w:rPr>
            <w:rStyle w:val="Hyperlink"/>
            <w:noProof/>
          </w:rPr>
          <w:t>Figure 41 Lateral Error during Emergency Stop</w:t>
        </w:r>
        <w:r w:rsidR="001B7B57">
          <w:rPr>
            <w:noProof/>
            <w:webHidden/>
          </w:rPr>
          <w:tab/>
        </w:r>
        <w:r w:rsidR="001B7B57">
          <w:rPr>
            <w:noProof/>
            <w:webHidden/>
          </w:rPr>
          <w:fldChar w:fldCharType="begin"/>
        </w:r>
        <w:r w:rsidR="001B7B57">
          <w:rPr>
            <w:noProof/>
            <w:webHidden/>
          </w:rPr>
          <w:instrText xml:space="preserve"> PAGEREF _Toc19788928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6E4573F6" w14:textId="6CF679C0" w:rsidR="005A70AA" w:rsidRPr="007F2497" w:rsidRDefault="00CD2581" w:rsidP="00457E18">
      <w:r w:rsidRPr="007F2497">
        <w:fldChar w:fldCharType="end"/>
      </w:r>
    </w:p>
    <w:p w14:paraId="797EA158" w14:textId="77777777" w:rsidR="005A70AA" w:rsidRPr="007F2497" w:rsidRDefault="005A70AA" w:rsidP="000356BA">
      <w:pPr>
        <w:pStyle w:val="Body"/>
      </w:pPr>
    </w:p>
    <w:p w14:paraId="0A00AC47" w14:textId="77777777" w:rsidR="005A70AA" w:rsidRPr="007F2497" w:rsidRDefault="005A70AA" w:rsidP="000356BA">
      <w:pPr>
        <w:pStyle w:val="Body"/>
        <w:sectPr w:rsidR="005A70AA" w:rsidRPr="007F2497" w:rsidSect="00EE2BC9">
          <w:pgSz w:w="12240" w:h="15840"/>
          <w:pgMar w:top="1440" w:right="1440" w:bottom="1152" w:left="1440" w:header="720" w:footer="1008" w:gutter="0"/>
          <w:pgNumType w:fmt="lowerRoman"/>
          <w:cols w:space="720"/>
          <w:docGrid w:linePitch="360"/>
        </w:sectPr>
      </w:pPr>
    </w:p>
    <w:p w14:paraId="56DDC448" w14:textId="77777777" w:rsidR="005A70AA" w:rsidRPr="007F2497" w:rsidRDefault="00A14ABD" w:rsidP="003C6B85">
      <w:pPr>
        <w:pStyle w:val="MAINHEADLINE-NON-TOC"/>
      </w:pPr>
      <w:bookmarkStart w:id="976" w:name="_Toc184541451"/>
      <w:bookmarkStart w:id="977" w:name="_Toc230056945"/>
      <w:bookmarkStart w:id="978" w:name="_Toc520274623"/>
      <w:bookmarkStart w:id="979" w:name="_Toc525300866"/>
      <w:r w:rsidRPr="007F2497">
        <w:lastRenderedPageBreak/>
        <w:t>LIST OF TABLES</w:t>
      </w:r>
      <w:bookmarkEnd w:id="976"/>
      <w:bookmarkEnd w:id="977"/>
      <w:bookmarkEnd w:id="978"/>
      <w:bookmarkEnd w:id="979"/>
    </w:p>
    <w:p w14:paraId="31763064" w14:textId="31E2838E" w:rsidR="001B7B57" w:rsidRDefault="00CD2581">
      <w:pPr>
        <w:pStyle w:val="TOC9"/>
        <w:rPr>
          <w:rFonts w:asciiTheme="minorHAnsi" w:eastAsiaTheme="minorEastAsia" w:hAnsiTheme="minorHAnsi" w:cstheme="minorBidi"/>
          <w:noProof/>
          <w:sz w:val="22"/>
          <w:szCs w:val="22"/>
        </w:rPr>
      </w:pPr>
      <w:r w:rsidRPr="007F2497">
        <w:fldChar w:fldCharType="begin"/>
      </w:r>
      <w:r w:rsidR="00B8256E" w:rsidRPr="007F2497">
        <w:instrText xml:space="preserve"> TOC \h \z \t "Table Caption,9,Appendix Table,9" </w:instrText>
      </w:r>
      <w:r w:rsidRPr="007F2497">
        <w:fldChar w:fldCharType="separate"/>
      </w:r>
      <w:hyperlink w:anchor="_Toc19788929" w:history="1">
        <w:r w:rsidR="001B7B57" w:rsidRPr="0079171D">
          <w:rPr>
            <w:rStyle w:val="Hyperlink"/>
            <w:noProof/>
          </w:rPr>
          <w:t>Table 1 Controller Parameters</w:t>
        </w:r>
        <w:r w:rsidR="001B7B57">
          <w:rPr>
            <w:noProof/>
            <w:webHidden/>
          </w:rPr>
          <w:tab/>
        </w:r>
        <w:r w:rsidR="001B7B57">
          <w:rPr>
            <w:noProof/>
            <w:webHidden/>
          </w:rPr>
          <w:fldChar w:fldCharType="begin"/>
        </w:r>
        <w:r w:rsidR="001B7B57">
          <w:rPr>
            <w:noProof/>
            <w:webHidden/>
          </w:rPr>
          <w:instrText xml:space="preserve"> PAGEREF _Toc19788929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1E2B4B31" w14:textId="29B9C21E" w:rsidR="001B7B57" w:rsidRDefault="000E062D">
      <w:pPr>
        <w:pStyle w:val="TOC9"/>
        <w:rPr>
          <w:rFonts w:asciiTheme="minorHAnsi" w:eastAsiaTheme="minorEastAsia" w:hAnsiTheme="minorHAnsi" w:cstheme="minorBidi"/>
          <w:noProof/>
          <w:sz w:val="22"/>
          <w:szCs w:val="22"/>
        </w:rPr>
      </w:pPr>
      <w:hyperlink w:anchor="_Toc19788930" w:history="1">
        <w:r w:rsidR="001B7B57" w:rsidRPr="0079171D">
          <w:rPr>
            <w:rStyle w:val="Hyperlink"/>
            <w:noProof/>
          </w:rPr>
          <w:t>Table 2 Emergency Stop Control Parameters</w:t>
        </w:r>
        <w:r w:rsidR="001B7B57">
          <w:rPr>
            <w:noProof/>
            <w:webHidden/>
          </w:rPr>
          <w:tab/>
        </w:r>
        <w:r w:rsidR="001B7B57">
          <w:rPr>
            <w:noProof/>
            <w:webHidden/>
          </w:rPr>
          <w:fldChar w:fldCharType="begin"/>
        </w:r>
        <w:r w:rsidR="001B7B57">
          <w:rPr>
            <w:noProof/>
            <w:webHidden/>
          </w:rPr>
          <w:instrText xml:space="preserve"> PAGEREF _Toc19788930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20E64B3C" w14:textId="584A323D" w:rsidR="005A70AA" w:rsidRPr="007F2497" w:rsidRDefault="00CD2581" w:rsidP="00457E18">
      <w:r w:rsidRPr="007F2497">
        <w:fldChar w:fldCharType="end"/>
      </w:r>
    </w:p>
    <w:p w14:paraId="3DE0F299" w14:textId="77777777" w:rsidR="005A70AA" w:rsidRPr="007F2497" w:rsidRDefault="005A70AA" w:rsidP="00457E18"/>
    <w:p w14:paraId="79C79B17" w14:textId="77777777" w:rsidR="005A70AA" w:rsidRPr="007F2497" w:rsidRDefault="005A70AA" w:rsidP="000356BA">
      <w:pPr>
        <w:pStyle w:val="Body"/>
        <w:sectPr w:rsidR="005A70AA" w:rsidRPr="007F2497" w:rsidSect="00EE2BC9">
          <w:pgSz w:w="12240" w:h="15840"/>
          <w:pgMar w:top="1440" w:right="1440" w:bottom="1152" w:left="1440" w:header="720" w:footer="1008" w:gutter="0"/>
          <w:pgNumType w:fmt="lowerRoman"/>
          <w:cols w:space="720"/>
          <w:docGrid w:linePitch="360"/>
        </w:sectPr>
      </w:pPr>
    </w:p>
    <w:p w14:paraId="7995B471" w14:textId="275D6235" w:rsidR="000356BA" w:rsidRPr="007F2497" w:rsidRDefault="00530436" w:rsidP="00530436">
      <w:pPr>
        <w:pStyle w:val="ChapterTitle"/>
        <w:numPr>
          <w:ilvl w:val="0"/>
          <w:numId w:val="0"/>
        </w:numPr>
      </w:pPr>
      <w:bookmarkStart w:id="980" w:name="_Toc184541452"/>
      <w:bookmarkStart w:id="981" w:name="_Toc230056946"/>
      <w:bookmarkStart w:id="982" w:name="_Toc19788825"/>
      <w:r>
        <w:lastRenderedPageBreak/>
        <w:t xml:space="preserve">1 </w:t>
      </w:r>
      <w:r w:rsidR="00A14ABD" w:rsidRPr="007F2497">
        <w:t>INTRODUCTION</w:t>
      </w:r>
      <w:bookmarkEnd w:id="980"/>
      <w:bookmarkEnd w:id="981"/>
      <w:bookmarkEnd w:id="982"/>
    </w:p>
    <w:p w14:paraId="7F385340" w14:textId="77777777" w:rsidR="005A3236" w:rsidRPr="007F2497" w:rsidRDefault="005A3236" w:rsidP="005A3236">
      <w:pPr>
        <w:pStyle w:val="SectionTitle"/>
        <w:numPr>
          <w:ilvl w:val="1"/>
          <w:numId w:val="36"/>
        </w:numPr>
      </w:pPr>
      <w:bookmarkStart w:id="983" w:name="_Toc19788826"/>
      <w:r w:rsidRPr="007F2497">
        <w:t>Problem Statement</w:t>
      </w:r>
      <w:bookmarkEnd w:id="983"/>
    </w:p>
    <w:p w14:paraId="38E37414" w14:textId="06B08B3D" w:rsidR="00DF03C7" w:rsidRPr="007F2497" w:rsidRDefault="00100CC4" w:rsidP="006E25E6">
      <w:pPr>
        <w:pStyle w:val="Body"/>
      </w:pPr>
      <w:r w:rsidRPr="007F2497">
        <w:t>The</w:t>
      </w:r>
      <w:r w:rsidR="005A3236" w:rsidRPr="007F2497">
        <w:t xml:space="preserve"> Federal Highway Administration </w:t>
      </w:r>
      <w:r w:rsidR="00265351" w:rsidRPr="007F2497">
        <w:t xml:space="preserve">(FHWA) </w:t>
      </w:r>
      <w:r w:rsidR="005A3236" w:rsidRPr="007F2497">
        <w:t>reported that approximately 53% of fatal crashes (18,779) between 2014 and 2016 were related to roadside departures or lane departures [</w:t>
      </w:r>
      <w:r w:rsidR="00D3408E" w:rsidRPr="007F2497">
        <w:fldChar w:fldCharType="begin"/>
      </w:r>
      <w:r w:rsidR="00D3408E" w:rsidRPr="007F2497">
        <w:instrText xml:space="preserve"> REF _Ref520096289 \r \h </w:instrText>
      </w:r>
      <w:r w:rsidR="00D3408E" w:rsidRPr="007F2497">
        <w:fldChar w:fldCharType="separate"/>
      </w:r>
      <w:r w:rsidR="000F1474">
        <w:t>1</w:t>
      </w:r>
      <w:r w:rsidR="00D3408E" w:rsidRPr="007F2497">
        <w:fldChar w:fldCharType="end"/>
      </w:r>
      <w:r w:rsidR="00265351" w:rsidRPr="007F2497">
        <w:t>]</w:t>
      </w:r>
      <w:r w:rsidR="005A3236" w:rsidRPr="007F2497">
        <w:t xml:space="preserve">. </w:t>
      </w:r>
      <w:r w:rsidR="00C3285A" w:rsidRPr="007F2497">
        <w:t>Overall</w:t>
      </w:r>
      <w:r w:rsidR="00CD2B5E">
        <w:t>,</w:t>
      </w:r>
      <w:r w:rsidR="00C3285A" w:rsidRPr="007F2497">
        <w:t xml:space="preserve"> approximately 1/3 of more than 30,000 annual traffic fatalities are attributable to run-off-road (ROR) crashes</w:t>
      </w:r>
      <w:r w:rsidR="006E25E6" w:rsidRPr="007F2497">
        <w:t>.</w:t>
      </w:r>
      <w:r w:rsidR="00064C1A" w:rsidRPr="007F2497">
        <w:t xml:space="preserve"> </w:t>
      </w:r>
      <w:r w:rsidR="00064C1A" w:rsidRPr="00CD2B5E">
        <w:rPr>
          <w:highlight w:val="cyan"/>
        </w:rPr>
        <w:t>It can be seen</w:t>
      </w:r>
      <w:r w:rsidR="00923B56" w:rsidRPr="00CD2B5E">
        <w:rPr>
          <w:highlight w:val="cyan"/>
        </w:rPr>
        <w:t xml:space="preserve"> from these statistics</w:t>
      </w:r>
      <w:r w:rsidR="00064C1A" w:rsidRPr="00CD2B5E">
        <w:rPr>
          <w:highlight w:val="cyan"/>
        </w:rPr>
        <w:t xml:space="preserve"> that these types of accidents account for a large percentage f</w:t>
      </w:r>
      <w:r w:rsidR="00923B56" w:rsidRPr="00CD2B5E">
        <w:rPr>
          <w:highlight w:val="cyan"/>
        </w:rPr>
        <w:t>or fatal accidents on the road.</w:t>
      </w:r>
    </w:p>
    <w:p w14:paraId="16E0547A" w14:textId="37159CB8" w:rsidR="003C6B85" w:rsidRDefault="00543E2E" w:rsidP="006E25E6">
      <w:pPr>
        <w:pStyle w:val="Body"/>
      </w:pPr>
      <w:r w:rsidRPr="007F2497">
        <w:t>Most of t</w:t>
      </w:r>
      <w:r w:rsidR="00823FA4" w:rsidRPr="007F2497">
        <w:t xml:space="preserve">hese crashes </w:t>
      </w:r>
      <w:r w:rsidRPr="007F2497">
        <w:t xml:space="preserve">can be categorized into the following: drift off road, overcorrection, failure to negotiate curve, and avoidance maneuver. </w:t>
      </w:r>
    </w:p>
    <w:p w14:paraId="532A14DC" w14:textId="65641B8A" w:rsidR="003C6B85" w:rsidRDefault="003C6B85" w:rsidP="003C6B85">
      <w:pPr>
        <w:pStyle w:val="ListBullet2"/>
      </w:pPr>
      <w:r>
        <w:t xml:space="preserve">Drift Off Road: </w:t>
      </w:r>
      <w:r w:rsidR="00CD2B5E">
        <w:t>vehicle slowly departs roadway, t</w:t>
      </w:r>
      <w:r>
        <w:t>ypically at a small angle of departu</w:t>
      </w:r>
      <w:r w:rsidR="00CD2B5E">
        <w:t>re and straight-line trajectory</w:t>
      </w:r>
      <w:r>
        <w:t xml:space="preserve">. This condition is commonly associated with drowsy or impaired drivers, </w:t>
      </w:r>
      <w:r w:rsidR="00CD2B5E">
        <w:t>or drivers who experience disabling medical problems</w:t>
      </w:r>
      <w:r>
        <w:t>.</w:t>
      </w:r>
    </w:p>
    <w:p w14:paraId="0582CB82" w14:textId="25C48E95" w:rsidR="003C6B85" w:rsidRPr="00CD2B5E" w:rsidRDefault="005C6B5E" w:rsidP="003C6B85">
      <w:pPr>
        <w:pStyle w:val="ListBullet2"/>
        <w:rPr>
          <w:highlight w:val="cyan"/>
        </w:rPr>
      </w:pPr>
      <w:r>
        <w:t>Overcorrection: the vehicle experiences a path change (drift out of lane, lane change, avoidance maneuver), then the driver</w:t>
      </w:r>
      <w:r w:rsidR="00CD2B5E">
        <w:t xml:space="preserve"> overcompensates</w:t>
      </w:r>
      <w:r>
        <w:t xml:space="preserve"> while attempting to guide the vehicle back to the desired lane</w:t>
      </w:r>
      <w:r w:rsidR="003C6B85">
        <w:t xml:space="preserve">. </w:t>
      </w:r>
      <w:r w:rsidR="003C6B85" w:rsidRPr="00CD2B5E">
        <w:rPr>
          <w:highlight w:val="cyan"/>
        </w:rPr>
        <w:t>This roadside departure type commonly results in spinout and skidding.</w:t>
      </w:r>
    </w:p>
    <w:p w14:paraId="00DA8AFE" w14:textId="00F173CD" w:rsidR="003C6B85" w:rsidRDefault="003C6B85" w:rsidP="003C6B85">
      <w:pPr>
        <w:pStyle w:val="ListBullet2"/>
      </w:pPr>
      <w:r>
        <w:t>Failure to Negotiate Curve: vehicle veers to the outside of a curve. Condition is frequently associated with high travel speeds or poor pavement friction (e.g., ice).</w:t>
      </w:r>
    </w:p>
    <w:p w14:paraId="49F441A3" w14:textId="2C51C248" w:rsidR="003C6B85" w:rsidRDefault="003C6B85" w:rsidP="003C6B85">
      <w:pPr>
        <w:pStyle w:val="ListBullet2"/>
      </w:pPr>
      <w:r>
        <w:t xml:space="preserve">Avoidance Maneuver: </w:t>
      </w:r>
      <w:r w:rsidR="005C6B5E">
        <w:t>vehicle performs evasive maneuver to avoid crashing into an object, person, or animal in lane. This roadside departure condition is commonly associated with higher travel speeds (e.g., freeway), and is abrupt and panicked.</w:t>
      </w:r>
    </w:p>
    <w:p w14:paraId="57971DEB" w14:textId="77777777" w:rsidR="005C6B5E" w:rsidRDefault="005C6B5E" w:rsidP="005C6B5E">
      <w:pPr>
        <w:pStyle w:val="Body"/>
      </w:pPr>
    </w:p>
    <w:p w14:paraId="3AAB2938" w14:textId="6ADB0A55" w:rsidR="00823FA4" w:rsidRPr="007F2497" w:rsidRDefault="00543E2E" w:rsidP="006E25E6">
      <w:pPr>
        <w:pStyle w:val="Body"/>
      </w:pPr>
      <w:r w:rsidRPr="007F2497">
        <w:t xml:space="preserve">Examples of these categories can be seen in </w:t>
      </w:r>
      <w:r w:rsidRPr="007F2497">
        <w:fldChar w:fldCharType="begin"/>
      </w:r>
      <w:r w:rsidRPr="007F2497">
        <w:instrText xml:space="preserve"> REF _Ref523824729 \h </w:instrText>
      </w:r>
      <w:r w:rsidRPr="007F2497">
        <w:fldChar w:fldCharType="separate"/>
      </w:r>
      <w:r w:rsidR="000F1474" w:rsidRPr="007F2497">
        <w:t xml:space="preserve">Figure </w:t>
      </w:r>
      <w:r w:rsidR="000F1474">
        <w:rPr>
          <w:noProof/>
        </w:rPr>
        <w:t>1</w:t>
      </w:r>
      <w:r w:rsidRPr="007F2497">
        <w:fldChar w:fldCharType="end"/>
      </w:r>
      <w:r w:rsidR="003C6B85">
        <w: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Look w:val="04A0" w:firstRow="1" w:lastRow="0" w:firstColumn="1" w:lastColumn="0" w:noHBand="0" w:noVBand="1"/>
      </w:tblPr>
      <w:tblGrid>
        <w:gridCol w:w="4398"/>
        <w:gridCol w:w="4390"/>
      </w:tblGrid>
      <w:tr w:rsidR="00543E2E" w:rsidRPr="007F2497" w14:paraId="0739145A" w14:textId="77777777" w:rsidTr="00064C1A">
        <w:tc>
          <w:tcPr>
            <w:tcW w:w="4398" w:type="dxa"/>
            <w:shd w:val="clear" w:color="auto" w:fill="auto"/>
            <w:vAlign w:val="bottom"/>
          </w:tcPr>
          <w:p w14:paraId="5FBADB90" w14:textId="2EC5D3DF" w:rsidR="00543E2E" w:rsidRPr="007F2497" w:rsidRDefault="00543E2E" w:rsidP="00064C1A">
            <w:pPr>
              <w:pStyle w:val="Centered"/>
            </w:pPr>
            <w:r w:rsidRPr="007F2497">
              <w:rPr>
                <w:noProof/>
              </w:rPr>
              <w:drawing>
                <wp:inline distT="0" distB="0" distL="0" distR="0" wp14:anchorId="63250DD8" wp14:editId="0C5833BF">
                  <wp:extent cx="2743200" cy="561975"/>
                  <wp:effectExtent l="0" t="0" r="0" b="9525"/>
                  <wp:docPr id="21" name="Picture 21" descr="134002987--tree--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34002987--tree--scen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561975"/>
                          </a:xfrm>
                          <a:prstGeom prst="rect">
                            <a:avLst/>
                          </a:prstGeom>
                          <a:noFill/>
                          <a:ln>
                            <a:noFill/>
                          </a:ln>
                        </pic:spPr>
                      </pic:pic>
                    </a:graphicData>
                  </a:graphic>
                </wp:inline>
              </w:drawing>
            </w:r>
          </w:p>
          <w:p w14:paraId="1E85FCC7" w14:textId="77777777" w:rsidR="00543E2E" w:rsidRPr="007F2497" w:rsidRDefault="00543E2E" w:rsidP="00064C1A">
            <w:pPr>
              <w:pStyle w:val="Centered"/>
            </w:pPr>
            <w:r w:rsidRPr="007F2497">
              <w:t>(a) Drift-Off Road</w:t>
            </w:r>
          </w:p>
        </w:tc>
        <w:tc>
          <w:tcPr>
            <w:tcW w:w="4390" w:type="dxa"/>
            <w:shd w:val="clear" w:color="auto" w:fill="auto"/>
            <w:vAlign w:val="bottom"/>
          </w:tcPr>
          <w:p w14:paraId="153F337D" w14:textId="230D8042" w:rsidR="00543E2E" w:rsidRPr="007F2497" w:rsidRDefault="00543E2E" w:rsidP="00064C1A">
            <w:pPr>
              <w:pStyle w:val="Centered"/>
            </w:pPr>
            <w:r w:rsidRPr="007F2497">
              <w:rPr>
                <w:noProof/>
              </w:rPr>
              <w:drawing>
                <wp:inline distT="0" distB="0" distL="0" distR="0" wp14:anchorId="1F90F1D6" wp14:editId="727C3BC2">
                  <wp:extent cx="2743200" cy="628650"/>
                  <wp:effectExtent l="0" t="0" r="0" b="0"/>
                  <wp:docPr id="20" name="Picture 20" descr="134002687--tree--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34002687--tree--scen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628650"/>
                          </a:xfrm>
                          <a:prstGeom prst="rect">
                            <a:avLst/>
                          </a:prstGeom>
                          <a:noFill/>
                          <a:ln>
                            <a:noFill/>
                          </a:ln>
                        </pic:spPr>
                      </pic:pic>
                    </a:graphicData>
                  </a:graphic>
                </wp:inline>
              </w:drawing>
            </w:r>
          </w:p>
          <w:p w14:paraId="34A70A0B" w14:textId="77777777" w:rsidR="00543E2E" w:rsidRPr="007F2497" w:rsidRDefault="00543E2E" w:rsidP="00064C1A">
            <w:pPr>
              <w:pStyle w:val="Centered"/>
            </w:pPr>
            <w:r w:rsidRPr="007F2497">
              <w:t>(b) Overcorrection / Oversteering</w:t>
            </w:r>
          </w:p>
        </w:tc>
      </w:tr>
      <w:tr w:rsidR="00543E2E" w:rsidRPr="007F2497" w14:paraId="6FA664F6" w14:textId="77777777" w:rsidTr="00064C1A">
        <w:tc>
          <w:tcPr>
            <w:tcW w:w="4398" w:type="dxa"/>
            <w:shd w:val="clear" w:color="auto" w:fill="auto"/>
            <w:vAlign w:val="bottom"/>
          </w:tcPr>
          <w:p w14:paraId="33CE77B2" w14:textId="0E2A8364" w:rsidR="00543E2E" w:rsidRPr="007F2497" w:rsidRDefault="00543E2E" w:rsidP="00064C1A">
            <w:pPr>
              <w:pStyle w:val="Centered"/>
            </w:pPr>
            <w:r w:rsidRPr="007F2497">
              <w:rPr>
                <w:noProof/>
              </w:rPr>
              <w:drawing>
                <wp:inline distT="0" distB="0" distL="0" distR="0" wp14:anchorId="169A5478" wp14:editId="374C88D7">
                  <wp:extent cx="2743200" cy="1133475"/>
                  <wp:effectExtent l="0" t="0" r="0" b="9525"/>
                  <wp:docPr id="19" name="Picture 19" descr="134003225-trj-rot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34003225-trj-rot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1133475"/>
                          </a:xfrm>
                          <a:prstGeom prst="rect">
                            <a:avLst/>
                          </a:prstGeom>
                          <a:noFill/>
                          <a:ln>
                            <a:noFill/>
                          </a:ln>
                        </pic:spPr>
                      </pic:pic>
                    </a:graphicData>
                  </a:graphic>
                </wp:inline>
              </w:drawing>
            </w:r>
          </w:p>
          <w:p w14:paraId="12D2A795" w14:textId="77777777" w:rsidR="00543E2E" w:rsidRPr="007F2497" w:rsidRDefault="00543E2E" w:rsidP="00064C1A">
            <w:pPr>
              <w:pStyle w:val="Centered"/>
            </w:pPr>
            <w:r w:rsidRPr="007F2497">
              <w:t>(c) Failure to Negotiate Curve</w:t>
            </w:r>
          </w:p>
        </w:tc>
        <w:tc>
          <w:tcPr>
            <w:tcW w:w="4390" w:type="dxa"/>
            <w:shd w:val="clear" w:color="auto" w:fill="auto"/>
            <w:vAlign w:val="bottom"/>
          </w:tcPr>
          <w:p w14:paraId="3673B048" w14:textId="127208B6" w:rsidR="00543E2E" w:rsidRPr="007F2497" w:rsidRDefault="00543E2E" w:rsidP="00064C1A">
            <w:pPr>
              <w:pStyle w:val="Centered"/>
            </w:pPr>
            <w:r w:rsidRPr="007F2497">
              <w:rPr>
                <w:noProof/>
              </w:rPr>
              <w:drawing>
                <wp:inline distT="0" distB="0" distL="0" distR="0" wp14:anchorId="39A73C23" wp14:editId="53878E7C">
                  <wp:extent cx="2743200" cy="1362075"/>
                  <wp:effectExtent l="0" t="0" r="0" b="9525"/>
                  <wp:docPr id="18" name="Picture 18" descr="146000714--avoidance-stalled-veh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46000714--avoidance-stalled-vehic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1362075"/>
                          </a:xfrm>
                          <a:prstGeom prst="rect">
                            <a:avLst/>
                          </a:prstGeom>
                          <a:noFill/>
                          <a:ln>
                            <a:noFill/>
                          </a:ln>
                        </pic:spPr>
                      </pic:pic>
                    </a:graphicData>
                  </a:graphic>
                </wp:inline>
              </w:drawing>
            </w:r>
          </w:p>
          <w:p w14:paraId="0F3E99FE" w14:textId="77777777" w:rsidR="00543E2E" w:rsidRPr="007F2497" w:rsidRDefault="00543E2E" w:rsidP="00064C1A">
            <w:pPr>
              <w:pStyle w:val="Centered"/>
            </w:pPr>
            <w:r w:rsidRPr="007F2497">
              <w:t>(d) Avoidance Maneuver</w:t>
            </w:r>
          </w:p>
        </w:tc>
      </w:tr>
    </w:tbl>
    <w:p w14:paraId="0149F83B" w14:textId="5D31150A" w:rsidR="00543E2E" w:rsidRPr="007F2497" w:rsidRDefault="00543E2E" w:rsidP="00543E2E">
      <w:pPr>
        <w:pStyle w:val="FigureCaption"/>
      </w:pPr>
      <w:bookmarkStart w:id="984" w:name="_Ref523824729"/>
      <w:bookmarkStart w:id="985" w:name="_Toc19788889"/>
      <w:r w:rsidRPr="007F2497">
        <w:t xml:space="preserve">Figure </w:t>
      </w:r>
      <w:r w:rsidR="002D7FBB" w:rsidRPr="007F2497">
        <w:rPr>
          <w:noProof/>
        </w:rPr>
        <w:fldChar w:fldCharType="begin"/>
      </w:r>
      <w:r w:rsidR="002D7FBB" w:rsidRPr="007F2497">
        <w:rPr>
          <w:noProof/>
        </w:rPr>
        <w:instrText xml:space="preserve"> SEQ Figure \* ARABIC </w:instrText>
      </w:r>
      <w:r w:rsidR="002D7FBB" w:rsidRPr="007F2497">
        <w:rPr>
          <w:noProof/>
        </w:rPr>
        <w:fldChar w:fldCharType="separate"/>
      </w:r>
      <w:r w:rsidR="000F1474">
        <w:rPr>
          <w:noProof/>
        </w:rPr>
        <w:t>1</w:t>
      </w:r>
      <w:r w:rsidR="002D7FBB" w:rsidRPr="007F2497">
        <w:rPr>
          <w:noProof/>
        </w:rPr>
        <w:fldChar w:fldCharType="end"/>
      </w:r>
      <w:bookmarkEnd w:id="984"/>
      <w:r w:rsidRPr="007F2497">
        <w:t xml:space="preserve"> Examples of </w:t>
      </w:r>
      <w:r w:rsidR="00C3285A" w:rsidRPr="007F2497">
        <w:t>ROR</w:t>
      </w:r>
      <w:r w:rsidRPr="007F2497">
        <w:t xml:space="preserve"> Crashes (images take from NHTSA’s NASS CDS)</w:t>
      </w:r>
      <w:bookmarkEnd w:id="985"/>
    </w:p>
    <w:p w14:paraId="3106C7DB" w14:textId="60C780FD" w:rsidR="005A3236" w:rsidRPr="007F2497" w:rsidRDefault="005A3236" w:rsidP="005A3236">
      <w:pPr>
        <w:pStyle w:val="Body"/>
      </w:pPr>
      <w:r w:rsidRPr="007F2497">
        <w:t xml:space="preserve">New technology is installed in modern vehicles to help reduce the frequency of </w:t>
      </w:r>
      <w:r w:rsidR="005E24DB" w:rsidRPr="007F2497">
        <w:t>ROR excursions</w:t>
      </w:r>
      <w:r w:rsidRPr="007F2497">
        <w:t xml:space="preserve">. </w:t>
      </w:r>
      <w:r w:rsidR="005E24DB" w:rsidRPr="007F2497">
        <w:t>Advanced driver-assistance systems (ADAS) assist the driver by</w:t>
      </w:r>
      <w:r w:rsidRPr="007F2497">
        <w:t xml:space="preserve"> identify</w:t>
      </w:r>
      <w:r w:rsidR="005E24DB" w:rsidRPr="007F2497">
        <w:t>ing</w:t>
      </w:r>
      <w:r w:rsidRPr="007F2497">
        <w:t xml:space="preserve"> the geometry of the </w:t>
      </w:r>
      <w:r w:rsidRPr="007F2497">
        <w:lastRenderedPageBreak/>
        <w:t xml:space="preserve">road using lane markings </w:t>
      </w:r>
      <w:r w:rsidR="005353DC">
        <w:t>and warning or proactively intervening if the vehicle encroaches on a lane edge</w:t>
      </w:r>
      <w:r w:rsidR="00624437" w:rsidRPr="007F2497">
        <w:t xml:space="preserve"> [</w:t>
      </w:r>
      <w:r w:rsidR="00624437" w:rsidRPr="007F2497">
        <w:fldChar w:fldCharType="begin"/>
      </w:r>
      <w:r w:rsidR="00624437" w:rsidRPr="007F2497">
        <w:instrText xml:space="preserve"> REF _Ref514160688 \r \h </w:instrText>
      </w:r>
      <w:r w:rsidR="00624437" w:rsidRPr="007F2497">
        <w:fldChar w:fldCharType="separate"/>
      </w:r>
      <w:r w:rsidR="000F1474">
        <w:t>2</w:t>
      </w:r>
      <w:r w:rsidR="00624437" w:rsidRPr="007F2497">
        <w:fldChar w:fldCharType="end"/>
      </w:r>
      <w:r w:rsidR="00624437" w:rsidRPr="007F2497">
        <w:t>-</w:t>
      </w:r>
      <w:r w:rsidR="00624437" w:rsidRPr="007F2497">
        <w:fldChar w:fldCharType="begin"/>
      </w:r>
      <w:r w:rsidR="00624437" w:rsidRPr="007F2497">
        <w:instrText xml:space="preserve"> REF _Ref520096821 \r \h </w:instrText>
      </w:r>
      <w:r w:rsidR="00624437" w:rsidRPr="007F2497">
        <w:fldChar w:fldCharType="separate"/>
      </w:r>
      <w:r w:rsidR="000F1474">
        <w:t>4</w:t>
      </w:r>
      <w:r w:rsidR="00624437" w:rsidRPr="007F2497">
        <w:fldChar w:fldCharType="end"/>
      </w:r>
      <w:r w:rsidR="00624437" w:rsidRPr="007F2497">
        <w:t>]</w:t>
      </w:r>
      <w:r w:rsidRPr="007F2497">
        <w:t xml:space="preserve">. However these systems are </w:t>
      </w:r>
      <w:r w:rsidR="005E24DB" w:rsidRPr="007F2497">
        <w:t>subje</w:t>
      </w:r>
      <w:r w:rsidR="005353DC">
        <w:t xml:space="preserve">ct to considerable limitations due </w:t>
      </w:r>
      <w:r w:rsidRPr="007F2497">
        <w:t xml:space="preserve">weather, lighting, </w:t>
      </w:r>
      <w:r w:rsidR="005353DC">
        <w:t>false positives</w:t>
      </w:r>
      <w:r w:rsidRPr="007F2497">
        <w:t>, or th</w:t>
      </w:r>
      <w:r w:rsidR="005E24DB" w:rsidRPr="007F2497">
        <w:t>e lack of road markings</w:t>
      </w:r>
      <w:r w:rsidRPr="007F2497">
        <w:t>.</w:t>
      </w:r>
      <w:r w:rsidR="005353DC">
        <w:t xml:space="preserve"> This lead </w:t>
      </w:r>
    </w:p>
    <w:p w14:paraId="6C2DEDA1" w14:textId="77777777" w:rsidR="005A3236" w:rsidRPr="007F2497" w:rsidRDefault="005A3236" w:rsidP="005A3236">
      <w:pPr>
        <w:pStyle w:val="SectionTitle"/>
        <w:numPr>
          <w:ilvl w:val="1"/>
          <w:numId w:val="36"/>
        </w:numPr>
      </w:pPr>
      <w:bookmarkStart w:id="986" w:name="_Toc19788827"/>
      <w:r w:rsidRPr="007F2497">
        <w:t>Objective</w:t>
      </w:r>
      <w:bookmarkEnd w:id="986"/>
    </w:p>
    <w:p w14:paraId="3B2EE065" w14:textId="3C8C6378" w:rsidR="005B0072" w:rsidRPr="007F2497" w:rsidRDefault="005B0072" w:rsidP="005B0072">
      <w:pPr>
        <w:pStyle w:val="Body"/>
      </w:pPr>
      <w:r w:rsidRPr="007F2497">
        <w:t xml:space="preserve">The objective of this project is to develop a </w:t>
      </w:r>
      <w:r w:rsidR="00530436">
        <w:t>vehicle-to-</w:t>
      </w:r>
      <w:r w:rsidR="005C6B5E">
        <w:t>infrastructure (V2I) system which can assist the vehicle in remaining on the roadway</w:t>
      </w:r>
      <w:r w:rsidRPr="007F2497">
        <w:t xml:space="preserve">. </w:t>
      </w:r>
    </w:p>
    <w:p w14:paraId="10634502" w14:textId="6F69179F" w:rsidR="005B0072" w:rsidRDefault="005B0072" w:rsidP="005C6B5E">
      <w:pPr>
        <w:pStyle w:val="SubsectionTitle"/>
      </w:pPr>
      <w:bookmarkStart w:id="987" w:name="_Toc19788829"/>
      <w:r w:rsidRPr="007F2497">
        <w:t>Scope</w:t>
      </w:r>
      <w:bookmarkEnd w:id="987"/>
    </w:p>
    <w:p w14:paraId="13F7C680" w14:textId="019BA6EB" w:rsidR="005C6B5E" w:rsidRDefault="005C6B5E" w:rsidP="005C6B5E">
      <w:pPr>
        <w:pStyle w:val="Body"/>
      </w:pPr>
      <w:r w:rsidRPr="001C0166">
        <w:rPr>
          <w:highlight w:val="cyan"/>
        </w:rPr>
        <w:t>This research study corresponds to Year 1 of the Smart Barrier project. To complete Year 1 objectives, researchers performed an extensive literature review, including a summary of vehicle sensors and filtering techniques, vehicle control techniques, and modern Advanced Driver Assist Systems (ADAS). This summary report describes the findings from Year 1.</w:t>
      </w:r>
    </w:p>
    <w:p w14:paraId="26B78464" w14:textId="217EAE77" w:rsidR="005C6B5E" w:rsidRPr="007F2497" w:rsidRDefault="005C6B5E" w:rsidP="005C6B5E">
      <w:pPr>
        <w:pStyle w:val="Body"/>
      </w:pPr>
      <w:r w:rsidRPr="007F2497">
        <w:t>The second year of the project will involve modeling various part of the overall system including vehicle controls, vehicle dynamics and road geometry modeling. Year three will include the validation of modeling done in year two and continuous updating and finalizing the model. Year four will begin prototyping and compiling hardware to implement the system. Year five of the project will involve testing the full system and assembling the results. Outlined in this report is the results of the first year’s results.</w:t>
      </w:r>
    </w:p>
    <w:p w14:paraId="7E42B9FC" w14:textId="75D37B7D" w:rsidR="005B0072" w:rsidRDefault="005B0072" w:rsidP="00CD3FC2">
      <w:pPr>
        <w:pStyle w:val="Picture"/>
      </w:pPr>
      <w:r w:rsidRPr="007F2497">
        <w:rPr>
          <w:noProof/>
        </w:rPr>
        <w:drawing>
          <wp:inline distT="0" distB="0" distL="0" distR="0" wp14:anchorId="6F656803" wp14:editId="4A1305EE">
            <wp:extent cx="5486400" cy="3200400"/>
            <wp:effectExtent l="0" t="0" r="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4D3553C2" w14:textId="2C7546B3" w:rsidR="00CD3FC2" w:rsidRPr="007F2497" w:rsidRDefault="00CD3FC2" w:rsidP="00E013F6">
      <w:pPr>
        <w:pStyle w:val="FigureCaption"/>
      </w:pPr>
      <w:bookmarkStart w:id="988" w:name="_Toc19788890"/>
      <w:r>
        <w:t xml:space="preserve">Figure </w:t>
      </w:r>
      <w:r w:rsidR="000E062D">
        <w:fldChar w:fldCharType="begin"/>
      </w:r>
      <w:r w:rsidR="000E062D">
        <w:instrText xml:space="preserve"> SEQ Figure \* ARABIC </w:instrText>
      </w:r>
      <w:r w:rsidR="000E062D">
        <w:fldChar w:fldCharType="separate"/>
      </w:r>
      <w:r w:rsidR="000F1474">
        <w:rPr>
          <w:noProof/>
        </w:rPr>
        <w:t>2</w:t>
      </w:r>
      <w:r w:rsidR="000E062D">
        <w:rPr>
          <w:noProof/>
        </w:rPr>
        <w:fldChar w:fldCharType="end"/>
      </w:r>
      <w:r w:rsidR="008755E1">
        <w:t xml:space="preserve"> Five</w:t>
      </w:r>
      <w:r w:rsidR="00E013F6">
        <w:t xml:space="preserve"> Year Plan</w:t>
      </w:r>
      <w:bookmarkEnd w:id="988"/>
    </w:p>
    <w:p w14:paraId="118137FF" w14:textId="5CA72264" w:rsidR="006C7D1A" w:rsidRPr="007F2497" w:rsidRDefault="00515F21" w:rsidP="006C7D1A">
      <w:pPr>
        <w:pStyle w:val="SectionTitle"/>
        <w:numPr>
          <w:ilvl w:val="1"/>
          <w:numId w:val="36"/>
        </w:numPr>
      </w:pPr>
      <w:bookmarkStart w:id="989" w:name="_Toc19788830"/>
      <w:r>
        <w:lastRenderedPageBreak/>
        <w:t>Year</w:t>
      </w:r>
      <w:r w:rsidR="003B7323">
        <w:t xml:space="preserve"> 2 Scope</w:t>
      </w:r>
      <w:bookmarkEnd w:id="989"/>
    </w:p>
    <w:p w14:paraId="65EFD45A" w14:textId="77777777" w:rsidR="001C0166" w:rsidRDefault="00530436" w:rsidP="0051068B">
      <w:pPr>
        <w:pStyle w:val="Body"/>
      </w:pPr>
      <w:r>
        <w:t>The organization of this report focuses on explaining a new method to p</w:t>
      </w:r>
      <w:r w:rsidR="000F53BB">
        <w:t>rovide vehicle guidance utilizing</w:t>
      </w:r>
      <w:r w:rsidR="003C7E74">
        <w:t xml:space="preserve"> V2I communication</w:t>
      </w:r>
      <w:r>
        <w:t xml:space="preserve">. </w:t>
      </w:r>
    </w:p>
    <w:p w14:paraId="44BA9BE4" w14:textId="77777777" w:rsidR="001C0166" w:rsidRDefault="00530436" w:rsidP="001C0166">
      <w:pPr>
        <w:pStyle w:val="Body"/>
        <w:numPr>
          <w:ilvl w:val="0"/>
          <w:numId w:val="93"/>
        </w:numPr>
      </w:pPr>
      <w:r>
        <w:t>Chapter 2 of this report offers a background section summari</w:t>
      </w:r>
      <w:r w:rsidR="009E2FB9">
        <w:t>zing the year 1 report with major findings regarding the current state of transportation</w:t>
      </w:r>
      <w:r>
        <w:t xml:space="preserve"> </w:t>
      </w:r>
      <w:r w:rsidR="00A701F2">
        <w:t>technology. After the conclusion of the background research</w:t>
      </w:r>
      <w:r>
        <w:t xml:space="preserve">, a new method for </w:t>
      </w:r>
      <w:r w:rsidR="00A701F2">
        <w:t xml:space="preserve">providing guidance parameters for </w:t>
      </w:r>
      <w:r>
        <w:t>autonomous technol</w:t>
      </w:r>
      <w:r w:rsidR="00A701F2">
        <w:t>ogy is offered.</w:t>
      </w:r>
    </w:p>
    <w:p w14:paraId="440F4EBA" w14:textId="0BDC48CB" w:rsidR="000B15D8" w:rsidRDefault="00A701F2" w:rsidP="001C0166">
      <w:pPr>
        <w:pStyle w:val="Body"/>
        <w:numPr>
          <w:ilvl w:val="0"/>
          <w:numId w:val="93"/>
        </w:numPr>
      </w:pPr>
      <w:r>
        <w:t>Chapter 3 describes a basic overview of this method, along with</w:t>
      </w:r>
      <w:r w:rsidR="00530436">
        <w:t xml:space="preserve"> how it would be used in real operations. </w:t>
      </w:r>
      <w:r>
        <w:t xml:space="preserve">The overall method can be categorized into </w:t>
      </w:r>
      <w:r w:rsidR="001222C6">
        <w:t>three distinct</w:t>
      </w:r>
      <w:r w:rsidR="00530436">
        <w:t xml:space="preserve"> sections. These sections are explained and a list of objectives for the overall sys</w:t>
      </w:r>
      <w:r w:rsidR="001222C6">
        <w:t xml:space="preserve">tem is given for evaluation </w:t>
      </w:r>
      <w:r w:rsidR="00530436">
        <w:t xml:space="preserve">criteria of the system. </w:t>
      </w:r>
    </w:p>
    <w:p w14:paraId="1CA804FA" w14:textId="77777777" w:rsidR="001C0166" w:rsidRDefault="00530436" w:rsidP="001C0166">
      <w:pPr>
        <w:pStyle w:val="Body"/>
        <w:numPr>
          <w:ilvl w:val="0"/>
          <w:numId w:val="93"/>
        </w:numPr>
      </w:pPr>
      <w:r>
        <w:t xml:space="preserve">Chapter 4 </w:t>
      </w:r>
      <w:r w:rsidR="003669E2">
        <w:t>contains</w:t>
      </w:r>
      <w:r>
        <w:t xml:space="preserve"> a detailed explanation of the first section for the project. This section is known as Local Path Generation, which consists of developing</w:t>
      </w:r>
      <w:r w:rsidR="001222C6">
        <w:t xml:space="preserve"> offline data based on a various data collection</w:t>
      </w:r>
      <w:r>
        <w:t xml:space="preserve"> sources</w:t>
      </w:r>
      <w:r w:rsidR="003669E2">
        <w:t xml:space="preserve">. </w:t>
      </w:r>
    </w:p>
    <w:p w14:paraId="5A66E9EF" w14:textId="2A6AAB5D" w:rsidR="001C0166" w:rsidRDefault="001C0166" w:rsidP="001C0166">
      <w:pPr>
        <w:pStyle w:val="Body"/>
        <w:numPr>
          <w:ilvl w:val="0"/>
          <w:numId w:val="93"/>
        </w:numPr>
      </w:pPr>
      <w:r>
        <w:t xml:space="preserve">Chapter 5 </w:t>
      </w:r>
      <w:r w:rsidR="003669E2">
        <w:t>goes into the second section of the project known as Localization</w:t>
      </w:r>
      <w:r w:rsidR="000B15D8">
        <w:t>/</w:t>
      </w:r>
      <w:r w:rsidR="008672EB">
        <w:t>Communication</w:t>
      </w:r>
      <w:r w:rsidR="003669E2">
        <w:t>. The main focu</w:t>
      </w:r>
      <w:r w:rsidR="008672EB">
        <w:t>s of</w:t>
      </w:r>
      <w:r w:rsidR="001222C6">
        <w:t xml:space="preserve"> this chapter is to offer general communication strategies and </w:t>
      </w:r>
      <w:r w:rsidR="008672EB">
        <w:t xml:space="preserve">a </w:t>
      </w:r>
      <w:r w:rsidR="001222C6">
        <w:t>pro</w:t>
      </w:r>
      <w:r w:rsidR="008672EB">
        <w:t>posed system implementation that is compatible</w:t>
      </w:r>
      <w:r w:rsidR="00515F21">
        <w:t xml:space="preserve"> with the methods disclosed in C</w:t>
      </w:r>
      <w:r w:rsidR="008672EB">
        <w:t>hapter 4</w:t>
      </w:r>
      <w:r w:rsidR="001222C6">
        <w:t>.</w:t>
      </w:r>
    </w:p>
    <w:p w14:paraId="040243C3" w14:textId="1CE14700" w:rsidR="001C0166" w:rsidRDefault="003669E2" w:rsidP="001C0166">
      <w:pPr>
        <w:pStyle w:val="Body"/>
        <w:numPr>
          <w:ilvl w:val="0"/>
          <w:numId w:val="93"/>
        </w:numPr>
      </w:pPr>
      <w:r>
        <w:t xml:space="preserve">Chapter 6 is the third section of the project called Vehicle </w:t>
      </w:r>
      <w:r w:rsidR="000B15D8">
        <w:t>Guidance/Warning</w:t>
      </w:r>
      <w:r w:rsidR="008672EB">
        <w:t xml:space="preserve">, which details </w:t>
      </w:r>
      <w:r>
        <w:t>the development of a controller for an autonomous vehicle that uses information provided from Chapter</w:t>
      </w:r>
      <w:r w:rsidR="001222C6">
        <w:t xml:space="preserve"> 4. This section delves into the intricacies</w:t>
      </w:r>
      <w:r>
        <w:t xml:space="preserve"> of implementing </w:t>
      </w:r>
      <w:r w:rsidR="008672EB">
        <w:t>a warning/guidance system with a simulated vehicle controller</w:t>
      </w:r>
      <w:r w:rsidR="000B15D8">
        <w:t>.</w:t>
      </w:r>
    </w:p>
    <w:p w14:paraId="3DBA138C" w14:textId="096D87C5" w:rsidR="001C0166" w:rsidRDefault="00515F21" w:rsidP="001C0166">
      <w:pPr>
        <w:pStyle w:val="Body"/>
        <w:numPr>
          <w:ilvl w:val="0"/>
          <w:numId w:val="93"/>
        </w:numPr>
      </w:pPr>
      <w:r>
        <w:t>Chapter 7</w:t>
      </w:r>
      <w:r w:rsidR="000B15D8">
        <w:t xml:space="preserve"> </w:t>
      </w:r>
      <w:r>
        <w:t xml:space="preserve">summarizes the system development progress and findings in its entirety and discusses further research that needs to be accomplished. </w:t>
      </w:r>
    </w:p>
    <w:p w14:paraId="0DBEF8EA" w14:textId="7492C5C5" w:rsidR="000B15D8" w:rsidRDefault="00515F21" w:rsidP="001C0166">
      <w:pPr>
        <w:pStyle w:val="Body"/>
        <w:numPr>
          <w:ilvl w:val="0"/>
          <w:numId w:val="93"/>
        </w:numPr>
      </w:pPr>
      <w:r>
        <w:t>Chapter 8 entails a discussion of proposed plans for year three of the project.</w:t>
      </w:r>
    </w:p>
    <w:p w14:paraId="5E75C57F" w14:textId="33978313" w:rsidR="006C7D1A" w:rsidRDefault="006C7D1A" w:rsidP="0051068B">
      <w:pPr>
        <w:pStyle w:val="Body"/>
      </w:pPr>
    </w:p>
    <w:p w14:paraId="629894D2" w14:textId="77777777" w:rsidR="006C7D1A" w:rsidRPr="007F2497" w:rsidRDefault="006C7D1A" w:rsidP="0051068B">
      <w:pPr>
        <w:pStyle w:val="Body"/>
        <w:sectPr w:rsidR="006C7D1A" w:rsidRPr="007F2497" w:rsidSect="00EE2BC9">
          <w:footerReference w:type="default" r:id="rId24"/>
          <w:pgSz w:w="12240" w:h="15840"/>
          <w:pgMar w:top="1440" w:right="1440" w:bottom="1152" w:left="1440" w:header="720" w:footer="1008" w:gutter="0"/>
          <w:pgNumType w:start="1"/>
          <w:cols w:space="720"/>
          <w:docGrid w:linePitch="360"/>
        </w:sectPr>
      </w:pPr>
    </w:p>
    <w:p w14:paraId="414DA6D1" w14:textId="75916D82" w:rsidR="00BB7338" w:rsidRDefault="0048594E" w:rsidP="005C6B5E">
      <w:pPr>
        <w:pStyle w:val="ChapterTitle"/>
      </w:pPr>
      <w:bookmarkStart w:id="990" w:name="_Toc19788831"/>
      <w:bookmarkStart w:id="991" w:name="_Toc516576647"/>
      <w:r>
        <w:lastRenderedPageBreak/>
        <w:t>Technology Review</w:t>
      </w:r>
      <w:bookmarkEnd w:id="990"/>
    </w:p>
    <w:p w14:paraId="747079FC" w14:textId="066FFD55" w:rsidR="00A578D4" w:rsidRPr="00A578D4" w:rsidRDefault="00A578D4" w:rsidP="00A578D4">
      <w:pPr>
        <w:pStyle w:val="SectionTitle"/>
      </w:pPr>
      <w:bookmarkStart w:id="992" w:name="_Toc19788832"/>
      <w:r>
        <w:t>Current Technology</w:t>
      </w:r>
      <w:bookmarkEnd w:id="992"/>
    </w:p>
    <w:p w14:paraId="23F57CE7" w14:textId="55D82EC1" w:rsidR="00A76A42" w:rsidRDefault="0048594E" w:rsidP="00530436">
      <w:pPr>
        <w:pStyle w:val="Body"/>
      </w:pPr>
      <w:r>
        <w:t>Autonomous vehicles can be classified into</w:t>
      </w:r>
      <w:r w:rsidR="00686CDF">
        <w:t xml:space="preserve"> different levels of autonomy </w:t>
      </w:r>
      <w:r>
        <w:t>based on the scope of responsibility dedicated to the vehicle computer</w:t>
      </w:r>
      <w:r w:rsidR="00686CDF">
        <w:t xml:space="preserve">. The SAE has </w:t>
      </w:r>
      <w:r>
        <w:t xml:space="preserve">published a set of autonomy levels in </w:t>
      </w:r>
      <w:r w:rsidR="00686CDF" w:rsidRPr="00686CDF">
        <w:rPr>
          <w:i/>
        </w:rPr>
        <w:t>SAE Recommended Practice J306 2018</w:t>
      </w:r>
      <w:r w:rsidR="00686CDF">
        <w:rPr>
          <w:i/>
        </w:rPr>
        <w:t>.</w:t>
      </w:r>
      <w:r w:rsidR="00686CDF">
        <w:t xml:space="preserve"> These levels of autonomy are based </w:t>
      </w:r>
      <w:r>
        <w:t>on</w:t>
      </w:r>
      <w:r w:rsidR="00686CDF">
        <w:t xml:space="preserve"> </w:t>
      </w:r>
      <w:r>
        <w:t xml:space="preserve">the responsibility of </w:t>
      </w:r>
      <w:r w:rsidR="00686CDF">
        <w:t>Dynamic Driving Tasks (or DDT). DDTs can be classified into two main tasks: Longitudinal DDTs and Lateral DDTs. Longitudinal DDTs focus</w:t>
      </w:r>
      <w:r>
        <w:t>es</w:t>
      </w:r>
      <w:r w:rsidR="00686CDF">
        <w:t xml:space="preserve"> </w:t>
      </w:r>
      <w:r w:rsidR="00F25C49">
        <w:t xml:space="preserve">on controlling </w:t>
      </w:r>
      <w:r>
        <w:t>the brake and throttle</w:t>
      </w:r>
      <w:r w:rsidR="00686CDF">
        <w:t xml:space="preserve"> </w:t>
      </w:r>
      <w:r>
        <w:t xml:space="preserve">to </w:t>
      </w:r>
      <w:r w:rsidR="00BE04F0">
        <w:t>maintain speeds and prevent crashes</w:t>
      </w:r>
      <w:r>
        <w:t xml:space="preserve">. </w:t>
      </w:r>
      <w:r w:rsidR="00686CDF">
        <w:t xml:space="preserve">Lateral DDTs </w:t>
      </w:r>
      <w:r>
        <w:t>involve maintaining the desired vehicle travel direction by modulating braking and</w:t>
      </w:r>
      <w:r w:rsidR="00686CDF">
        <w:t xml:space="preserve"> steering </w:t>
      </w:r>
      <w:r w:rsidR="00F25C49">
        <w:t xml:space="preserve">which </w:t>
      </w:r>
      <w:r>
        <w:t>range from</w:t>
      </w:r>
      <w:r w:rsidR="00F25C49">
        <w:t xml:space="preserve"> simple guidance on the road and</w:t>
      </w:r>
      <w:r w:rsidR="00686CDF">
        <w:t xml:space="preserve"> ev</w:t>
      </w:r>
      <w:r>
        <w:t>olve to avoidance for</w:t>
      </w:r>
      <w:r w:rsidR="00F25C49">
        <w:t xml:space="preserve"> emergency maneuvering</w:t>
      </w:r>
      <w:r w:rsidR="00686CDF">
        <w:t xml:space="preserve">. DDTs can be </w:t>
      </w:r>
      <w:r w:rsidR="00F25C49">
        <w:t>performe</w:t>
      </w:r>
      <w:r>
        <w:t>d by either a human driver or an</w:t>
      </w:r>
      <w:r w:rsidR="00F25C49">
        <w:t xml:space="preserve"> autonomous controller in the vehicle. The </w:t>
      </w:r>
      <w:r>
        <w:t>more DDT tasks that the vehi</w:t>
      </w:r>
      <w:r w:rsidR="00371349">
        <w:t>cle controller is responsible</w:t>
      </w:r>
      <w:r>
        <w:t xml:space="preserve"> for</w:t>
      </w:r>
      <w:r w:rsidR="00B96377">
        <w:t>, the</w:t>
      </w:r>
      <w:r>
        <w:t xml:space="preserve"> </w:t>
      </w:r>
      <w:r w:rsidR="00F25C49">
        <w:t>higher the autonomy level</w:t>
      </w:r>
      <w:r>
        <w:t>.</w:t>
      </w:r>
      <w:r w:rsidR="00F25C49">
        <w:t xml:space="preserve"> In general</w:t>
      </w:r>
      <w:r w:rsidR="00B96377">
        <w:t>,</w:t>
      </w:r>
      <w:r w:rsidR="00F25C49">
        <w:t xml:space="preserve"> from levels 0 through 2, a human driver performs all DDTs. From levels 3 through 5, </w:t>
      </w:r>
      <w:r w:rsidR="00B96377">
        <w:t xml:space="preserve">a controller takes over a greater percentage of </w:t>
      </w:r>
      <w:r w:rsidR="00F25C49">
        <w:t xml:space="preserve">DDTs </w:t>
      </w:r>
      <w:r w:rsidR="00B96377">
        <w:t xml:space="preserve">such that at </w:t>
      </w:r>
      <w:r>
        <w:t>le</w:t>
      </w:r>
      <w:r w:rsidR="00513C38">
        <w:t xml:space="preserve">vel 5 </w:t>
      </w:r>
      <w:r w:rsidR="00B96377">
        <w:t>autonomy the vehicle is 100% independent</w:t>
      </w:r>
      <w:r w:rsidR="00513C38">
        <w:t xml:space="preserve"> of the driver</w:t>
      </w:r>
      <w:r w:rsidR="00A76A42">
        <w:t>. Currently</w:t>
      </w:r>
      <w:r w:rsidR="00F25C49">
        <w:t>, no level 5 autonomy vehicle exists on the current market</w:t>
      </w:r>
      <w:r w:rsidR="003E5771">
        <w:t xml:space="preserve"> [</w:t>
      </w:r>
      <w:r w:rsidR="003E5771">
        <w:fldChar w:fldCharType="begin"/>
      </w:r>
      <w:r w:rsidR="003E5771">
        <w:instrText xml:space="preserve"> REF _Ref19723972 \r \h </w:instrText>
      </w:r>
      <w:r w:rsidR="003E5771">
        <w:fldChar w:fldCharType="separate"/>
      </w:r>
      <w:r w:rsidR="000F1474">
        <w:t>5</w:t>
      </w:r>
      <w:r w:rsidR="003E5771">
        <w:fldChar w:fldCharType="end"/>
      </w:r>
      <w:r w:rsidR="003E5771">
        <w:t>]</w:t>
      </w:r>
      <w:r w:rsidR="00F25C49">
        <w:t xml:space="preserve">. </w:t>
      </w:r>
    </w:p>
    <w:p w14:paraId="77E7A420" w14:textId="4239AC3A" w:rsidR="007E5218" w:rsidRDefault="00A76A42" w:rsidP="00530436">
      <w:pPr>
        <w:pStyle w:val="Body"/>
      </w:pPr>
      <w:r>
        <w:t>The level of autonomy depends heavily on the type of sensors a vehicle has onboard.</w:t>
      </w:r>
      <w:r w:rsidR="00555898">
        <w:t xml:space="preserve"> These sensors were discussed p</w:t>
      </w:r>
      <w:r w:rsidR="00A21567">
        <w:t xml:space="preserve">reviously </w:t>
      </w:r>
      <w:r w:rsidR="00F03717">
        <w:t>[</w:t>
      </w:r>
      <w:r w:rsidR="003E5771">
        <w:fldChar w:fldCharType="begin"/>
      </w:r>
      <w:r w:rsidR="003E5771">
        <w:instrText xml:space="preserve"> REF _Ref19723973 \r \h </w:instrText>
      </w:r>
      <w:r w:rsidR="003E5771">
        <w:fldChar w:fldCharType="separate"/>
      </w:r>
      <w:r w:rsidR="000F1474">
        <w:t>6</w:t>
      </w:r>
      <w:r w:rsidR="003E5771">
        <w:fldChar w:fldCharType="end"/>
      </w:r>
      <w:r w:rsidR="00F03717">
        <w:t>]. A simple overview of the main sensors i</w:t>
      </w:r>
      <w:r w:rsidR="003E5771">
        <w:t xml:space="preserve">n a vehicle is shown in </w:t>
      </w:r>
      <w:r w:rsidR="003E5771">
        <w:fldChar w:fldCharType="begin"/>
      </w:r>
      <w:r w:rsidR="003E5771">
        <w:instrText xml:space="preserve"> REF _Ref19723974 \h </w:instrText>
      </w:r>
      <w:r w:rsidR="003E5771">
        <w:fldChar w:fldCharType="separate"/>
      </w:r>
      <w:r w:rsidR="000F1474">
        <w:t xml:space="preserve">Figure </w:t>
      </w:r>
      <w:r w:rsidR="000F1474">
        <w:rPr>
          <w:noProof/>
        </w:rPr>
        <w:t>3</w:t>
      </w:r>
      <w:r w:rsidR="003E5771">
        <w:fldChar w:fldCharType="end"/>
      </w:r>
      <w:r w:rsidR="00F03717">
        <w:t>. These sensors can be used for two main functions: localization and environment recognition. Environment recognition can be in the form of light sensors, or ultrasound sensors. Localization sen</w:t>
      </w:r>
      <w:r w:rsidR="00174037">
        <w:t xml:space="preserve">sors are usually </w:t>
      </w:r>
      <w:r w:rsidR="00F03717">
        <w:t>Global Positioning Systems</w:t>
      </w:r>
      <w:r w:rsidR="00E15DD3">
        <w:t xml:space="preserve">. Environment recognition sensors tend to be inefficient depending many factors such as the amount of brightness, the quality of paint in lane markings, and background information that can blend into images. </w:t>
      </w:r>
      <w:r w:rsidR="00DE2814">
        <w:t xml:space="preserve">For </w:t>
      </w:r>
      <w:r w:rsidR="00DB32ED">
        <w:t>positioning, GPS has</w:t>
      </w:r>
      <w:r w:rsidR="00DE2814">
        <w:t xml:space="preserve"> pres</w:t>
      </w:r>
      <w:r w:rsidR="00DB32ED">
        <w:t>ented a degree of error around 6 feet which is enough to misplace a vehicle in a different lane</w:t>
      </w:r>
      <w:r w:rsidR="00504A5D">
        <w:t xml:space="preserve"> [</w:t>
      </w:r>
      <w:r w:rsidR="003E5771">
        <w:fldChar w:fldCharType="begin"/>
      </w:r>
      <w:r w:rsidR="003E5771">
        <w:instrText xml:space="preserve"> REF _Ref19724085 \r \h </w:instrText>
      </w:r>
      <w:r w:rsidR="003E5771">
        <w:fldChar w:fldCharType="separate"/>
      </w:r>
      <w:r w:rsidR="000F1474">
        <w:t>7</w:t>
      </w:r>
      <w:r w:rsidR="003E5771">
        <w:fldChar w:fldCharType="end"/>
      </w:r>
      <w:r w:rsidR="00504A5D">
        <w:t xml:space="preserve">]. </w:t>
      </w:r>
    </w:p>
    <w:p w14:paraId="51F23F2B" w14:textId="6D42A46B" w:rsidR="007E5218" w:rsidRDefault="007E5218" w:rsidP="00E013F6">
      <w:pPr>
        <w:pStyle w:val="Picture"/>
      </w:pPr>
      <w:r w:rsidRPr="007E5218">
        <w:rPr>
          <w:noProof/>
        </w:rPr>
        <w:drawing>
          <wp:inline distT="0" distB="0" distL="0" distR="0" wp14:anchorId="73F2324D" wp14:editId="54DF81B1">
            <wp:extent cx="4314825" cy="2599498"/>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25" cstate="print">
                      <a:extLst>
                        <a:ext uri="{28A0092B-C50C-407E-A947-70E740481C1C}">
                          <a14:useLocalDpi xmlns:a14="http://schemas.microsoft.com/office/drawing/2010/main"/>
                        </a:ext>
                      </a:extLst>
                    </a:blip>
                    <a:srcRect/>
                    <a:stretch/>
                  </pic:blipFill>
                  <pic:spPr>
                    <a:xfrm>
                      <a:off x="0" y="0"/>
                      <a:ext cx="4326011" cy="2606237"/>
                    </a:xfrm>
                    <a:prstGeom prst="rect">
                      <a:avLst/>
                    </a:prstGeom>
                  </pic:spPr>
                </pic:pic>
              </a:graphicData>
            </a:graphic>
          </wp:inline>
        </w:drawing>
      </w:r>
    </w:p>
    <w:p w14:paraId="30AA803A" w14:textId="2343BFB0" w:rsidR="00E013F6" w:rsidRDefault="00E013F6" w:rsidP="00E013F6">
      <w:pPr>
        <w:pStyle w:val="FigureCaption"/>
      </w:pPr>
      <w:bookmarkStart w:id="993" w:name="_Ref19723974"/>
      <w:bookmarkStart w:id="994" w:name="_Toc19788891"/>
      <w:r>
        <w:t xml:space="preserve">Figure </w:t>
      </w:r>
      <w:r w:rsidR="000E062D">
        <w:fldChar w:fldCharType="begin"/>
      </w:r>
      <w:r w:rsidR="000E062D">
        <w:instrText xml:space="preserve"> SEQ Figure \* ARABIC </w:instrText>
      </w:r>
      <w:r w:rsidR="000E062D">
        <w:fldChar w:fldCharType="separate"/>
      </w:r>
      <w:r w:rsidR="000F1474">
        <w:rPr>
          <w:noProof/>
        </w:rPr>
        <w:t>3</w:t>
      </w:r>
      <w:r w:rsidR="000E062D">
        <w:rPr>
          <w:noProof/>
        </w:rPr>
        <w:fldChar w:fldCharType="end"/>
      </w:r>
      <w:bookmarkEnd w:id="993"/>
      <w:r>
        <w:t xml:space="preserve"> Vehicle Sensors</w:t>
      </w:r>
      <w:r w:rsidR="003E5771">
        <w:t xml:space="preserve"> [</w:t>
      </w:r>
      <w:r w:rsidR="003E5771">
        <w:fldChar w:fldCharType="begin"/>
      </w:r>
      <w:r w:rsidR="003E5771">
        <w:instrText xml:space="preserve"> REF _Ref19724192 \r \h </w:instrText>
      </w:r>
      <w:r w:rsidR="003E5771">
        <w:fldChar w:fldCharType="separate"/>
      </w:r>
      <w:r w:rsidR="000F1474">
        <w:t>8</w:t>
      </w:r>
      <w:r w:rsidR="003E5771">
        <w:fldChar w:fldCharType="end"/>
      </w:r>
      <w:r w:rsidR="003E5771">
        <w:t>]</w:t>
      </w:r>
      <w:bookmarkEnd w:id="994"/>
    </w:p>
    <w:p w14:paraId="0D84EBDD" w14:textId="7CC938F6" w:rsidR="000E062D" w:rsidRDefault="006C7D1A" w:rsidP="0078277D">
      <w:pPr>
        <w:pStyle w:val="Body"/>
      </w:pPr>
      <w:r>
        <w:lastRenderedPageBreak/>
        <w:t>In recent years, infrastructure has been used as a new medium for providing more information to autonomous vehicles.</w:t>
      </w:r>
      <w:r w:rsidR="00513C38">
        <w:t xml:space="preserve"> For example, V2I communication</w:t>
      </w:r>
      <w:r>
        <w:t xml:space="preserve"> have been expanding as a new are</w:t>
      </w:r>
      <w:r w:rsidR="00513C38">
        <w:t>a</w:t>
      </w:r>
      <w:r>
        <w:t xml:space="preserve"> of research in the transportation field. This technology has been used to provide traffic flow data to vehicles that come from a station monitoring current state of traffic during any given day. As of today, this technology is still in</w:t>
      </w:r>
      <w:r w:rsidR="00513C38">
        <w:t xml:space="preserve"> development and being tested by </w:t>
      </w:r>
      <w:r>
        <w:t>Department of Transportat</w:t>
      </w:r>
      <w:r w:rsidR="00513C38">
        <w:t>ion (DOT) facilities.</w:t>
      </w:r>
    </w:p>
    <w:p w14:paraId="3686B44D" w14:textId="43D3F78A" w:rsidR="001F6933" w:rsidRDefault="000E062D" w:rsidP="00530436">
      <w:pPr>
        <w:pStyle w:val="Body"/>
      </w:pPr>
      <w:r>
        <w:t xml:space="preserve">To achieve a step closer on level 5 autonomy, the next section proposes a system </w:t>
      </w:r>
      <w:r w:rsidR="00513C38">
        <w:t xml:space="preserve">that is not solely dependent of the information gather by </w:t>
      </w:r>
      <w:r>
        <w:t>sensors,</w:t>
      </w:r>
      <w:r w:rsidR="00513C38">
        <w:t xml:space="preserve"> but utilizes external road data information to guide the vehicle.</w:t>
      </w:r>
      <w:r>
        <w:t xml:space="preserve"> The systems utilizes V2I communications along with road geometry data </w:t>
      </w:r>
      <w:r w:rsidR="00560CD6">
        <w:t xml:space="preserve">to provide the necessary information to the vehicle so that it may reliably stay on the road. Instead of replacing </w:t>
      </w:r>
      <w:r>
        <w:t xml:space="preserve">current </w:t>
      </w:r>
      <w:r w:rsidR="00560CD6">
        <w:t>technology</w:t>
      </w:r>
      <w:r>
        <w:t>, the system</w:t>
      </w:r>
      <w:r w:rsidR="0078277D">
        <w:t xml:space="preserve"> is meant to strengthen current systems as an addition</w:t>
      </w:r>
      <w:r>
        <w:t>al level a redundancy</w:t>
      </w:r>
      <w:r w:rsidR="00560CD6">
        <w:t xml:space="preserve">. </w:t>
      </w:r>
    </w:p>
    <w:p w14:paraId="2BCFC43E" w14:textId="049CA4F7" w:rsidR="001F6933" w:rsidRDefault="001F6933" w:rsidP="00530436">
      <w:pPr>
        <w:pStyle w:val="Body"/>
        <w:sectPr w:rsidR="001F6933" w:rsidSect="00583EA2">
          <w:pgSz w:w="12240" w:h="15840"/>
          <w:pgMar w:top="1440" w:right="1440" w:bottom="1152" w:left="1440" w:header="720" w:footer="1008" w:gutter="0"/>
          <w:cols w:space="720"/>
          <w:docGrid w:linePitch="360"/>
        </w:sectPr>
      </w:pPr>
      <w:r w:rsidRPr="001F6933">
        <w:t xml:space="preserve"> </w:t>
      </w:r>
    </w:p>
    <w:p w14:paraId="30C23416" w14:textId="2E7E9FC5" w:rsidR="00202E30" w:rsidRDefault="00D52262" w:rsidP="00FC79CF">
      <w:pPr>
        <w:pStyle w:val="ChapterTitle"/>
      </w:pPr>
      <w:bookmarkStart w:id="995" w:name="_Toc19788834"/>
      <w:r>
        <w:lastRenderedPageBreak/>
        <w:t>MATC BARRIER: METHOD</w:t>
      </w:r>
      <w:r w:rsidR="00DA083A">
        <w:t xml:space="preserve"> OVERVIEW</w:t>
      </w:r>
      <w:bookmarkEnd w:id="995"/>
    </w:p>
    <w:p w14:paraId="428B8F5D" w14:textId="77777777" w:rsidR="007B243B" w:rsidRDefault="007B243B" w:rsidP="007B243B">
      <w:pPr>
        <w:pStyle w:val="Body"/>
      </w:pPr>
      <w:r>
        <w:t xml:space="preserve">A complimentary system is proposed which operates independent of existing ADAS. The method involves infrastructure technology to provide a new level of redundancy to elevate the functionality of vehicle autonomy. The method consists of three sections denoted as: Local Path Generation, Localization/Communication and Vehicle Guidance/Warning. The proposed method aims to identify geometries of travel lanes and develop a target path, independent of the vehicle. The system will also triangulate the vehicle’s position, and transmit the path data to the vehicle for both immediate and future paths. Then, the vehicle will identify its current position and kinematics with respect to the path and determine what corrective actions, if any, are needed.  </w:t>
      </w:r>
    </w:p>
    <w:p w14:paraId="06792787" w14:textId="77777777" w:rsidR="007B243B" w:rsidRPr="007F2497" w:rsidRDefault="007B243B" w:rsidP="007B243B">
      <w:pPr>
        <w:pStyle w:val="SectionTitle"/>
        <w:numPr>
          <w:ilvl w:val="1"/>
          <w:numId w:val="13"/>
        </w:numPr>
      </w:pPr>
      <w:r>
        <w:t>Objectives</w:t>
      </w:r>
    </w:p>
    <w:p w14:paraId="641617BD" w14:textId="77777777" w:rsidR="007B243B" w:rsidRDefault="007B243B" w:rsidP="007B243B">
      <w:pPr>
        <w:pStyle w:val="Body"/>
      </w:pPr>
      <w:r>
        <w:t xml:space="preserve">A series of independent objectives were created to evaluate the feasibility of each of the three sections and the implementation of them to determine to best overall solution. The objectives for each independent sub-system are able to be evaluated under different criteria. </w:t>
      </w:r>
    </w:p>
    <w:p w14:paraId="3E999B95" w14:textId="77777777" w:rsidR="007B243B" w:rsidRPr="007B243B" w:rsidRDefault="007B243B" w:rsidP="007B243B">
      <w:pPr>
        <w:pStyle w:val="Body"/>
        <w:rPr>
          <w:b/>
        </w:rPr>
      </w:pPr>
      <w:r w:rsidRPr="007B243B">
        <w:rPr>
          <w:b/>
        </w:rPr>
        <w:t>Local Path Generation</w:t>
      </w:r>
    </w:p>
    <w:p w14:paraId="25F26884" w14:textId="77777777" w:rsidR="007B243B" w:rsidRDefault="007B243B" w:rsidP="007B243B">
      <w:pPr>
        <w:pStyle w:val="Body"/>
      </w:pPr>
      <w:r>
        <w:t xml:space="preserve">Selecting a proper road geometry mapping method was based as per vehicle dynamics limits’. The method needs to work with all types of vehicles, as long as they have the necessary hardware to receive the data. </w:t>
      </w:r>
    </w:p>
    <w:p w14:paraId="5FA04B12" w14:textId="77777777" w:rsidR="007B243B" w:rsidRPr="007B243B" w:rsidRDefault="007B243B" w:rsidP="007B243B">
      <w:pPr>
        <w:pStyle w:val="Body"/>
        <w:rPr>
          <w:b/>
        </w:rPr>
      </w:pPr>
      <w:r w:rsidRPr="007B243B">
        <w:rPr>
          <w:b/>
        </w:rPr>
        <w:t>Localization/Communication</w:t>
      </w:r>
    </w:p>
    <w:p w14:paraId="236CD772" w14:textId="77777777" w:rsidR="007B243B" w:rsidRDefault="007B243B" w:rsidP="007B243B">
      <w:pPr>
        <w:pStyle w:val="Body"/>
      </w:pPr>
      <w:r>
        <w:t>The data being transmitted to the vehicle needs to be comprehensive enough to provide necessary information so the vehicle can stay on the roadway. Also needs to be reliable in all environments and conditions so that the vehicle can effectively navigate the roadway at all times. Finally, data transmitted cannot require a significant amount of transmission bandwidth or processing time.</w:t>
      </w:r>
    </w:p>
    <w:p w14:paraId="2191E517" w14:textId="77777777" w:rsidR="007B243B" w:rsidRPr="007B243B" w:rsidRDefault="007B243B" w:rsidP="007B243B">
      <w:pPr>
        <w:pStyle w:val="Body"/>
        <w:rPr>
          <w:b/>
        </w:rPr>
      </w:pPr>
      <w:r w:rsidRPr="007B243B">
        <w:rPr>
          <w:b/>
        </w:rPr>
        <w:t>Vehicle Guidance/Warning</w:t>
      </w:r>
    </w:p>
    <w:p w14:paraId="750E716E" w14:textId="77777777" w:rsidR="007B243B" w:rsidRDefault="007B243B" w:rsidP="007B243B">
      <w:pPr>
        <w:pStyle w:val="Body"/>
      </w:pPr>
      <w:r>
        <w:t xml:space="preserve">A vehicle controller needs to be developed to verify that the information sent to the vehicle can be successfully used to navigate the given roadway while minimizing data transmission. The control algorithm can work in two parts. First, it must be able to warn the driver that the vehicle is trending off of the road or the vehicle has left the road. Secondly, as an autonomous navigation tool to operate without the involvement of a human driver. </w:t>
      </w:r>
    </w:p>
    <w:p w14:paraId="46226D24" w14:textId="77777777" w:rsidR="007B243B" w:rsidRPr="007B243B" w:rsidRDefault="007B243B" w:rsidP="007B243B">
      <w:pPr>
        <w:pStyle w:val="Body"/>
        <w:rPr>
          <w:b/>
        </w:rPr>
      </w:pPr>
      <w:r w:rsidRPr="007B243B">
        <w:rPr>
          <w:b/>
        </w:rPr>
        <w:t>Implementation</w:t>
      </w:r>
    </w:p>
    <w:p w14:paraId="592B40D4" w14:textId="31C1D260" w:rsidR="008B3DAF" w:rsidRDefault="007B243B" w:rsidP="007B243B">
      <w:pPr>
        <w:pStyle w:val="Body"/>
      </w:pPr>
      <w:r>
        <w:t xml:space="preserve">In future phases of the project it will be used as the basis for a proof of concept prototype. Such that the method chosen must able to be realistically installed and maintained with a reasonable amount of cost to the public and monitoring agencies. </w:t>
      </w:r>
      <w:r w:rsidR="008B3DAF">
        <w:t xml:space="preserve"> </w:t>
      </w:r>
    </w:p>
    <w:p w14:paraId="6B62E931" w14:textId="7A496349" w:rsidR="008B3DAF" w:rsidRPr="007F2497" w:rsidRDefault="008B3DAF" w:rsidP="008B3DAF">
      <w:pPr>
        <w:pStyle w:val="SectionTitle"/>
        <w:numPr>
          <w:ilvl w:val="1"/>
          <w:numId w:val="13"/>
        </w:numPr>
      </w:pPr>
      <w:bookmarkStart w:id="996" w:name="_Toc19788836"/>
      <w:r>
        <w:t>Assumptions</w:t>
      </w:r>
      <w:bookmarkEnd w:id="996"/>
    </w:p>
    <w:p w14:paraId="4C98F762" w14:textId="77777777" w:rsidR="008B3DAF" w:rsidRPr="00273EB6" w:rsidRDefault="008B3DAF" w:rsidP="008B3DAF">
      <w:pPr>
        <w:pStyle w:val="Body"/>
      </w:pPr>
      <w:r w:rsidRPr="00273EB6">
        <w:t xml:space="preserve">To develop this method, the following assumptions need to be stated: </w:t>
      </w:r>
    </w:p>
    <w:p w14:paraId="23574ABD" w14:textId="0D4EAC6C" w:rsidR="008B3DAF" w:rsidRPr="007B243B" w:rsidRDefault="003209CE" w:rsidP="008B3DAF">
      <w:pPr>
        <w:pStyle w:val="Body"/>
        <w:numPr>
          <w:ilvl w:val="0"/>
          <w:numId w:val="88"/>
        </w:numPr>
        <w:rPr>
          <w:highlight w:val="yellow"/>
        </w:rPr>
      </w:pPr>
      <w:r w:rsidRPr="007B243B">
        <w:rPr>
          <w:highlight w:val="yellow"/>
        </w:rPr>
        <w:lastRenderedPageBreak/>
        <w:t xml:space="preserve">The vehicle possesses the </w:t>
      </w:r>
      <w:r w:rsidR="001E033D" w:rsidRPr="007B243B">
        <w:rPr>
          <w:highlight w:val="yellow"/>
        </w:rPr>
        <w:t>necessary technology to receive the data transmission from the infrastructure network</w:t>
      </w:r>
      <w:r w:rsidR="00273EB6" w:rsidRPr="007B243B">
        <w:rPr>
          <w:highlight w:val="yellow"/>
        </w:rPr>
        <w:t xml:space="preserve"> and to also self-navigate by controlling the </w:t>
      </w:r>
      <w:r w:rsidR="008B3DAF" w:rsidRPr="007B243B">
        <w:rPr>
          <w:highlight w:val="yellow"/>
        </w:rPr>
        <w:t>steering, acceleration and braking</w:t>
      </w:r>
      <w:r w:rsidR="00273EB6" w:rsidRPr="007B243B">
        <w:rPr>
          <w:highlight w:val="yellow"/>
        </w:rPr>
        <w:t xml:space="preserve"> independent of the driver.</w:t>
      </w:r>
    </w:p>
    <w:p w14:paraId="66DAE9DB" w14:textId="144D76C9" w:rsidR="008B3DAF" w:rsidRPr="00273EB6" w:rsidRDefault="007B243B" w:rsidP="008B3DAF">
      <w:pPr>
        <w:pStyle w:val="Body"/>
        <w:numPr>
          <w:ilvl w:val="0"/>
          <w:numId w:val="88"/>
        </w:numPr>
      </w:pPr>
      <w:r>
        <w:t>T</w:t>
      </w:r>
      <w:r w:rsidR="008B3DAF" w:rsidRPr="00273EB6">
        <w:t>here are no random abnormalities in the road environment that would adversely affect a vehicles type trajectory along the roadway such as potholes, animals crossing, or construction zones.</w:t>
      </w:r>
    </w:p>
    <w:p w14:paraId="774A7569" w14:textId="300FE78F" w:rsidR="008B3DAF" w:rsidRPr="00B822B1" w:rsidRDefault="007B243B" w:rsidP="008B3DAF">
      <w:pPr>
        <w:pStyle w:val="Body"/>
        <w:numPr>
          <w:ilvl w:val="0"/>
          <w:numId w:val="88"/>
        </w:numPr>
      </w:pPr>
      <w:r>
        <w:t>The r</w:t>
      </w:r>
      <w:r w:rsidR="00B822B1" w:rsidRPr="00B822B1">
        <w:t>oad data an</w:t>
      </w:r>
      <w:r>
        <w:t>d positioning data</w:t>
      </w:r>
      <w:r w:rsidR="00B822B1" w:rsidRPr="00B822B1">
        <w:t xml:space="preserve"> </w:t>
      </w:r>
      <w:r>
        <w:t>are</w:t>
      </w:r>
      <w:r w:rsidR="00B822B1" w:rsidRPr="00B822B1">
        <w:t xml:space="preserve"> accurate and there are no issue</w:t>
      </w:r>
      <w:r>
        <w:t>s</w:t>
      </w:r>
      <w:r w:rsidR="00B822B1" w:rsidRPr="00B822B1">
        <w:t xml:space="preserve"> transmitting or receiving the data. </w:t>
      </w:r>
      <w:bookmarkStart w:id="997" w:name="_GoBack"/>
      <w:bookmarkEnd w:id="997"/>
    </w:p>
    <w:p w14:paraId="704081F6" w14:textId="6DB3DF98" w:rsidR="008B3DAF" w:rsidRDefault="008B3DAF" w:rsidP="00273EB6">
      <w:pPr>
        <w:pStyle w:val="Body"/>
      </w:pPr>
      <w:r w:rsidRPr="00273EB6">
        <w:t>The project expects to expand for different vehicle types and to include different levels of disturbances such as including construction zones, vehicle dynamic effects, weather and other effects. However, this project focuses on the basis of developing the basic method before delving in higher degrees of disturbances.</w:t>
      </w:r>
    </w:p>
    <w:p w14:paraId="4532F795" w14:textId="6B6947EF" w:rsidR="00D52262" w:rsidRDefault="00D52262" w:rsidP="00B2095A">
      <w:pPr>
        <w:pStyle w:val="SectionTitle"/>
        <w:numPr>
          <w:ilvl w:val="1"/>
          <w:numId w:val="36"/>
        </w:numPr>
      </w:pPr>
      <w:bookmarkStart w:id="998" w:name="_Toc19788837"/>
      <w:r>
        <w:t>Preview Concept</w:t>
      </w:r>
      <w:bookmarkEnd w:id="998"/>
      <w:r>
        <w:t xml:space="preserve"> </w:t>
      </w:r>
    </w:p>
    <w:p w14:paraId="2EA672BD" w14:textId="063668BA" w:rsidR="004F13FC" w:rsidRDefault="004F13FC" w:rsidP="004F13FC">
      <w:pPr>
        <w:pStyle w:val="Body"/>
      </w:pPr>
      <w:r>
        <w:t xml:space="preserve">As previously mentioned the method is partitioned into three different sections. Before we deep dive into each section individually we first give an explanation of the overview of the system and how it would operate its physical implementation. An overview of the complete steps is shown on Figure XX.  </w:t>
      </w:r>
    </w:p>
    <w:p w14:paraId="428C809F" w14:textId="77777777" w:rsidR="004F13FC" w:rsidRDefault="004F13FC" w:rsidP="004F13FC">
      <w:pPr>
        <w:pStyle w:val="Body"/>
      </w:pPr>
      <w:r>
        <w:t>The zeroth step involves obtaining a roadway geometry for a given path. This step is performed before any communication or guidance takes place</w:t>
      </w:r>
      <w:r w:rsidRPr="00706445">
        <w:t xml:space="preserve"> </w:t>
      </w:r>
      <w:r>
        <w:t xml:space="preserve">and is independent from the performance of steps 1 and 2. Using the method disclosed later in this report, data regarding the road path is collected, optimized and then stored in the infrastructure network. Any modifications to the physical road geometry, or upgrades to the physical road changes would invoke an update to the data banks as well. However, these modifications would be occurring at a much lower frequency (e.g. months/years), compared the other methods (e.g. seconds). </w:t>
      </w:r>
    </w:p>
    <w:p w14:paraId="232F23F0" w14:textId="2342E80E" w:rsidR="004F13FC" w:rsidRDefault="004F13FC" w:rsidP="004F13FC">
      <w:pPr>
        <w:pStyle w:val="Body"/>
      </w:pPr>
      <w:r>
        <w:t xml:space="preserve">Step 1 involves localizing the vehicle to given coordinate system, and sending the relevant road data that is previously calculated and </w:t>
      </w:r>
      <w:r w:rsidRPr="003209CE">
        <w:t>stored in step 0. To send the information</w:t>
      </w:r>
      <w:r w:rsidR="00832D7D" w:rsidRPr="003209CE">
        <w:t>,</w:t>
      </w:r>
      <w:r w:rsidRPr="003209CE">
        <w:t xml:space="preserve"> tr</w:t>
      </w:r>
      <w:r w:rsidR="00832D7D" w:rsidRPr="003209CE">
        <w:t>ansmission stations will optimally positioned to send the necessary information to the vehicle</w:t>
      </w:r>
      <w:r w:rsidRPr="003209CE">
        <w:t xml:space="preserve">, but </w:t>
      </w:r>
      <w:r w:rsidR="00832D7D" w:rsidRPr="003209CE">
        <w:t xml:space="preserve">this data transmission method is will not be </w:t>
      </w:r>
      <w:r w:rsidRPr="003209CE">
        <w:t xml:space="preserve">discussed on this report. </w:t>
      </w:r>
      <w:r w:rsidR="00832D7D" w:rsidRPr="003209CE">
        <w:t>This process begins with localizing the vehicle</w:t>
      </w:r>
      <w:r w:rsidR="003209CE">
        <w:t xml:space="preserve"> on the roadway.</w:t>
      </w:r>
      <w:r>
        <w:t xml:space="preserve"> After a position has been established, information will be sent to every upcoming vehicle that come</w:t>
      </w:r>
      <w:r w:rsidR="003209CE">
        <w:t>s into the range of the station</w:t>
      </w:r>
      <w:r>
        <w:t xml:space="preserve">. This continuous cycle of localization, transmission, driving, and repeating will be occurring for all required traveling distance. This step requires constant monitoring and continuous maintenance for both hardware and software. </w:t>
      </w:r>
    </w:p>
    <w:p w14:paraId="708957E8" w14:textId="5A1FC256" w:rsidR="00E804B3" w:rsidRPr="00D52262" w:rsidRDefault="00E804B3" w:rsidP="00D52262">
      <w:pPr>
        <w:pStyle w:val="Body"/>
      </w:pPr>
    </w:p>
    <w:p w14:paraId="09F32A12" w14:textId="00CDDAB4" w:rsidR="00B07214" w:rsidRDefault="00B07214" w:rsidP="00E013F6">
      <w:pPr>
        <w:pStyle w:val="Picture"/>
      </w:pPr>
      <w:r>
        <w:rPr>
          <w:noProof/>
        </w:rPr>
        <w:lastRenderedPageBreak/>
        <w:drawing>
          <wp:inline distT="0" distB="0" distL="0" distR="0" wp14:anchorId="601BF4D7" wp14:editId="20419EDA">
            <wp:extent cx="3810000" cy="3418416"/>
            <wp:effectExtent l="0" t="0" r="0" b="0"/>
            <wp:docPr id="25" name="Content Placeholder 2">
              <a:extLst xmlns:a="http://schemas.openxmlformats.org/drawingml/2006/main">
                <a:ext uri="{FF2B5EF4-FFF2-40B4-BE49-F238E27FC236}">
                  <a16:creationId xmlns:a16="http://schemas.microsoft.com/office/drawing/2014/main" id="{E518531E-FFB1-440D-8B7D-F0979661F9A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E518531E-FFB1-440D-8B7D-F0979661F9AA}"/>
                        </a:ext>
                      </a:extLst>
                    </pic:cNvPr>
                    <pic:cNvPicPr>
                      <a:picLocks noGrp="1" noChangeAspect="1"/>
                    </pic:cNvPicPr>
                  </pic:nvPicPr>
                  <pic:blipFill>
                    <a:blip r:embed="rId26"/>
                    <a:stretch>
                      <a:fillRect/>
                    </a:stretch>
                  </pic:blipFill>
                  <pic:spPr bwMode="auto">
                    <a:xfrm>
                      <a:off x="0" y="0"/>
                      <a:ext cx="3823597" cy="3430616"/>
                    </a:xfrm>
                    <a:prstGeom prst="rect">
                      <a:avLst/>
                    </a:prstGeom>
                    <a:noFill/>
                    <a:ln>
                      <a:noFill/>
                    </a:ln>
                    <a:extLst/>
                  </pic:spPr>
                </pic:pic>
              </a:graphicData>
            </a:graphic>
          </wp:inline>
        </w:drawing>
      </w:r>
    </w:p>
    <w:p w14:paraId="744BE9CE" w14:textId="4657EB6A" w:rsidR="00B07214" w:rsidRDefault="00E013F6" w:rsidP="00E013F6">
      <w:pPr>
        <w:pStyle w:val="FigureCaption"/>
      </w:pPr>
      <w:bookmarkStart w:id="999" w:name="_Toc19788892"/>
      <w:r>
        <w:t xml:space="preserve">Figure </w:t>
      </w:r>
      <w:r w:rsidR="000E062D">
        <w:fldChar w:fldCharType="begin"/>
      </w:r>
      <w:r w:rsidR="000E062D">
        <w:instrText xml:space="preserve"> SEQ Figure \* ARABIC </w:instrText>
      </w:r>
      <w:r w:rsidR="000E062D">
        <w:fldChar w:fldCharType="separate"/>
      </w:r>
      <w:r w:rsidR="000F1474">
        <w:rPr>
          <w:noProof/>
        </w:rPr>
        <w:t>4</w:t>
      </w:r>
      <w:r w:rsidR="000E062D">
        <w:rPr>
          <w:noProof/>
        </w:rPr>
        <w:fldChar w:fldCharType="end"/>
      </w:r>
      <w:r>
        <w:t xml:space="preserve"> </w:t>
      </w:r>
      <w:r w:rsidR="00A621D3" w:rsidRPr="00A621D3">
        <w:t>MATC SMART Barrier Concept</w:t>
      </w:r>
      <w:bookmarkEnd w:id="999"/>
      <w:r w:rsidR="00B07214">
        <w:t xml:space="preserve"> </w:t>
      </w:r>
    </w:p>
    <w:p w14:paraId="3520BFF9" w14:textId="1B541A37" w:rsidR="00774235" w:rsidRDefault="00774235" w:rsidP="00774235">
      <w:pPr>
        <w:pStyle w:val="Body"/>
      </w:pPr>
      <w:r>
        <w:t>Step 2 involves using the data obtained from step 0 and localization from step 1 to correct and naviga</w:t>
      </w:r>
      <w:r w:rsidR="00DE7E05">
        <w:t xml:space="preserve">te safely throughout the path. </w:t>
      </w:r>
      <w:r>
        <w:t>This is performed with a</w:t>
      </w:r>
      <w:r w:rsidR="003209CE">
        <w:t>n on-board vehicle</w:t>
      </w:r>
      <w:r>
        <w:t xml:space="preserve"> con</w:t>
      </w:r>
      <w:r w:rsidR="00DE7E05">
        <w:t>troller which is able to adjust</w:t>
      </w:r>
      <w:r>
        <w:t xml:space="preserve"> throttle, steering or braking to be able to maneuver </w:t>
      </w:r>
      <w:r w:rsidR="003209CE">
        <w:t xml:space="preserve">road </w:t>
      </w:r>
      <w:r>
        <w:t xml:space="preserve">curves properly. The hardware technology for this step is usually already installed in the vehicles as per previous assumptions. Figure XX shows an example of the type of information the vehicle is receiving and how the controller tries to redirect itself back to the road. </w:t>
      </w:r>
    </w:p>
    <w:p w14:paraId="6CD669FE" w14:textId="77777777" w:rsidR="00774235" w:rsidRDefault="00774235" w:rsidP="00B07214">
      <w:pPr>
        <w:pStyle w:val="Body"/>
        <w:jc w:val="center"/>
      </w:pPr>
    </w:p>
    <w:p w14:paraId="25C106E0" w14:textId="42DE35CF" w:rsidR="00B07214" w:rsidRDefault="00B07214" w:rsidP="00E013F6">
      <w:pPr>
        <w:pStyle w:val="Picture"/>
      </w:pPr>
      <w:r w:rsidRPr="00B07214">
        <w:rPr>
          <w:noProof/>
        </w:rPr>
        <w:lastRenderedPageBreak/>
        <w:drawing>
          <wp:inline distT="0" distB="0" distL="0" distR="0" wp14:anchorId="6B5757A5" wp14:editId="0582394C">
            <wp:extent cx="5811034" cy="2867025"/>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7">
                      <a:extLst>
                        <a:ext uri="{28A0092B-C50C-407E-A947-70E740481C1C}">
                          <a14:useLocalDpi xmlns:a14="http://schemas.microsoft.com/office/drawing/2010/main" val="0"/>
                        </a:ext>
                      </a:extLst>
                    </a:blip>
                    <a:srcRect l="5953" t="14428" r="4486" b="2717"/>
                    <a:stretch/>
                  </pic:blipFill>
                  <pic:spPr>
                    <a:xfrm>
                      <a:off x="0" y="0"/>
                      <a:ext cx="5816269" cy="2869608"/>
                    </a:xfrm>
                    <a:prstGeom prst="rect">
                      <a:avLst/>
                    </a:prstGeom>
                  </pic:spPr>
                </pic:pic>
              </a:graphicData>
            </a:graphic>
          </wp:inline>
        </w:drawing>
      </w:r>
    </w:p>
    <w:p w14:paraId="0C59F364" w14:textId="13DD0775" w:rsidR="005F275E" w:rsidRDefault="00E013F6" w:rsidP="00E013F6">
      <w:pPr>
        <w:pStyle w:val="FigureCaption"/>
      </w:pPr>
      <w:bookmarkStart w:id="1000" w:name="_Toc19788893"/>
      <w:r>
        <w:t xml:space="preserve">Figure </w:t>
      </w:r>
      <w:r w:rsidR="000E062D">
        <w:fldChar w:fldCharType="begin"/>
      </w:r>
      <w:r w:rsidR="000E062D">
        <w:instrText xml:space="preserve"> SEQ Figure \* ARABIC </w:instrText>
      </w:r>
      <w:r w:rsidR="000E062D">
        <w:fldChar w:fldCharType="separate"/>
      </w:r>
      <w:r w:rsidR="000F1474">
        <w:rPr>
          <w:noProof/>
        </w:rPr>
        <w:t>5</w:t>
      </w:r>
      <w:r w:rsidR="000E062D">
        <w:rPr>
          <w:noProof/>
        </w:rPr>
        <w:fldChar w:fldCharType="end"/>
      </w:r>
      <w:r>
        <w:t xml:space="preserve"> </w:t>
      </w:r>
      <w:r w:rsidR="00DE7E05">
        <w:t>Navigation-Correction Scheme</w:t>
      </w:r>
      <w:bookmarkEnd w:id="1000"/>
    </w:p>
    <w:p w14:paraId="61C3116D" w14:textId="2A165E45" w:rsidR="005F275E" w:rsidRDefault="005F275E" w:rsidP="00B07214">
      <w:pPr>
        <w:pStyle w:val="Body"/>
        <w:jc w:val="center"/>
      </w:pPr>
    </w:p>
    <w:p w14:paraId="372B39D6" w14:textId="7C5C485D" w:rsidR="00515F21" w:rsidRDefault="00515F21" w:rsidP="00B07214">
      <w:pPr>
        <w:pStyle w:val="Body"/>
        <w:jc w:val="center"/>
      </w:pPr>
    </w:p>
    <w:p w14:paraId="466E5C98" w14:textId="77777777" w:rsidR="00515F21" w:rsidRDefault="00515F21" w:rsidP="00B07214">
      <w:pPr>
        <w:pStyle w:val="Body"/>
        <w:jc w:val="center"/>
        <w:sectPr w:rsidR="00515F21" w:rsidSect="00583EA2">
          <w:pgSz w:w="12240" w:h="15840"/>
          <w:pgMar w:top="1440" w:right="1440" w:bottom="1152" w:left="1440" w:header="720" w:footer="1008" w:gutter="0"/>
          <w:cols w:space="720"/>
          <w:docGrid w:linePitch="360"/>
        </w:sectPr>
      </w:pPr>
    </w:p>
    <w:p w14:paraId="096BEC5B" w14:textId="77777777" w:rsidR="00763B0E" w:rsidRDefault="00763B0E" w:rsidP="00763B0E">
      <w:pPr>
        <w:pStyle w:val="ChapterTitle"/>
        <w:numPr>
          <w:ilvl w:val="0"/>
          <w:numId w:val="13"/>
        </w:numPr>
      </w:pPr>
      <w:bookmarkStart w:id="1001" w:name="_Toc19788838"/>
      <w:bookmarkStart w:id="1002" w:name="_Toc516576652"/>
      <w:bookmarkEnd w:id="991"/>
      <w:r>
        <w:lastRenderedPageBreak/>
        <w:t>ZEROTH STEP: LOCAL PATH GENERATION</w:t>
      </w:r>
      <w:bookmarkEnd w:id="1001"/>
    </w:p>
    <w:p w14:paraId="0C571875" w14:textId="77777777" w:rsidR="00763B0E" w:rsidRDefault="00763B0E" w:rsidP="00763B0E">
      <w:pPr>
        <w:jc w:val="both"/>
        <w:rPr>
          <w:b/>
        </w:rPr>
      </w:pPr>
    </w:p>
    <w:p w14:paraId="0451F93B" w14:textId="77777777" w:rsidR="00763B0E" w:rsidRPr="00585FD6" w:rsidRDefault="00763B0E" w:rsidP="00763B0E">
      <w:pPr>
        <w:pStyle w:val="SectionTitle"/>
        <w:numPr>
          <w:ilvl w:val="1"/>
          <w:numId w:val="13"/>
        </w:numPr>
      </w:pPr>
      <w:bookmarkStart w:id="1003" w:name="_Toc19788839"/>
      <w:r w:rsidRPr="00A31A98">
        <w:t>Problem Statement</w:t>
      </w:r>
      <w:bookmarkEnd w:id="1003"/>
      <w:r w:rsidRPr="00A31A98">
        <w:t xml:space="preserve"> </w:t>
      </w:r>
    </w:p>
    <w:p w14:paraId="57D2ECCD" w14:textId="77777777" w:rsidR="00763B0E" w:rsidRPr="00585FD6" w:rsidRDefault="00763B0E" w:rsidP="00763B0E">
      <w:pPr>
        <w:pStyle w:val="Body"/>
      </w:pPr>
      <w:r w:rsidRPr="00585FD6">
        <w:t>The problem formulation involves generating an offline path that minimizes the data size needed to traverse a curved road.</w:t>
      </w:r>
      <w:r>
        <w:t xml:space="preserve"> </w:t>
      </w:r>
    </w:p>
    <w:p w14:paraId="51D3604B" w14:textId="77777777" w:rsidR="00763B0E" w:rsidRPr="00A31A98" w:rsidRDefault="00763B0E" w:rsidP="00763B0E">
      <w:pPr>
        <w:pStyle w:val="SectionTitle"/>
        <w:numPr>
          <w:ilvl w:val="1"/>
          <w:numId w:val="13"/>
        </w:numPr>
      </w:pPr>
      <w:bookmarkStart w:id="1004" w:name="_Toc19788840"/>
      <w:r w:rsidRPr="00A31A98">
        <w:t>Trajectory Generation Background</w:t>
      </w:r>
      <w:bookmarkEnd w:id="1004"/>
    </w:p>
    <w:p w14:paraId="352205B2" w14:textId="77777777" w:rsidR="00763B0E" w:rsidRDefault="00763B0E" w:rsidP="00763B0E">
      <w:pPr>
        <w:pStyle w:val="Body"/>
      </w:pPr>
      <w:r w:rsidRPr="00585FD6">
        <w:t>In motion planning, a path is defined a set of possible ways a vehicle is allowed to go from Point A to Point B. While trajectory is defined as the profile needed to go through that path given different constraints. For example, many trajectories can lie inside of a given path as shown in Figure 1. Given constraints can be in the form of differential constraints from equations of motion, geometrical constraints or dynamic constraints from vehicle limits.</w:t>
      </w:r>
    </w:p>
    <w:p w14:paraId="75415F71" w14:textId="77777777" w:rsidR="00763B0E" w:rsidRPr="00585FD6" w:rsidRDefault="00763B0E" w:rsidP="00763B0E">
      <w:pPr>
        <w:pStyle w:val="Picture"/>
      </w:pPr>
      <w:r w:rsidRPr="008603C0">
        <w:rPr>
          <w:noProof/>
        </w:rPr>
        <w:drawing>
          <wp:inline distT="0" distB="0" distL="0" distR="0" wp14:anchorId="2F08A515" wp14:editId="79B1E719">
            <wp:extent cx="4198230" cy="2505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2546" cy="2531518"/>
                    </a:xfrm>
                    <a:prstGeom prst="rect">
                      <a:avLst/>
                    </a:prstGeom>
                  </pic:spPr>
                </pic:pic>
              </a:graphicData>
            </a:graphic>
          </wp:inline>
        </w:drawing>
      </w:r>
    </w:p>
    <w:p w14:paraId="67F773D3" w14:textId="4D7B9FE7" w:rsidR="00763B0E" w:rsidRPr="00E013F6" w:rsidRDefault="00763B0E" w:rsidP="00763B0E">
      <w:pPr>
        <w:pStyle w:val="FigureCaption"/>
      </w:pPr>
      <w:bookmarkStart w:id="1005" w:name="_Toc19788894"/>
      <w:r>
        <w:t xml:space="preserve">Figure </w:t>
      </w:r>
      <w:r w:rsidR="000E062D">
        <w:fldChar w:fldCharType="begin"/>
      </w:r>
      <w:r w:rsidR="000E062D">
        <w:instrText xml:space="preserve"> SEQ Figure \* ARABIC </w:instrText>
      </w:r>
      <w:r w:rsidR="000E062D">
        <w:fldChar w:fldCharType="separate"/>
      </w:r>
      <w:r w:rsidR="000F1474">
        <w:rPr>
          <w:noProof/>
        </w:rPr>
        <w:t>6</w:t>
      </w:r>
      <w:r w:rsidR="000E062D">
        <w:rPr>
          <w:noProof/>
        </w:rPr>
        <w:fldChar w:fldCharType="end"/>
      </w:r>
      <w:r>
        <w:t xml:space="preserve"> </w:t>
      </w:r>
      <w:r w:rsidRPr="00585FD6">
        <w:t>Different Trajectories in a Given Path from Point A to Point B</w:t>
      </w:r>
      <w:bookmarkEnd w:id="1005"/>
    </w:p>
    <w:p w14:paraId="1B235692" w14:textId="77777777" w:rsidR="00763B0E" w:rsidRPr="00944159" w:rsidRDefault="00763B0E" w:rsidP="00763B0E">
      <w:pPr>
        <w:pStyle w:val="SubsectionTitle"/>
        <w:numPr>
          <w:ilvl w:val="2"/>
          <w:numId w:val="13"/>
        </w:numPr>
      </w:pPr>
      <w:bookmarkStart w:id="1006" w:name="_Toc19788841"/>
      <w:r>
        <w:t>Traditional Methods for Trajectory Generation</w:t>
      </w:r>
      <w:bookmarkEnd w:id="1006"/>
    </w:p>
    <w:p w14:paraId="35BCEE9D" w14:textId="5A680342" w:rsidR="00763B0E" w:rsidRDefault="00763B0E" w:rsidP="00763B0E">
      <w:pPr>
        <w:pStyle w:val="Body"/>
      </w:pPr>
      <w:r w:rsidRPr="00944159">
        <w:t xml:space="preserve">In autonomous vehicles, many techniques have been used to generate trajectories traversing curves that satisfy a set of given constraints </w:t>
      </w:r>
      <w:r>
        <w:t>[</w:t>
      </w:r>
      <w:r>
        <w:fldChar w:fldCharType="begin"/>
      </w:r>
      <w:r>
        <w:instrText xml:space="preserve"> REF _Ref12352023 \r \h </w:instrText>
      </w:r>
      <w:r>
        <w:fldChar w:fldCharType="separate"/>
      </w:r>
      <w:r w:rsidR="000F1474">
        <w:t>9</w:t>
      </w:r>
      <w:r>
        <w:fldChar w:fldCharType="end"/>
      </w:r>
      <w:r>
        <w:t>] [</w:t>
      </w:r>
      <w:r>
        <w:fldChar w:fldCharType="begin"/>
      </w:r>
      <w:r>
        <w:instrText xml:space="preserve"> REF _Ref12352049 \r \h </w:instrText>
      </w:r>
      <w:r>
        <w:fldChar w:fldCharType="separate"/>
      </w:r>
      <w:r w:rsidR="000F1474">
        <w:t>10</w:t>
      </w:r>
      <w:r>
        <w:fldChar w:fldCharType="end"/>
      </w:r>
      <w:r>
        <w:t>] [</w:t>
      </w:r>
      <w:r>
        <w:fldChar w:fldCharType="begin"/>
      </w:r>
      <w:r>
        <w:instrText xml:space="preserve"> REF _Ref12352271 \r \h </w:instrText>
      </w:r>
      <w:r>
        <w:fldChar w:fldCharType="separate"/>
      </w:r>
      <w:r w:rsidR="000F1474">
        <w:t>11</w:t>
      </w:r>
      <w:r>
        <w:fldChar w:fldCharType="end"/>
      </w:r>
      <w:r w:rsidRPr="00B4514B">
        <w:t>].</w:t>
      </w:r>
      <w:r>
        <w:t xml:space="preserve"> These techniques are mostly based from Calculus of Variations in which one or many parameters are chosen to be optimized. This can be either total length, velocity, acceleration, or a combination of them. These parameters are related through a functional (function of functions). Thus, most trajectory generation methods are used to optimize parameters within a functional. The most common parameter to minimize is the magnitude of the jerk (derivative of acceleration) which is related to driving comfort. This is shown by the functional:</w:t>
      </w:r>
    </w:p>
    <w:p w14:paraId="2C1AD321" w14:textId="77777777" w:rsidR="00763B0E" w:rsidRPr="008E3DF5" w:rsidRDefault="00763B0E" w:rsidP="00763B0E">
      <w:pPr>
        <w:ind w:firstLine="720"/>
        <w:jc w:val="both"/>
      </w:pPr>
      <m:oMathPara>
        <m:oMath>
          <m:r>
            <w:rPr>
              <w:rFonts w:ascii="Cambria Math" w:hAnsi="Cambria Math"/>
            </w:rPr>
            <m:t xml:space="preserve">F=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x</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e>
              </m:d>
            </m:e>
            <m:sup>
              <m:r>
                <w:rPr>
                  <w:rFonts w:ascii="Cambria Math" w:hAnsi="Cambria Math"/>
                </w:rPr>
                <m:t>2</m:t>
              </m:r>
            </m:sup>
          </m:sSup>
        </m:oMath>
      </m:oMathPara>
    </w:p>
    <w:p w14:paraId="1C226784" w14:textId="77777777" w:rsidR="00763B0E" w:rsidRDefault="00763B0E" w:rsidP="00763B0E">
      <w:pPr>
        <w:pStyle w:val="Body"/>
      </w:pPr>
      <w:r>
        <w:lastRenderedPageBreak/>
        <w:t>Where:</w:t>
      </w:r>
    </w:p>
    <w:p w14:paraId="6EE9F437" w14:textId="77777777" w:rsidR="00763B0E" w:rsidRDefault="00763B0E" w:rsidP="00763B0E">
      <w:pPr>
        <w:jc w:val="both"/>
      </w:pPr>
      <w:r>
        <w:t>x = Horizontal Position of Vehicle (m)</w:t>
      </w:r>
    </w:p>
    <w:p w14:paraId="204AC3D7" w14:textId="77777777" w:rsidR="00763B0E" w:rsidRDefault="00763B0E" w:rsidP="00763B0E">
      <w:pPr>
        <w:jc w:val="both"/>
      </w:pPr>
      <w:r>
        <w:t>y = Vertical Position of Vehicle (m)</w:t>
      </w:r>
    </w:p>
    <w:p w14:paraId="6F47CB45" w14:textId="77777777" w:rsidR="00763B0E" w:rsidRDefault="00763B0E" w:rsidP="00763B0E">
      <w:pPr>
        <w:jc w:val="both"/>
      </w:pPr>
      <w:r>
        <w:t>t = Time (sec)</w:t>
      </w:r>
    </w:p>
    <w:p w14:paraId="304E10CD" w14:textId="77777777" w:rsidR="00763B0E" w:rsidRDefault="00763B0E" w:rsidP="00763B0E">
      <w:pPr>
        <w:jc w:val="both"/>
      </w:pPr>
    </w:p>
    <w:p w14:paraId="3DE75054" w14:textId="77777777" w:rsidR="00763B0E" w:rsidRDefault="00763B0E" w:rsidP="00763B0E">
      <w:pPr>
        <w:pStyle w:val="Body"/>
      </w:pPr>
      <w:r>
        <w:t>The resulting solutions often result in fifth degree polynomials in the form:</w:t>
      </w:r>
    </w:p>
    <w:p w14:paraId="6E0187C5" w14:textId="77777777" w:rsidR="00763B0E" w:rsidRPr="004B26C4" w:rsidRDefault="00763B0E" w:rsidP="00763B0E">
      <w:pPr>
        <w:ind w:firstLine="720"/>
        <w:jc w:val="both"/>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5</m:t>
              </m:r>
            </m:sup>
          </m:sSup>
        </m:oMath>
      </m:oMathPara>
    </w:p>
    <w:p w14:paraId="4BC287ED" w14:textId="77777777" w:rsidR="00763B0E" w:rsidRPr="004B26C4" w:rsidRDefault="00763B0E" w:rsidP="00763B0E">
      <w:pPr>
        <w:ind w:firstLine="720"/>
        <w:jc w:val="both"/>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5</m:t>
              </m:r>
            </m:sup>
          </m:sSup>
        </m:oMath>
      </m:oMathPara>
    </w:p>
    <w:p w14:paraId="00E57694" w14:textId="77777777" w:rsidR="00763B0E" w:rsidRDefault="00763B0E" w:rsidP="00763B0E">
      <w:pPr>
        <w:jc w:val="both"/>
      </w:pPr>
    </w:p>
    <w:p w14:paraId="7E02B952" w14:textId="45053974" w:rsidR="00763B0E" w:rsidRDefault="00763B0E" w:rsidP="00763B0E">
      <w:pPr>
        <w:pStyle w:val="Body"/>
      </w:pPr>
      <w:r>
        <w:t xml:space="preserve">Where the coefficients </w:t>
      </w:r>
      <m:oMath>
        <m:sSub>
          <m:sSubPr>
            <m:ctrlPr>
              <w:rPr>
                <w:rFonts w:ascii="Cambria Math" w:hAnsi="Cambria Math"/>
                <w:i/>
              </w:rPr>
            </m:ctrlPr>
          </m:sSubPr>
          <m:e>
            <m:r>
              <w:rPr>
                <w:rFonts w:ascii="Cambria Math" w:hAnsi="Cambria Math"/>
              </w:rPr>
              <m:t>a</m:t>
            </m:r>
          </m:e>
          <m:sub>
            <m:r>
              <w:rPr>
                <w:rFonts w:ascii="Cambria Math" w:hAnsi="Cambria Math"/>
              </w:rPr>
              <m:t>n</m:t>
            </m:r>
          </m:sub>
        </m:sSub>
      </m:oMath>
      <w:r>
        <w:t xml:space="preserve"> and </w:t>
      </w:r>
      <m:oMath>
        <m:sSub>
          <m:sSubPr>
            <m:ctrlPr>
              <w:rPr>
                <w:rFonts w:ascii="Cambria Math" w:hAnsi="Cambria Math"/>
                <w:i/>
              </w:rPr>
            </m:ctrlPr>
          </m:sSubPr>
          <m:e>
            <m:r>
              <w:rPr>
                <w:rFonts w:ascii="Cambria Math" w:hAnsi="Cambria Math"/>
              </w:rPr>
              <m:t>b</m:t>
            </m:r>
          </m:e>
          <m:sub>
            <m:r>
              <w:rPr>
                <w:rFonts w:ascii="Cambria Math" w:hAnsi="Cambria Math"/>
              </w:rPr>
              <m:t>n</m:t>
            </m:r>
          </m:sub>
        </m:sSub>
      </m:oMath>
      <w:r>
        <w:t xml:space="preserve"> can be found from boundary conditions existing in the starting and ending points. A complete formulation of these problem for the example of jerk minimization is offered on section 4.2.1.1. Solving these optimization problems yields an equation known as Euler-Lagrange which often leads to fifth degree polynomials for </w:t>
      </w:r>
      <w:r w:rsidRPr="00ED49F9">
        <w:t xml:space="preserve">with differential constraints </w:t>
      </w:r>
      <w:r>
        <w:t>[</w:t>
      </w:r>
      <w:r>
        <w:fldChar w:fldCharType="begin"/>
      </w:r>
      <w:r>
        <w:instrText xml:space="preserve"> REF _Ref12352178 \r \h </w:instrText>
      </w:r>
      <w:r>
        <w:fldChar w:fldCharType="separate"/>
      </w:r>
      <w:r w:rsidR="000F1474">
        <w:t>12</w:t>
      </w:r>
      <w:r>
        <w:fldChar w:fldCharType="end"/>
      </w:r>
      <w:r>
        <w:t>] [</w:t>
      </w:r>
      <w:r>
        <w:fldChar w:fldCharType="begin"/>
      </w:r>
      <w:r>
        <w:instrText xml:space="preserve"> REF _Ref12352304 \r \h </w:instrText>
      </w:r>
      <w:r>
        <w:fldChar w:fldCharType="separate"/>
      </w:r>
      <w:r w:rsidR="000F1474">
        <w:t>13</w:t>
      </w:r>
      <w:r>
        <w:fldChar w:fldCharType="end"/>
      </w:r>
      <w:r w:rsidRPr="00B4514B">
        <w:t>]</w:t>
      </w:r>
      <w:r w:rsidRPr="00ED49F9">
        <w:t xml:space="preserve">. </w:t>
      </w:r>
      <w:r w:rsidRPr="00585FD6">
        <w:t xml:space="preserve">These methods often need non-holonomic constraints which are defined as constraints on higher order derivatives of the positions (i.e. velocity and acceleration). </w:t>
      </w:r>
    </w:p>
    <w:p w14:paraId="498C696A" w14:textId="77777777" w:rsidR="00763B0E" w:rsidRDefault="00763B0E" w:rsidP="00763B0E">
      <w:pPr>
        <w:pStyle w:val="Body"/>
      </w:pPr>
      <w:r w:rsidRPr="00ED49F9">
        <w:t xml:space="preserve">Other techniques </w:t>
      </w:r>
      <w:r>
        <w:t>involve generating clothoids (or known as Euler spirals, or spiral curves) which are usually used in road design. This curves are created by doing a parametric plot of two different Fresnel Integrals. By definition, Fresnel Integrals are trigonometric integrals that cannot be solved analytically. Often, series approximations are used for solving for Fresnel Integrals such as:</w:t>
      </w:r>
    </w:p>
    <w:p w14:paraId="2AB4D8CE" w14:textId="77777777" w:rsidR="00763B0E" w:rsidRDefault="000E062D" w:rsidP="00763B0E">
      <w:pPr>
        <w:jc w:val="both"/>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2</m:t>
                          </m:r>
                        </m:sup>
                      </m:sSup>
                    </m:e>
                  </m:d>
                </m:e>
              </m:func>
              <m:r>
                <w:rPr>
                  <w:rFonts w:ascii="Cambria Math" w:hAnsi="Cambria Math"/>
                </w:rPr>
                <m:t>dt=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sSup>
                        <m:sSupPr>
                          <m:ctrlPr>
                            <w:rPr>
                              <w:rFonts w:ascii="Cambria Math" w:hAnsi="Cambria Math"/>
                              <w:i/>
                            </w:rPr>
                          </m:ctrlPr>
                        </m:sSupPr>
                        <m:e>
                          <m:r>
                            <w:rPr>
                              <w:rFonts w:ascii="Cambria Math" w:hAnsi="Cambria Math"/>
                            </w:rPr>
                            <m:t>x</m:t>
                          </m:r>
                        </m:e>
                        <m:sup>
                          <m:r>
                            <w:rPr>
                              <w:rFonts w:ascii="Cambria Math" w:hAnsi="Cambria Math"/>
                            </w:rPr>
                            <m:t>4n+3</m:t>
                          </m:r>
                        </m:sup>
                      </m:sSup>
                    </m:num>
                    <m:den>
                      <m:d>
                        <m:dPr>
                          <m:ctrlPr>
                            <w:rPr>
                              <w:rFonts w:ascii="Cambria Math" w:hAnsi="Cambria Math"/>
                              <w:i/>
                            </w:rPr>
                          </m:ctrlPr>
                        </m:dPr>
                        <m:e>
                          <m:r>
                            <w:rPr>
                              <w:rFonts w:ascii="Cambria Math" w:hAnsi="Cambria Math"/>
                            </w:rPr>
                            <m:t>2n+1</m:t>
                          </m:r>
                        </m:e>
                      </m:d>
                      <m:r>
                        <w:rPr>
                          <w:rFonts w:ascii="Cambria Math" w:hAnsi="Cambria Math"/>
                        </w:rPr>
                        <m:t>!(4n+3)</m:t>
                      </m:r>
                    </m:den>
                  </m:f>
                </m:e>
              </m:nary>
            </m:e>
          </m:nary>
        </m:oMath>
      </m:oMathPara>
    </w:p>
    <w:p w14:paraId="76EE33BE" w14:textId="77777777" w:rsidR="00763B0E" w:rsidRDefault="000E062D" w:rsidP="00763B0E">
      <w:pPr>
        <w:pStyle w:val="Body"/>
      </w:pPr>
      <m:oMathPara>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r>
                <w:rPr>
                  <w:rFonts w:ascii="Cambria Math" w:hAnsi="Cambria Math"/>
                </w:rPr>
                <m:t>x</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w:rPr>
                  <w:rFonts w:ascii="Cambria Math" w:hAnsi="Cambria Math"/>
                </w:rPr>
                <m:t>x</m:t>
              </m:r>
            </m:sup>
            <m:e>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p>
                        <m:sSupPr>
                          <m:ctrlPr>
                            <w:rPr>
                              <w:rFonts w:ascii="Cambria Math" w:hAnsi="Cambria Math"/>
                            </w:rPr>
                          </m:ctrlPr>
                        </m:sSupPr>
                        <m:e>
                          <m:r>
                            <w:rPr>
                              <w:rFonts w:ascii="Cambria Math" w:hAnsi="Cambria Math"/>
                            </w:rPr>
                            <m:t>t</m:t>
                          </m:r>
                        </m:e>
                        <m:sup>
                          <m:r>
                            <m:rPr>
                              <m:sty m:val="p"/>
                            </m:rPr>
                            <w:rPr>
                              <w:rFonts w:ascii="Cambria Math" w:hAnsi="Cambria Math"/>
                            </w:rPr>
                            <m:t>2</m:t>
                          </m:r>
                        </m:sup>
                      </m:sSup>
                    </m:e>
                  </m:d>
                </m:e>
              </m:func>
              <m:r>
                <w:rPr>
                  <w:rFonts w:ascii="Cambria Math" w:hAnsi="Cambria Math"/>
                </w:rPr>
                <m:t>dt</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m:rPr>
                      <m:sty m:val="p"/>
                    </m:rPr>
                    <w:rPr>
                      <w:rFonts w:ascii="Cambria Math" w:hAnsi="Cambria Math"/>
                    </w:rPr>
                    <m:t>∞</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m:rPr>
                                  <m:sty m:val="p"/>
                                </m:rPr>
                                <w:rPr>
                                  <w:rFonts w:ascii="Cambria Math" w:hAnsi="Cambria Math"/>
                                </w:rPr>
                                <m:t>-1</m:t>
                              </m:r>
                            </m:e>
                          </m:d>
                        </m:e>
                        <m:sup>
                          <m:r>
                            <w:rPr>
                              <w:rFonts w:ascii="Cambria Math" w:hAnsi="Cambria Math"/>
                            </w:rPr>
                            <m:t>n</m:t>
                          </m:r>
                        </m:sup>
                      </m:sSup>
                      <m:sSup>
                        <m:sSupPr>
                          <m:ctrlPr>
                            <w:rPr>
                              <w:rFonts w:ascii="Cambria Math" w:hAnsi="Cambria Math"/>
                            </w:rPr>
                          </m:ctrlPr>
                        </m:sSupPr>
                        <m:e>
                          <m:r>
                            <w:rPr>
                              <w:rFonts w:ascii="Cambria Math" w:hAnsi="Cambria Math"/>
                            </w:rPr>
                            <m:t>x</m:t>
                          </m:r>
                        </m:e>
                        <m:sup>
                          <m:r>
                            <m:rPr>
                              <m:sty m:val="p"/>
                            </m:rPr>
                            <w:rPr>
                              <w:rFonts w:ascii="Cambria Math" w:hAnsi="Cambria Math"/>
                            </w:rPr>
                            <m:t>4</m:t>
                          </m:r>
                          <m:r>
                            <w:rPr>
                              <w:rFonts w:ascii="Cambria Math" w:hAnsi="Cambria Math"/>
                            </w:rPr>
                            <m:t>n</m:t>
                          </m:r>
                          <m:r>
                            <m:rPr>
                              <m:sty m:val="p"/>
                            </m:rPr>
                            <w:rPr>
                              <w:rFonts w:ascii="Cambria Math" w:hAnsi="Cambria Math"/>
                            </w:rPr>
                            <m:t>+1</m:t>
                          </m:r>
                        </m:sup>
                      </m:sSup>
                    </m:num>
                    <m:den>
                      <m:d>
                        <m:dPr>
                          <m:ctrlPr>
                            <w:rPr>
                              <w:rFonts w:ascii="Cambria Math" w:hAnsi="Cambria Math"/>
                            </w:rPr>
                          </m:ctrlPr>
                        </m:dPr>
                        <m:e>
                          <m:r>
                            <m:rPr>
                              <m:sty m:val="p"/>
                            </m:rPr>
                            <w:rPr>
                              <w:rFonts w:ascii="Cambria Math" w:hAnsi="Cambria Math"/>
                            </w:rPr>
                            <m:t>2</m:t>
                          </m:r>
                          <m:r>
                            <w:rPr>
                              <w:rFonts w:ascii="Cambria Math" w:hAnsi="Cambria Math"/>
                            </w:rPr>
                            <m:t>n</m:t>
                          </m:r>
                          <m:r>
                            <m:rPr>
                              <m:sty m:val="p"/>
                            </m:rPr>
                            <w:rPr>
                              <w:rFonts w:ascii="Cambria Math" w:hAnsi="Cambria Math"/>
                            </w:rPr>
                            <m:t>+1</m:t>
                          </m:r>
                        </m:e>
                      </m:d>
                      <m:r>
                        <m:rPr>
                          <m:sty m:val="p"/>
                        </m:rPr>
                        <w:rPr>
                          <w:rFonts w:ascii="Cambria Math" w:hAnsi="Cambria Math"/>
                        </w:rPr>
                        <m:t>!(4</m:t>
                      </m:r>
                      <m:r>
                        <w:rPr>
                          <w:rFonts w:ascii="Cambria Math" w:hAnsi="Cambria Math"/>
                        </w:rPr>
                        <m:t>n</m:t>
                      </m:r>
                      <m:r>
                        <m:rPr>
                          <m:sty m:val="p"/>
                        </m:rPr>
                        <w:rPr>
                          <w:rFonts w:ascii="Cambria Math" w:hAnsi="Cambria Math"/>
                        </w:rPr>
                        <m:t>+1)</m:t>
                      </m:r>
                    </m:den>
                  </m:f>
                </m:e>
              </m:nary>
            </m:e>
          </m:nary>
        </m:oMath>
      </m:oMathPara>
    </w:p>
    <w:p w14:paraId="2B440938" w14:textId="77777777" w:rsidR="00763B0E" w:rsidRDefault="00763B0E" w:rsidP="00763B0E">
      <w:pPr>
        <w:pStyle w:val="Body"/>
      </w:pPr>
      <w:r>
        <w:t xml:space="preserve">Because of this type of non-closed form solutions, numerical methods have to be used for the calculation of clothoids. This pose a problem because time of computation increases considerably compared to the fifth degree polynomials. </w:t>
      </w:r>
    </w:p>
    <w:p w14:paraId="6C22734C" w14:textId="77777777" w:rsidR="00763B0E" w:rsidRPr="00AB043C" w:rsidRDefault="00763B0E" w:rsidP="00763B0E">
      <w:pPr>
        <w:pStyle w:val="sub-subsectionTitle"/>
        <w:numPr>
          <w:ilvl w:val="3"/>
          <w:numId w:val="79"/>
        </w:numPr>
      </w:pPr>
      <w:bookmarkStart w:id="1007" w:name="_Toc19788842"/>
      <w:r w:rsidRPr="00AB043C">
        <w:t xml:space="preserve">Euler-Lagrange </w:t>
      </w:r>
      <w:r>
        <w:t>General</w:t>
      </w:r>
      <w:r w:rsidRPr="00AB043C">
        <w:t xml:space="preserve"> Formulation</w:t>
      </w:r>
      <w:bookmarkEnd w:id="1007"/>
    </w:p>
    <w:p w14:paraId="00AE0F2B" w14:textId="77777777" w:rsidR="00763B0E" w:rsidRPr="00AB043C" w:rsidRDefault="00763B0E" w:rsidP="00763B0E">
      <w:pPr>
        <w:pStyle w:val="Body"/>
        <w:rPr>
          <w:i/>
        </w:rPr>
      </w:pPr>
      <w:r w:rsidRPr="00AB043C">
        <w:rPr>
          <w:i/>
        </w:rPr>
        <w:t xml:space="preserve">Find a function </w:t>
      </w:r>
      <m:oMath>
        <m:r>
          <w:rPr>
            <w:rFonts w:ascii="Cambria Math" w:hAnsi="Cambria Math"/>
          </w:rPr>
          <m:t>y=f</m:t>
        </m:r>
        <m:d>
          <m:dPr>
            <m:ctrlPr>
              <w:rPr>
                <w:rFonts w:ascii="Cambria Math" w:hAnsi="Cambria Math"/>
                <w:i/>
              </w:rPr>
            </m:ctrlPr>
          </m:dPr>
          <m:e>
            <m:r>
              <w:rPr>
                <w:rFonts w:ascii="Cambria Math" w:hAnsi="Cambria Math"/>
              </w:rPr>
              <m:t>x</m:t>
            </m:r>
          </m:e>
        </m:d>
      </m:oMath>
      <w:r w:rsidRPr="00AB043C">
        <w:rPr>
          <w:i/>
        </w:rPr>
        <w:t xml:space="preserve"> such that the functional </w:t>
      </w:r>
      <m:oMath>
        <m:r>
          <w:rPr>
            <w:rFonts w:ascii="Cambria Math" w:hAnsi="Cambria Math"/>
          </w:rPr>
          <m:t xml:space="preserve">F=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m:t>
            </m:r>
            <m:d>
              <m:dPr>
                <m:ctrlPr>
                  <w:rPr>
                    <w:rFonts w:ascii="Cambria Math" w:hAnsi="Cambria Math"/>
                    <w:i/>
                  </w:rPr>
                </m:ctrlPr>
              </m:dPr>
              <m:e>
                <m:r>
                  <w:rPr>
                    <w:rFonts w:ascii="Cambria Math" w:hAnsi="Cambria Math"/>
                  </w:rPr>
                  <m:t>x,y,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dx</m:t>
            </m:r>
          </m:e>
        </m:nary>
      </m:oMath>
      <w:r w:rsidRPr="00AB043C">
        <w:rPr>
          <w:i/>
        </w:rPr>
        <w:t xml:space="preserve"> is stationary (is minimized or maximized). Along with boundary conditions of the form </w:t>
      </w:r>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Pr="00AB043C">
        <w:rPr>
          <w:i/>
        </w:rPr>
        <w:t xml:space="preserve"> and</w:t>
      </w:r>
      <m:oMath>
        <m:r>
          <w:rPr>
            <w:rFonts w:ascii="Cambria Math" w:hAnsi="Cambria Math"/>
          </w:rPr>
          <m:t xml:space="preserve"> 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oMath>
      <w:r w:rsidRPr="00AB043C">
        <w:rPr>
          <w:i/>
        </w:rPr>
        <w:t xml:space="preserve">. </w:t>
      </w:r>
    </w:p>
    <w:p w14:paraId="30888F1B" w14:textId="77777777" w:rsidR="00763B0E" w:rsidRDefault="00763B0E" w:rsidP="00763B0E">
      <w:pPr>
        <w:pStyle w:val="Body"/>
      </w:pPr>
      <w:r>
        <w:t xml:space="preserve">Assuming all functions have a continuous second derivative, it is possible to state: Let </w:t>
      </w:r>
      <m:oMath>
        <m:r>
          <w:rPr>
            <w:rFonts w:ascii="Cambria Math" w:hAnsi="Cambria Math"/>
          </w:rPr>
          <m:t>y</m:t>
        </m:r>
        <m:d>
          <m:dPr>
            <m:ctrlPr>
              <w:rPr>
                <w:rFonts w:ascii="Cambria Math" w:hAnsi="Cambria Math"/>
                <w:i/>
              </w:rPr>
            </m:ctrlPr>
          </m:dPr>
          <m:e>
            <m:r>
              <w:rPr>
                <w:rFonts w:ascii="Cambria Math" w:hAnsi="Cambria Math"/>
              </w:rPr>
              <m:t>x</m:t>
            </m:r>
          </m:e>
        </m:d>
      </m:oMath>
      <w:r>
        <w:t xml:space="preserve"> be a solution that makes </w:t>
      </w:r>
      <m:oMath>
        <m:r>
          <w:rPr>
            <w:rFonts w:ascii="Cambria Math" w:hAnsi="Cambria Math"/>
          </w:rPr>
          <m:t>F</m:t>
        </m:r>
      </m:oMath>
      <w:r>
        <w:t xml:space="preserve"> stationary and satisfies boundary conditions. With this, it is possible to introduce a new variable </w:t>
      </w:r>
      <m:oMath>
        <m:r>
          <w:rPr>
            <w:rFonts w:ascii="Cambria Math" w:hAnsi="Cambria Math"/>
          </w:rPr>
          <m:t>β(x)</m:t>
        </m:r>
      </m:oMath>
      <w:r>
        <w:t xml:space="preserve"> and let it have zero boundary conditions</w:t>
      </w:r>
      <m:oMath>
        <m:r>
          <w:rPr>
            <w:rFonts w:ascii="Cambria Math" w:hAnsi="Cambria Math"/>
          </w:rPr>
          <m:t xml:space="preserve"> 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r>
        <w:t>. Having this new variable</w:t>
      </w:r>
      <m:oMath>
        <m:r>
          <w:rPr>
            <w:rFonts w:ascii="Cambria Math" w:hAnsi="Cambria Math"/>
          </w:rPr>
          <m:t xml:space="preserve"> β(x)</m:t>
        </m:r>
      </m:oMath>
      <w:r>
        <w:t xml:space="preserve">, it is possible to re-write* the problem in terms of a new arbitrary variable </w:t>
      </w:r>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oMath>
      <w:r>
        <w:t xml:space="preserve"> which is denoted as the variation of</w:t>
      </w:r>
      <m:oMath>
        <m:r>
          <w:rPr>
            <w:rFonts w:ascii="Cambria Math" w:hAnsi="Cambria Math"/>
          </w:rPr>
          <m:t xml:space="preserve"> y</m:t>
        </m:r>
        <m:d>
          <m:dPr>
            <m:ctrlPr>
              <w:rPr>
                <w:rFonts w:ascii="Cambria Math" w:hAnsi="Cambria Math"/>
                <w:i/>
              </w:rPr>
            </m:ctrlPr>
          </m:dPr>
          <m:e>
            <m:r>
              <w:rPr>
                <w:rFonts w:ascii="Cambria Math" w:hAnsi="Cambria Math"/>
              </w:rPr>
              <m:t>x</m:t>
            </m:r>
          </m:e>
        </m:d>
      </m:oMath>
      <w:r>
        <w:t>:</w:t>
      </w:r>
    </w:p>
    <w:p w14:paraId="01E6D847" w14:textId="77777777" w:rsidR="00763B0E" w:rsidRPr="00ED49F9" w:rsidRDefault="000E062D" w:rsidP="00763B0E">
      <w:pPr>
        <w:pStyle w:val="Body"/>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+ϵβ</m:t>
          </m:r>
          <m:d>
            <m:dPr>
              <m:ctrlPr>
                <w:rPr>
                  <w:rFonts w:ascii="Cambria Math" w:hAnsi="Cambria Math"/>
                  <w:i/>
                </w:rPr>
              </m:ctrlPr>
            </m:dPr>
            <m:e>
              <m:r>
                <w:rPr>
                  <w:rFonts w:ascii="Cambria Math" w:hAnsi="Cambria Math"/>
                </w:rPr>
                <m:t>x</m:t>
              </m:r>
            </m:e>
          </m:d>
          <m:r>
            <w:rPr>
              <w:rFonts w:ascii="Cambria Math" w:hAnsi="Cambria Math"/>
            </w:rPr>
            <m:t xml:space="preserve">                   (1)</m:t>
          </m:r>
        </m:oMath>
      </m:oMathPara>
    </w:p>
    <w:p w14:paraId="1003D621" w14:textId="77777777" w:rsidR="00763B0E" w:rsidRDefault="00763B0E" w:rsidP="00763B0E">
      <w:pPr>
        <w:pStyle w:val="Body"/>
      </w:pPr>
      <w:r>
        <w:lastRenderedPageBreak/>
        <w:t xml:space="preserve">Where: </w:t>
      </w:r>
    </w:p>
    <w:p w14:paraId="7E3A5FE7" w14:textId="77777777" w:rsidR="00763B0E" w:rsidRDefault="000E062D" w:rsidP="00763B0E">
      <w:pPr>
        <w:jc w:val="both"/>
      </w:pPr>
      <m:oMath>
        <m:acc>
          <m:accPr>
            <m:chr m:val="̅"/>
            <m:ctrlPr>
              <w:rPr>
                <w:rFonts w:ascii="Cambria Math" w:hAnsi="Cambria Math"/>
                <w:i/>
              </w:rPr>
            </m:ctrlPr>
          </m:accPr>
          <m:e>
            <m:r>
              <w:rPr>
                <w:rFonts w:ascii="Cambria Math" w:hAnsi="Cambria Math"/>
              </w:rPr>
              <m:t>y</m:t>
            </m:r>
          </m:e>
        </m:acc>
      </m:oMath>
      <w:r w:rsidR="00763B0E">
        <w:t xml:space="preserve"> = Variation of Variable </w:t>
      </w:r>
      <m:oMath>
        <m:r>
          <w:rPr>
            <w:rFonts w:ascii="Cambria Math" w:hAnsi="Cambria Math"/>
          </w:rPr>
          <m:t>y</m:t>
        </m:r>
      </m:oMath>
      <w:r w:rsidR="00763B0E">
        <w:t xml:space="preserve"> which can be a family of curves based on different boundary conditions</w:t>
      </w:r>
    </w:p>
    <w:p w14:paraId="207E2B0D" w14:textId="77777777" w:rsidR="00763B0E" w:rsidRDefault="00763B0E" w:rsidP="00763B0E">
      <w:pPr>
        <w:jc w:val="both"/>
      </w:pPr>
      <m:oMath>
        <m:r>
          <w:rPr>
            <w:rFonts w:ascii="Cambria Math" w:hAnsi="Cambria Math"/>
          </w:rPr>
          <m:t>y</m:t>
        </m:r>
      </m:oMath>
      <w:r>
        <w:t xml:space="preserve"> = A function that makes </w:t>
      </w:r>
      <m:oMath>
        <m:r>
          <w:rPr>
            <w:rFonts w:ascii="Cambria Math" w:hAnsi="Cambria Math"/>
          </w:rPr>
          <m:t>F</m:t>
        </m:r>
      </m:oMath>
      <w:r>
        <w:t xml:space="preserve"> stationary, for example, a solution to the problem that minimizes functional </w:t>
      </w:r>
      <m:oMath>
        <m:r>
          <w:rPr>
            <w:rFonts w:ascii="Cambria Math" w:hAnsi="Cambria Math"/>
          </w:rPr>
          <m:t>F</m:t>
        </m:r>
      </m:oMath>
      <w:r>
        <w:t xml:space="preserve"> in the case of jerk</w:t>
      </w:r>
    </w:p>
    <w:p w14:paraId="234652D6" w14:textId="77777777" w:rsidR="00763B0E" w:rsidRDefault="00763B0E" w:rsidP="00763B0E">
      <w:pPr>
        <w:pStyle w:val="Body"/>
      </w:pPr>
      <m:oMath>
        <m:r>
          <w:rPr>
            <w:rFonts w:ascii="Cambria Math" w:hAnsi="Cambria Math"/>
          </w:rPr>
          <m:t>ϵ</m:t>
        </m:r>
      </m:oMath>
      <w:r>
        <w:t xml:space="preserve"> = Small variation coefficient</w:t>
      </w:r>
    </w:p>
    <w:p w14:paraId="5BE4AFA9" w14:textId="77777777" w:rsidR="00763B0E" w:rsidRDefault="00763B0E" w:rsidP="00763B0E">
      <w:pPr>
        <w:pStyle w:val="Body"/>
      </w:pPr>
      <w:r>
        <w:t xml:space="preserve">Through introduction of Equation (1), it is possible to change the problem from solving for </w:t>
      </w:r>
      <m:oMath>
        <m:r>
          <w:rPr>
            <w:rFonts w:ascii="Cambria Math" w:hAnsi="Cambria Math"/>
          </w:rPr>
          <m:t>y</m:t>
        </m:r>
        <m:d>
          <m:dPr>
            <m:ctrlPr>
              <w:rPr>
                <w:rFonts w:ascii="Cambria Math" w:hAnsi="Cambria Math"/>
                <w:i/>
              </w:rPr>
            </m:ctrlPr>
          </m:dPr>
          <m:e>
            <m:r>
              <w:rPr>
                <w:rFonts w:ascii="Cambria Math" w:hAnsi="Cambria Math"/>
              </w:rPr>
              <m:t>x</m:t>
            </m:r>
          </m:e>
        </m:d>
      </m:oMath>
      <w:r>
        <w:t xml:space="preserve"> to solving for</w:t>
      </w:r>
      <m:oMath>
        <m:acc>
          <m:accPr>
            <m:chr m:val="̅"/>
            <m:ctrlPr>
              <w:rPr>
                <w:rFonts w:ascii="Cambria Math" w:hAnsi="Cambria Math"/>
                <w:i/>
              </w:rPr>
            </m:ctrlPr>
          </m:accPr>
          <m:e>
            <m:r>
              <w:rPr>
                <w:rFonts w:ascii="Cambria Math" w:hAnsi="Cambria Math"/>
              </w:rPr>
              <m:t xml:space="preserve"> y</m:t>
            </m:r>
          </m:e>
        </m:acc>
        <m:r>
          <w:rPr>
            <w:rFonts w:ascii="Cambria Math" w:hAnsi="Cambria Math"/>
          </w:rPr>
          <m:t>(x)</m:t>
        </m:r>
      </m:oMath>
      <w:r>
        <w:t>. Thus, turning the problem in the following form:</w:t>
      </w:r>
    </w:p>
    <w:p w14:paraId="6F33D104" w14:textId="77777777" w:rsidR="00763B0E" w:rsidRDefault="00763B0E" w:rsidP="00763B0E">
      <w:pPr>
        <w:pStyle w:val="Body"/>
      </w:pPr>
      <w:r w:rsidRPr="00AB043C">
        <w:t xml:space="preserve">Find a function (or family of functions) </w:t>
      </w:r>
      <m:oMath>
        <m:acc>
          <m:accPr>
            <m:chr m:val="̅"/>
            <m:ctrlPr>
              <w:rPr>
                <w:rFonts w:ascii="Cambria Math" w:hAnsi="Cambria Math"/>
              </w:rPr>
            </m:ctrlPr>
          </m:accPr>
          <m:e>
            <m:r>
              <w:rPr>
                <w:rFonts w:ascii="Cambria Math" w:hAnsi="Cambria Math"/>
              </w:rPr>
              <m:t>y</m:t>
            </m:r>
          </m:e>
        </m:acc>
      </m:oMath>
      <w:r w:rsidRPr="00AB043C">
        <w:t xml:space="preserve">  which makes the new functional  </w:t>
      </w:r>
      <m:oMath>
        <m:r>
          <w:rPr>
            <w:rFonts w:ascii="Cambria Math" w:hAnsi="Cambria Math"/>
          </w:rPr>
          <m:t>F</m:t>
        </m:r>
        <m:r>
          <m:rPr>
            <m:sty m:val="p"/>
          </m:rPr>
          <w:rPr>
            <w:rFonts w:ascii="Cambria Math" w:hAnsi="Cambria Math"/>
          </w:rPr>
          <m:t>(</m:t>
        </m:r>
        <m:r>
          <w:rPr>
            <w:rFonts w:ascii="Cambria Math" w:hAnsi="Cambria Math"/>
          </w:rPr>
          <m:t>ϵ</m:t>
        </m:r>
        <m:r>
          <m:rPr>
            <m:sty m:val="p"/>
          </m:rP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x</m:t>
                </m:r>
              </m:e>
              <m:sub>
                <m:r>
                  <m:rPr>
                    <m:sty m:val="p"/>
                  </m:rPr>
                  <w:rPr>
                    <w:rFonts w:ascii="Cambria Math" w:hAnsi="Cambria Math"/>
                  </w:rPr>
                  <m:t>1</m:t>
                </m:r>
              </m:sub>
            </m:sSub>
          </m:sub>
          <m:sup>
            <m:sSub>
              <m:sSubPr>
                <m:ctrlPr>
                  <w:rPr>
                    <w:rFonts w:ascii="Cambria Math" w:hAnsi="Cambria Math"/>
                  </w:rPr>
                </m:ctrlPr>
              </m:sSubPr>
              <m:e>
                <m:r>
                  <w:rPr>
                    <w:rFonts w:ascii="Cambria Math" w:hAnsi="Cambria Math"/>
                  </w:rPr>
                  <m:t>x</m:t>
                </m:r>
              </m:e>
              <m:sub>
                <m:r>
                  <m:rPr>
                    <m:sty m:val="p"/>
                  </m:rPr>
                  <w:rPr>
                    <w:rFonts w:ascii="Cambria Math" w:hAnsi="Cambria Math"/>
                  </w:rPr>
                  <m:t>2</m:t>
                </m:r>
              </m:sub>
            </m:sSub>
          </m:sup>
          <m:e>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acc>
              <m:accPr>
                <m:chr m:val="̅"/>
                <m:ctrlPr>
                  <w:rPr>
                    <w:rFonts w:ascii="Cambria Math" w:hAnsi="Cambria Math"/>
                  </w:rPr>
                </m:ctrlPr>
              </m:accPr>
              <m:e>
                <m:r>
                  <w:rPr>
                    <w:rFonts w:ascii="Cambria Math" w:hAnsi="Cambria Math"/>
                  </w:rPr>
                  <m:t>y</m:t>
                </m:r>
              </m:e>
            </m:acc>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y</m:t>
                    </m:r>
                  </m:e>
                </m:acc>
              </m:e>
              <m:sup>
                <m:r>
                  <m:rPr>
                    <m:sty m:val="p"/>
                  </m:rPr>
                  <w:rPr>
                    <w:rFonts w:ascii="Cambria Math" w:hAnsi="Cambria Math"/>
                  </w:rPr>
                  <m:t>'</m:t>
                </m:r>
              </m:sup>
            </m:sSup>
            <m:r>
              <m:rPr>
                <m:sty m:val="p"/>
              </m:rPr>
              <w:rPr>
                <w:rFonts w:ascii="Cambria Math" w:hAnsi="Cambria Math"/>
              </w:rPr>
              <m:t xml:space="preserve">) </m:t>
            </m:r>
          </m:e>
        </m:nary>
        <m:r>
          <w:rPr>
            <w:rFonts w:ascii="Cambria Math" w:hAnsi="Cambria Math"/>
          </w:rPr>
          <m:t>dx</m:t>
        </m:r>
      </m:oMath>
      <w:r w:rsidRPr="00AB043C">
        <w:t xml:space="preserve"> stationary. </w:t>
      </w:r>
    </w:p>
    <w:p w14:paraId="31E67280" w14:textId="77777777" w:rsidR="00763B0E" w:rsidRDefault="00763B0E" w:rsidP="00763B0E">
      <w:pPr>
        <w:pStyle w:val="Body"/>
      </w:pPr>
      <w:r>
        <w:t xml:space="preserve">Given that Equation (1) makes </w:t>
      </w:r>
      <m:oMath>
        <m:acc>
          <m:accPr>
            <m:chr m:val="̅"/>
            <m:ctrlPr>
              <w:rPr>
                <w:rFonts w:ascii="Cambria Math" w:hAnsi="Cambria Math"/>
                <w:i/>
              </w:rPr>
            </m:ctrlPr>
          </m:accPr>
          <m:e>
            <m:r>
              <w:rPr>
                <w:rFonts w:ascii="Cambria Math" w:hAnsi="Cambria Math"/>
              </w:rPr>
              <m:t>y</m:t>
            </m:r>
          </m:e>
        </m:acc>
      </m:oMath>
      <w:r>
        <w:t xml:space="preserve"> dependent on</w:t>
      </w:r>
      <m:oMath>
        <m:r>
          <w:rPr>
            <w:rFonts w:ascii="Cambria Math" w:hAnsi="Cambria Math"/>
          </w:rPr>
          <m:t xml:space="preserve"> x</m:t>
        </m:r>
      </m:oMath>
      <w:r>
        <w:t xml:space="preserve">, the integral of </w:t>
      </w:r>
      <m:oMath>
        <m:r>
          <w:rPr>
            <w:rFonts w:ascii="Cambria Math" w:hAnsi="Cambria Math"/>
          </w:rPr>
          <m:t>F(ϵ)=</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xml:space="preserve">) </m:t>
            </m:r>
          </m:e>
        </m:nary>
        <m:r>
          <w:rPr>
            <w:rFonts w:ascii="Cambria Math" w:hAnsi="Cambria Math"/>
          </w:rPr>
          <m:t>dx</m:t>
        </m:r>
      </m:oMath>
      <w:r>
        <w:t xml:space="preserve"> will provide a functional </w:t>
      </w:r>
      <m:oMath>
        <m:r>
          <w:rPr>
            <w:rFonts w:ascii="Cambria Math" w:hAnsi="Cambria Math"/>
          </w:rPr>
          <m:t>F</m:t>
        </m:r>
        <m:d>
          <m:dPr>
            <m:ctrlPr>
              <w:rPr>
                <w:rFonts w:ascii="Cambria Math" w:hAnsi="Cambria Math"/>
                <w:i/>
              </w:rPr>
            </m:ctrlPr>
          </m:dPr>
          <m:e>
            <m:r>
              <w:rPr>
                <w:rFonts w:ascii="Cambria Math" w:hAnsi="Cambria Math"/>
              </w:rPr>
              <m:t>ϵ</m:t>
            </m:r>
          </m:e>
        </m:d>
      </m:oMath>
      <w:r>
        <w:t xml:space="preserve"> that only depends on</w:t>
      </w:r>
      <m:oMath>
        <m:r>
          <w:rPr>
            <w:rFonts w:ascii="Cambria Math" w:hAnsi="Cambria Math"/>
          </w:rPr>
          <m:t xml:space="preserve"> ϵ</m:t>
        </m:r>
      </m:oMath>
      <w:r>
        <w:t xml:space="preserve">. For this reason, it is possible to make an optimization problem with simply the derivative of the functional </w:t>
      </w:r>
      <m:oMath>
        <m:r>
          <w:rPr>
            <w:rFonts w:ascii="Cambria Math" w:hAnsi="Cambria Math"/>
          </w:rPr>
          <m:t>F</m:t>
        </m:r>
      </m:oMath>
      <w:r>
        <w:t xml:space="preserve"> with respect to</w:t>
      </w:r>
      <m:oMath>
        <m:r>
          <w:rPr>
            <w:rFonts w:ascii="Cambria Math" w:hAnsi="Cambria Math"/>
          </w:rPr>
          <m:t xml:space="preserve"> ϵ</m:t>
        </m:r>
      </m:oMath>
      <w:r>
        <w:t>:</w:t>
      </w:r>
    </w:p>
    <w:p w14:paraId="70C36FA4" w14:textId="77777777" w:rsidR="00763B0E" w:rsidRDefault="000E062D" w:rsidP="00763B0E">
      <w:pPr>
        <w:pStyle w:val="Body"/>
      </w:pPr>
      <m:oMathPara>
        <m:oMath>
          <m:f>
            <m:fPr>
              <m:ctrlPr>
                <w:rPr>
                  <w:rFonts w:ascii="Cambria Math" w:hAnsi="Cambria Math"/>
                </w:rPr>
              </m:ctrlPr>
            </m:fPr>
            <m:num>
              <m:r>
                <w:rPr>
                  <w:rFonts w:ascii="Cambria Math" w:hAnsi="Cambria Math"/>
                </w:rPr>
                <m:t>dF</m:t>
              </m:r>
            </m:num>
            <m:den>
              <m:r>
                <w:rPr>
                  <w:rFonts w:ascii="Cambria Math" w:hAnsi="Cambria Math"/>
                </w:rPr>
                <m:t>dϵ</m:t>
              </m:r>
            </m:den>
          </m:f>
          <m:r>
            <m:rPr>
              <m:sty m:val="p"/>
            </m:rPr>
            <w:rPr>
              <w:rFonts w:ascii="Cambria Math" w:hAnsi="Cambria Math"/>
            </w:rPr>
            <m:t>=0                             (2)</m:t>
          </m:r>
        </m:oMath>
      </m:oMathPara>
    </w:p>
    <w:p w14:paraId="149EC9F0" w14:textId="77777777" w:rsidR="00763B0E" w:rsidRDefault="00763B0E" w:rsidP="00763B0E">
      <w:pPr>
        <w:pStyle w:val="Body"/>
      </w:pPr>
      <w:r>
        <w:t xml:space="preserve">In optimization problems, it is necessary to evaluate the function (or functional) at an extrema point. For this situation, </w:t>
      </w:r>
      <m:oMath>
        <m:r>
          <w:rPr>
            <w:rFonts w:ascii="Cambria Math" w:hAnsi="Cambria Math"/>
          </w:rPr>
          <m:t>ϵ</m:t>
        </m:r>
      </m:oMath>
      <w:r>
        <w:t xml:space="preserve"> can be evaluated at zero, which will provide an extrema as follows:</w:t>
      </w:r>
    </w:p>
    <w:p w14:paraId="2AB5AA45" w14:textId="77777777" w:rsidR="00763B0E" w:rsidRPr="00ED49F9" w:rsidRDefault="000E062D" w:rsidP="00763B0E">
      <w:pPr>
        <w:pStyle w:val="Body"/>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+ϵβ</m:t>
          </m:r>
          <m:d>
            <m:dPr>
              <m:ctrlPr>
                <w:rPr>
                  <w:rFonts w:ascii="Cambria Math" w:hAnsi="Cambria Math"/>
                  <w:i/>
                </w:rPr>
              </m:ctrlPr>
            </m:dPr>
            <m:e>
              <m:r>
                <w:rPr>
                  <w:rFonts w:ascii="Cambria Math" w:hAnsi="Cambria Math"/>
                </w:rPr>
                <m:t>x</m:t>
              </m:r>
            </m:e>
          </m:d>
          <m:r>
            <w:rPr>
              <w:rFonts w:ascii="Cambria Math" w:hAnsi="Cambria Math"/>
            </w:rPr>
            <m:t xml:space="preserve"> →     </m:t>
          </m:r>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 xml:space="preserve">           (3)</m:t>
          </m:r>
        </m:oMath>
      </m:oMathPara>
    </w:p>
    <w:p w14:paraId="1651E7BE" w14:textId="77777777" w:rsidR="00763B0E" w:rsidRDefault="00763B0E" w:rsidP="00763B0E">
      <w:pPr>
        <w:pStyle w:val="Body"/>
      </w:pPr>
      <w:r>
        <w:t xml:space="preserve">Provided the assumption of </w:t>
      </w:r>
      <m:oMath>
        <m:r>
          <w:rPr>
            <w:rFonts w:ascii="Cambria Math" w:hAnsi="Cambria Math"/>
          </w:rPr>
          <m:t>y</m:t>
        </m:r>
        <m:d>
          <m:dPr>
            <m:ctrlPr>
              <w:rPr>
                <w:rFonts w:ascii="Cambria Math" w:hAnsi="Cambria Math"/>
                <w:i/>
              </w:rPr>
            </m:ctrlPr>
          </m:dPr>
          <m:e>
            <m:r>
              <w:rPr>
                <w:rFonts w:ascii="Cambria Math" w:hAnsi="Cambria Math"/>
              </w:rPr>
              <m:t>x</m:t>
            </m:r>
          </m:e>
        </m:d>
      </m:oMath>
      <w:r>
        <w:t xml:space="preserve"> is a solution that makes </w:t>
      </w:r>
      <m:oMath>
        <m:r>
          <w:rPr>
            <w:rFonts w:ascii="Cambria Math" w:hAnsi="Cambria Math"/>
          </w:rPr>
          <m:t>F</m:t>
        </m:r>
      </m:oMath>
      <w:r>
        <w:t xml:space="preserve"> is stationary. By setting </w:t>
      </w:r>
      <m:oMath>
        <m:r>
          <w:rPr>
            <w:rFonts w:ascii="Cambria Math" w:hAnsi="Cambria Math"/>
          </w:rPr>
          <m:t>ϵ</m:t>
        </m:r>
      </m:oMath>
      <w:r>
        <w:t xml:space="preserve"> to zero, the functional </w:t>
      </w:r>
      <m:oMath>
        <m:r>
          <w:rPr>
            <w:rFonts w:ascii="Cambria Math" w:hAnsi="Cambria Math"/>
          </w:rPr>
          <m:t>F</m:t>
        </m:r>
      </m:oMath>
      <w:r>
        <w:t xml:space="preserve"> has been optimized. </w:t>
      </w:r>
    </w:p>
    <w:p w14:paraId="5F343339" w14:textId="77777777" w:rsidR="00763B0E" w:rsidRDefault="000E062D" w:rsidP="00763B0E">
      <w:pPr>
        <w:pStyle w:val="Body"/>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dϵ</m:t>
                      </m:r>
                    </m:den>
                  </m:f>
                </m:e>
              </m:d>
            </m:e>
            <m:sub>
              <m:r>
                <w:rPr>
                  <w:rFonts w:ascii="Cambria Math" w:hAnsi="Cambria Math"/>
                </w:rPr>
                <m:t>ϵ=0</m:t>
              </m:r>
            </m:sub>
          </m:sSub>
          <m:r>
            <w:rPr>
              <w:rFonts w:ascii="Cambria Math" w:hAnsi="Cambria Math"/>
            </w:rPr>
            <m:t xml:space="preserve">=0                             </m:t>
          </m:r>
        </m:oMath>
      </m:oMathPara>
    </w:p>
    <w:p w14:paraId="709DEB52" w14:textId="77777777" w:rsidR="00763B0E" w:rsidRDefault="00763B0E" w:rsidP="00763B0E">
      <w:pPr>
        <w:pStyle w:val="Body"/>
      </w:pPr>
      <w:r>
        <w:t xml:space="preserve">To evaluate this optimization problem, the definition of </w:t>
      </w:r>
      <m:oMath>
        <m:r>
          <w:rPr>
            <w:rFonts w:ascii="Cambria Math" w:hAnsi="Cambria Math"/>
          </w:rPr>
          <m:t>F</m:t>
        </m:r>
      </m:oMath>
      <w:r>
        <w:t xml:space="preserve"> is used which gives an integral equation to solve:</w:t>
      </w:r>
    </w:p>
    <w:p w14:paraId="75598BEB" w14:textId="77777777" w:rsidR="00763B0E" w:rsidRDefault="000E062D" w:rsidP="00763B0E">
      <w:pPr>
        <w:pStyle w:val="Body"/>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dϵ</m:t>
                      </m:r>
                    </m:den>
                  </m:f>
                </m:e>
              </m:d>
            </m:e>
            <m:sub>
              <m:r>
                <w:rPr>
                  <w:rFonts w:ascii="Cambria Math" w:hAnsi="Cambria Math"/>
                </w:rPr>
                <m:t>ϵ=0</m:t>
              </m:r>
            </m:sub>
          </m:sSub>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dx</m:t>
              </m:r>
            </m:e>
          </m:nary>
          <m:r>
            <w:rPr>
              <w:rFonts w:ascii="Cambria Math" w:hAnsi="Cambria Math"/>
            </w:rPr>
            <m:t>=0</m:t>
          </m:r>
        </m:oMath>
      </m:oMathPara>
    </w:p>
    <w:p w14:paraId="07599C34" w14:textId="77777777" w:rsidR="00763B0E" w:rsidRPr="00BE0354" w:rsidRDefault="000E062D" w:rsidP="00763B0E">
      <w:pPr>
        <w:pStyle w:val="Body"/>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dϵ</m:t>
                          </m:r>
                        </m:den>
                      </m:f>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dx</m:t>
                      </m:r>
                    </m:e>
                  </m:d>
                </m:e>
                <m:sub>
                  <m:r>
                    <w:rPr>
                      <w:rFonts w:ascii="Cambria Math" w:hAnsi="Cambria Math"/>
                    </w:rPr>
                    <m:t>ϵ=0</m:t>
                  </m:r>
                </m:sub>
              </m:sSub>
              <m:r>
                <w:rPr>
                  <w:rFonts w:ascii="Cambria Math" w:hAnsi="Cambria Math"/>
                </w:rPr>
                <m:t>dx</m:t>
              </m:r>
            </m:e>
          </m:nary>
          <m:r>
            <w:rPr>
              <w:rFonts w:ascii="Cambria Math" w:hAnsi="Cambria Math"/>
            </w:rPr>
            <m:t xml:space="preserve">=0        </m:t>
          </m:r>
        </m:oMath>
      </m:oMathPara>
    </w:p>
    <w:p w14:paraId="13CA24AD" w14:textId="77777777" w:rsidR="00763B0E" w:rsidRDefault="00763B0E" w:rsidP="00763B0E">
      <w:pPr>
        <w:pStyle w:val="Body"/>
      </w:pPr>
      <w:r>
        <w:t>The previous integral-differential equation is solved which provides the following function:</w:t>
      </w:r>
    </w:p>
    <w:p w14:paraId="4CEDB3A6" w14:textId="77777777" w:rsidR="00763B0E" w:rsidRPr="00D9649C" w:rsidRDefault="000E062D" w:rsidP="00763B0E">
      <w:pPr>
        <w:pStyle w:val="Body"/>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f>
                    <m:fPr>
                      <m:ctrlPr>
                        <w:rPr>
                          <w:rFonts w:ascii="Cambria Math" w:hAnsi="Cambria Math"/>
                          <w:i/>
                        </w:rPr>
                      </m:ctrlPr>
                    </m:fPr>
                    <m:num>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en>
                  </m:f>
                </m:e>
              </m:d>
              <m:r>
                <w:rPr>
                  <w:rFonts w:ascii="Cambria Math" w:hAnsi="Cambria Math"/>
                </w:rPr>
                <m:t>ϵ dx</m:t>
              </m:r>
            </m:e>
          </m:nary>
          <m:r>
            <w:rPr>
              <w:rFonts w:ascii="Cambria Math" w:hAnsi="Cambria Math"/>
            </w:rPr>
            <m:t>=0</m:t>
          </m:r>
        </m:oMath>
      </m:oMathPara>
    </w:p>
    <w:p w14:paraId="5611C6FD" w14:textId="77777777" w:rsidR="00763B0E" w:rsidRDefault="00763B0E" w:rsidP="00763B0E">
      <w:pPr>
        <w:pStyle w:val="Body"/>
      </w:pPr>
      <w:r>
        <w:t xml:space="preserve">This final equation is a product in between an arbitrary parameter </w:t>
      </w:r>
      <m:oMath>
        <m:r>
          <w:rPr>
            <w:rFonts w:ascii="Cambria Math" w:hAnsi="Cambria Math"/>
          </w:rPr>
          <m:t>ϵ</m:t>
        </m:r>
      </m:oMath>
      <w:r>
        <w:t xml:space="preserve"> and a functional. Therefore, for the previous equation to be true for any arbitrary</w:t>
      </w:r>
      <m:oMath>
        <m:r>
          <w:rPr>
            <w:rFonts w:ascii="Cambria Math" w:hAnsi="Cambria Math"/>
          </w:rPr>
          <m:t xml:space="preserve"> ϵ</m:t>
        </m:r>
      </m:oMath>
      <w:r>
        <w:t>. The following has to be true:</w:t>
      </w:r>
    </w:p>
    <w:p w14:paraId="030BB008" w14:textId="77777777" w:rsidR="00763B0E" w:rsidRDefault="000E062D" w:rsidP="00763B0E">
      <w:pPr>
        <w:pStyle w:val="Body"/>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f>
                <m:fPr>
                  <m:ctrlPr>
                    <w:rPr>
                      <w:rFonts w:ascii="Cambria Math" w:hAnsi="Cambria Math"/>
                      <w:i/>
                    </w:rPr>
                  </m:ctrlPr>
                </m:fPr>
                <m:num>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en>
              </m:f>
            </m:e>
          </m:d>
          <m:r>
            <w:rPr>
              <w:rFonts w:ascii="Cambria Math" w:hAnsi="Cambria Math"/>
            </w:rPr>
            <m:t>=0</m:t>
          </m:r>
        </m:oMath>
      </m:oMathPara>
    </w:p>
    <w:p w14:paraId="726CC765" w14:textId="77777777" w:rsidR="00763B0E" w:rsidRDefault="00763B0E" w:rsidP="00763B0E">
      <w:pPr>
        <w:pStyle w:val="Body"/>
      </w:pPr>
      <w:r>
        <w:t xml:space="preserve">Therefore: If </w:t>
      </w:r>
      <m:oMath>
        <m:r>
          <w:rPr>
            <w:rFonts w:ascii="Cambria Math" w:hAnsi="Cambria Math"/>
          </w:rPr>
          <m:t>y</m:t>
        </m:r>
        <m:d>
          <m:dPr>
            <m:ctrlPr>
              <w:rPr>
                <w:rFonts w:ascii="Cambria Math" w:hAnsi="Cambria Math"/>
                <w:i/>
              </w:rPr>
            </m:ctrlPr>
          </m:dPr>
          <m:e>
            <m:r>
              <w:rPr>
                <w:rFonts w:ascii="Cambria Math" w:hAnsi="Cambria Math"/>
              </w:rPr>
              <m:t>x</m:t>
            </m:r>
          </m:e>
        </m:d>
      </m:oMath>
      <w:r>
        <w:t xml:space="preserve"> makes </w:t>
      </w:r>
      <m:oMath>
        <m:r>
          <w:rPr>
            <w:rFonts w:ascii="Cambria Math" w:hAnsi="Cambria Math"/>
          </w:rPr>
          <m:t>F</m:t>
        </m:r>
      </m:oMath>
      <w:r>
        <w:t xml:space="preserve"> stationary, then </w:t>
      </w:r>
      <m:oMath>
        <m:r>
          <w:rPr>
            <w:rFonts w:ascii="Cambria Math" w:hAnsi="Cambria Math"/>
          </w:rPr>
          <m:t>y(x)</m:t>
        </m:r>
      </m:oMath>
      <w:r>
        <w:t xml:space="preserve"> must satisfy the previous equation know as Euler-Lagrange Equation. The details of the steps to obtain the Euler-Lagrange Equation are provided in the Appendix, along with a validation of how the variation </w:t>
      </w:r>
      <m:oMath>
        <m:acc>
          <m:accPr>
            <m:chr m:val="̅"/>
            <m:ctrlPr>
              <w:rPr>
                <w:rFonts w:ascii="Cambria Math" w:hAnsi="Cambria Math"/>
                <w:i/>
              </w:rPr>
            </m:ctrlPr>
          </m:accPr>
          <m:e>
            <m:r>
              <w:rPr>
                <w:rFonts w:ascii="Cambria Math" w:hAnsi="Cambria Math"/>
              </w:rPr>
              <m:t>y</m:t>
            </m:r>
          </m:e>
        </m:acc>
        <m:r>
          <w:rPr>
            <w:rFonts w:ascii="Cambria Math" w:hAnsi="Cambria Math"/>
          </w:rPr>
          <m:t xml:space="preserve">(x) </m:t>
        </m:r>
      </m:oMath>
      <w:r>
        <w:t>satisfies the same boundary conditions as</w:t>
      </w:r>
      <m:oMath>
        <m:r>
          <w:rPr>
            <w:rFonts w:ascii="Cambria Math" w:hAnsi="Cambria Math"/>
          </w:rPr>
          <m:t xml:space="preserve"> y(x)</m:t>
        </m:r>
      </m:oMath>
      <w:r>
        <w:t xml:space="preserve">, which allows to use the variation as a valid solution approach. </w:t>
      </w:r>
    </w:p>
    <w:p w14:paraId="522A5924" w14:textId="77777777" w:rsidR="00763B0E" w:rsidRPr="00A31A98" w:rsidRDefault="00763B0E" w:rsidP="00763B0E">
      <w:pPr>
        <w:pStyle w:val="SectionTitle"/>
        <w:numPr>
          <w:ilvl w:val="1"/>
          <w:numId w:val="13"/>
        </w:numPr>
      </w:pPr>
      <w:bookmarkStart w:id="1008" w:name="_Toc19788843"/>
      <w:r>
        <w:t>Trajectory Criteria</w:t>
      </w:r>
      <w:bookmarkEnd w:id="1008"/>
    </w:p>
    <w:p w14:paraId="3DAA96C4" w14:textId="77777777" w:rsidR="00763B0E" w:rsidRDefault="00763B0E" w:rsidP="00763B0E">
      <w:pPr>
        <w:pStyle w:val="Body"/>
      </w:pPr>
      <w:r w:rsidRPr="00585FD6">
        <w:t>From literature review, the following criteria was selected to generate a path that solves the problem state</w:t>
      </w:r>
      <w:r>
        <w:t>ment. The path generated needs to be:</w:t>
      </w:r>
    </w:p>
    <w:p w14:paraId="5466AB21" w14:textId="77777777" w:rsidR="00763B0E" w:rsidRDefault="00763B0E" w:rsidP="00763B0E">
      <w:pPr>
        <w:pStyle w:val="ListParagraph"/>
        <w:numPr>
          <w:ilvl w:val="0"/>
          <w:numId w:val="83"/>
        </w:numPr>
        <w:spacing w:after="0" w:line="240" w:lineRule="auto"/>
        <w:jc w:val="both"/>
        <w:rPr>
          <w:rFonts w:cs="Times New Roman"/>
          <w:szCs w:val="24"/>
        </w:rPr>
      </w:pPr>
      <w:r>
        <w:rPr>
          <w:rFonts w:cs="Times New Roman"/>
          <w:szCs w:val="24"/>
        </w:rPr>
        <w:t xml:space="preserve">Able </w:t>
      </w:r>
      <w:r w:rsidRPr="00856362">
        <w:rPr>
          <w:rFonts w:cs="Times New Roman"/>
          <w:szCs w:val="24"/>
        </w:rPr>
        <w:t>provide a smooth ride for the driver</w:t>
      </w:r>
    </w:p>
    <w:p w14:paraId="01BFE73C" w14:textId="77777777" w:rsidR="00763B0E" w:rsidRDefault="00763B0E" w:rsidP="00763B0E">
      <w:pPr>
        <w:pStyle w:val="ListParagraph"/>
        <w:numPr>
          <w:ilvl w:val="1"/>
          <w:numId w:val="83"/>
        </w:numPr>
        <w:spacing w:after="0" w:line="240" w:lineRule="auto"/>
        <w:jc w:val="both"/>
        <w:rPr>
          <w:rFonts w:cs="Times New Roman"/>
          <w:szCs w:val="24"/>
        </w:rPr>
      </w:pPr>
      <w:r>
        <w:rPr>
          <w:rFonts w:cs="Times New Roman"/>
          <w:szCs w:val="24"/>
        </w:rPr>
        <w:t xml:space="preserve">In example, makes the derivative </w:t>
      </w:r>
      <w:r w:rsidRPr="00096072">
        <w:rPr>
          <w:rFonts w:cs="Times New Roman"/>
          <w:szCs w:val="24"/>
        </w:rPr>
        <w:t>of acceleration below a threshold level.</w:t>
      </w:r>
      <w:r>
        <w:rPr>
          <w:rFonts w:cs="Times New Roman"/>
          <w:szCs w:val="24"/>
        </w:rPr>
        <w:t xml:space="preserve"> However, does not necessarily have to be minimized. </w:t>
      </w:r>
    </w:p>
    <w:p w14:paraId="3A169EE5" w14:textId="77777777" w:rsidR="00763B0E" w:rsidRDefault="00763B0E" w:rsidP="00763B0E">
      <w:pPr>
        <w:pStyle w:val="ListParagraph"/>
        <w:numPr>
          <w:ilvl w:val="1"/>
          <w:numId w:val="83"/>
        </w:numPr>
        <w:spacing w:after="0" w:line="240" w:lineRule="auto"/>
        <w:jc w:val="both"/>
        <w:rPr>
          <w:rFonts w:cs="Times New Roman"/>
          <w:szCs w:val="24"/>
        </w:rPr>
      </w:pPr>
      <w:r>
        <w:rPr>
          <w:rFonts w:cs="Times New Roman"/>
          <w:szCs w:val="24"/>
        </w:rPr>
        <w:t>From ASSHTO guidelines, parameters for a smooth ride:</w:t>
      </w:r>
    </w:p>
    <w:p w14:paraId="10DA9695" w14:textId="77777777" w:rsidR="00763B0E" w:rsidRPr="00564BCE" w:rsidRDefault="00763B0E" w:rsidP="00763B0E">
      <w:pPr>
        <w:pStyle w:val="ListParagraph"/>
        <w:numPr>
          <w:ilvl w:val="2"/>
          <w:numId w:val="83"/>
        </w:numPr>
        <w:spacing w:after="0" w:line="240" w:lineRule="auto"/>
        <w:jc w:val="both"/>
        <w:rPr>
          <w:rFonts w:cs="Times New Roman"/>
          <w:szCs w:val="24"/>
        </w:rPr>
      </w:pPr>
      <w:r>
        <w:rPr>
          <w:rFonts w:cs="Times New Roman"/>
          <w:szCs w:val="24"/>
        </w:rPr>
        <w:t xml:space="preserve">Lateral Acceleration: 0.4 to </w:t>
      </w:r>
      <w:r w:rsidRPr="00564BCE">
        <w:rPr>
          <w:rFonts w:cs="Times New Roman"/>
          <w:szCs w:val="24"/>
        </w:rPr>
        <w:t>1.3 m/s</w:t>
      </w:r>
      <w:r w:rsidRPr="00564BCE">
        <w:rPr>
          <w:rFonts w:cs="Times New Roman"/>
          <w:szCs w:val="24"/>
          <w:vertAlign w:val="superscript"/>
        </w:rPr>
        <w:t>2</w:t>
      </w:r>
    </w:p>
    <w:p w14:paraId="2CCF7F03" w14:textId="77777777" w:rsidR="00763B0E" w:rsidRPr="00564BCE" w:rsidRDefault="00763B0E" w:rsidP="00763B0E">
      <w:pPr>
        <w:pStyle w:val="ListParagraph"/>
        <w:numPr>
          <w:ilvl w:val="2"/>
          <w:numId w:val="83"/>
        </w:numPr>
        <w:spacing w:after="0" w:line="240" w:lineRule="auto"/>
        <w:jc w:val="both"/>
        <w:rPr>
          <w:rFonts w:cs="Times New Roman"/>
          <w:szCs w:val="24"/>
        </w:rPr>
      </w:pPr>
      <w:r>
        <w:rPr>
          <w:rFonts w:cs="Times New Roman"/>
          <w:szCs w:val="24"/>
        </w:rPr>
        <w:t>Jerk Values: 0.3-0.9 m/s</w:t>
      </w:r>
      <w:r>
        <w:rPr>
          <w:rFonts w:cs="Times New Roman"/>
          <w:szCs w:val="24"/>
          <w:vertAlign w:val="superscript"/>
        </w:rPr>
        <w:t>3</w:t>
      </w:r>
    </w:p>
    <w:p w14:paraId="2F48685D" w14:textId="77777777" w:rsidR="00763B0E" w:rsidRDefault="00763B0E" w:rsidP="00763B0E">
      <w:pPr>
        <w:pStyle w:val="ListParagraph"/>
        <w:numPr>
          <w:ilvl w:val="0"/>
          <w:numId w:val="83"/>
        </w:numPr>
        <w:spacing w:after="0" w:line="240" w:lineRule="auto"/>
        <w:jc w:val="both"/>
        <w:rPr>
          <w:rFonts w:cs="Times New Roman"/>
          <w:szCs w:val="24"/>
        </w:rPr>
      </w:pPr>
      <w:r>
        <w:rPr>
          <w:rFonts w:cs="Times New Roman"/>
          <w:szCs w:val="24"/>
        </w:rPr>
        <w:t>Able</w:t>
      </w:r>
      <w:r w:rsidRPr="00856362">
        <w:rPr>
          <w:rFonts w:cs="Times New Roman"/>
          <w:szCs w:val="24"/>
        </w:rPr>
        <w:t xml:space="preserve"> </w:t>
      </w:r>
      <w:r>
        <w:rPr>
          <w:rFonts w:cs="Times New Roman"/>
          <w:szCs w:val="24"/>
        </w:rPr>
        <w:t xml:space="preserve">to transmit </w:t>
      </w:r>
      <w:r w:rsidRPr="00856362">
        <w:rPr>
          <w:rFonts w:cs="Times New Roman"/>
          <w:szCs w:val="24"/>
        </w:rPr>
        <w:t>the least amount of data as possible</w:t>
      </w:r>
    </w:p>
    <w:p w14:paraId="07D87C33" w14:textId="77777777" w:rsidR="00763B0E" w:rsidRDefault="00763B0E" w:rsidP="00763B0E">
      <w:pPr>
        <w:pStyle w:val="ListParagraph"/>
        <w:numPr>
          <w:ilvl w:val="1"/>
          <w:numId w:val="83"/>
        </w:numPr>
        <w:spacing w:after="0" w:line="240" w:lineRule="auto"/>
        <w:jc w:val="both"/>
        <w:rPr>
          <w:rFonts w:cs="Times New Roman"/>
          <w:szCs w:val="24"/>
        </w:rPr>
      </w:pPr>
      <w:r>
        <w:rPr>
          <w:rFonts w:cs="Times New Roman"/>
          <w:szCs w:val="24"/>
        </w:rPr>
        <w:t xml:space="preserve">In example, data transmitted has to </w:t>
      </w:r>
      <w:r w:rsidRPr="00E80EC8">
        <w:rPr>
          <w:rFonts w:cs="Times New Roman"/>
          <w:szCs w:val="24"/>
        </w:rPr>
        <w:t>have a size limit for</w:t>
      </w:r>
      <w:r>
        <w:rPr>
          <w:rFonts w:cs="Times New Roman"/>
          <w:szCs w:val="24"/>
        </w:rPr>
        <w:t xml:space="preserve"> optimizing speed of transmission. </w:t>
      </w:r>
    </w:p>
    <w:p w14:paraId="17215DC9" w14:textId="77777777" w:rsidR="00763B0E" w:rsidRPr="00FC401E" w:rsidRDefault="00763B0E" w:rsidP="00763B0E">
      <w:pPr>
        <w:pStyle w:val="ListParagraph"/>
        <w:numPr>
          <w:ilvl w:val="0"/>
          <w:numId w:val="83"/>
        </w:numPr>
        <w:spacing w:after="0" w:line="240" w:lineRule="auto"/>
        <w:jc w:val="both"/>
        <w:rPr>
          <w:rFonts w:cs="Times New Roman"/>
          <w:szCs w:val="24"/>
        </w:rPr>
      </w:pPr>
      <w:r>
        <w:t>Considered for compatibility with different vehicles.</w:t>
      </w:r>
    </w:p>
    <w:p w14:paraId="7617B6C4" w14:textId="77777777" w:rsidR="00763B0E" w:rsidRPr="001E767E" w:rsidRDefault="00763B0E" w:rsidP="00763B0E">
      <w:pPr>
        <w:pStyle w:val="ListParagraph"/>
        <w:numPr>
          <w:ilvl w:val="1"/>
          <w:numId w:val="83"/>
        </w:numPr>
        <w:spacing w:after="0" w:line="240" w:lineRule="auto"/>
        <w:jc w:val="both"/>
        <w:rPr>
          <w:rFonts w:cs="Times New Roman"/>
          <w:szCs w:val="24"/>
        </w:rPr>
      </w:pPr>
      <w:r>
        <w:t xml:space="preserve">In example, the dynamics experienced by a vehicle undergoing this path, needs to be </w:t>
      </w:r>
      <w:r w:rsidRPr="00096072">
        <w:t>appropriate</w:t>
      </w:r>
      <w:r>
        <w:t xml:space="preserve"> for different vehicle sizes and types.  </w:t>
      </w:r>
    </w:p>
    <w:p w14:paraId="06CB79BD" w14:textId="77777777" w:rsidR="00763B0E" w:rsidRPr="001E767E" w:rsidRDefault="00763B0E" w:rsidP="00763B0E">
      <w:pPr>
        <w:pStyle w:val="ListParagraph"/>
        <w:numPr>
          <w:ilvl w:val="1"/>
          <w:numId w:val="83"/>
        </w:numPr>
        <w:spacing w:after="0" w:line="240" w:lineRule="auto"/>
        <w:jc w:val="both"/>
        <w:rPr>
          <w:rFonts w:cs="Times New Roman"/>
          <w:szCs w:val="24"/>
        </w:rPr>
      </w:pPr>
      <w:r>
        <w:t>From AASHTO guidelines, overall vehicle lengths:</w:t>
      </w:r>
    </w:p>
    <w:p w14:paraId="4709F6F1" w14:textId="77777777" w:rsidR="00763B0E" w:rsidRPr="001E767E" w:rsidRDefault="00763B0E" w:rsidP="00763B0E">
      <w:pPr>
        <w:pStyle w:val="ListParagraph"/>
        <w:numPr>
          <w:ilvl w:val="2"/>
          <w:numId w:val="83"/>
        </w:numPr>
        <w:spacing w:after="0" w:line="240" w:lineRule="auto"/>
        <w:jc w:val="both"/>
        <w:rPr>
          <w:rFonts w:cs="Times New Roman"/>
          <w:szCs w:val="24"/>
        </w:rPr>
      </w:pPr>
      <w:r>
        <w:t>Passenger Car:  19.0 feet</w:t>
      </w:r>
    </w:p>
    <w:p w14:paraId="645346A1" w14:textId="77777777" w:rsidR="00763B0E" w:rsidRPr="001E767E" w:rsidRDefault="00763B0E" w:rsidP="00763B0E">
      <w:pPr>
        <w:pStyle w:val="ListParagraph"/>
        <w:numPr>
          <w:ilvl w:val="2"/>
          <w:numId w:val="83"/>
        </w:numPr>
        <w:spacing w:after="0" w:line="240" w:lineRule="auto"/>
        <w:jc w:val="both"/>
        <w:rPr>
          <w:rFonts w:cs="Times New Roman"/>
          <w:szCs w:val="24"/>
        </w:rPr>
      </w:pPr>
      <w:r>
        <w:t xml:space="preserve">Single Truck: 30-39.5 feet </w:t>
      </w:r>
    </w:p>
    <w:p w14:paraId="69C9687A" w14:textId="77777777" w:rsidR="00763B0E" w:rsidRPr="001E767E" w:rsidRDefault="00763B0E" w:rsidP="00763B0E">
      <w:pPr>
        <w:pStyle w:val="ListParagraph"/>
        <w:numPr>
          <w:ilvl w:val="2"/>
          <w:numId w:val="83"/>
        </w:numPr>
        <w:spacing w:after="0" w:line="240" w:lineRule="auto"/>
        <w:jc w:val="both"/>
        <w:rPr>
          <w:rFonts w:cs="Times New Roman"/>
          <w:szCs w:val="24"/>
        </w:rPr>
      </w:pPr>
      <w:r>
        <w:t>Buses: 40.5-60 feet</w:t>
      </w:r>
    </w:p>
    <w:p w14:paraId="6EB9EFED" w14:textId="77777777" w:rsidR="00763B0E" w:rsidRPr="001E767E" w:rsidRDefault="00763B0E" w:rsidP="00763B0E">
      <w:pPr>
        <w:pStyle w:val="ListParagraph"/>
        <w:numPr>
          <w:ilvl w:val="2"/>
          <w:numId w:val="83"/>
        </w:numPr>
        <w:spacing w:after="0" w:line="240" w:lineRule="auto"/>
        <w:jc w:val="both"/>
        <w:rPr>
          <w:rFonts w:cs="Times New Roman"/>
          <w:szCs w:val="24"/>
        </w:rPr>
      </w:pPr>
      <w:r>
        <w:t>Combination Trucks: 45.5-114 feet</w:t>
      </w:r>
    </w:p>
    <w:p w14:paraId="6E364E9B" w14:textId="77777777" w:rsidR="00763B0E" w:rsidRPr="001E767E" w:rsidRDefault="00763B0E" w:rsidP="00763B0E">
      <w:pPr>
        <w:pStyle w:val="ListParagraph"/>
        <w:numPr>
          <w:ilvl w:val="2"/>
          <w:numId w:val="83"/>
        </w:numPr>
        <w:spacing w:after="0" w:line="240" w:lineRule="auto"/>
        <w:jc w:val="both"/>
        <w:rPr>
          <w:rFonts w:cs="Times New Roman"/>
          <w:szCs w:val="24"/>
        </w:rPr>
      </w:pPr>
      <w:r>
        <w:rPr>
          <w:rFonts w:cs="Times New Roman"/>
          <w:szCs w:val="24"/>
        </w:rPr>
        <w:t>Recreational Vehicles: 30-53 feet</w:t>
      </w:r>
    </w:p>
    <w:p w14:paraId="347285B9" w14:textId="77777777" w:rsidR="00763B0E" w:rsidRDefault="00763B0E" w:rsidP="00763B0E">
      <w:pPr>
        <w:pStyle w:val="ListParagraph"/>
        <w:spacing w:after="0" w:line="240" w:lineRule="auto"/>
        <w:ind w:left="1440"/>
        <w:jc w:val="both"/>
        <w:rPr>
          <w:rFonts w:cs="Times New Roman"/>
          <w:szCs w:val="24"/>
        </w:rPr>
      </w:pPr>
    </w:p>
    <w:p w14:paraId="2880D5F6" w14:textId="77777777" w:rsidR="00763B0E" w:rsidRPr="00A16608" w:rsidRDefault="00763B0E" w:rsidP="00763B0E">
      <w:pPr>
        <w:jc w:val="both"/>
      </w:pPr>
      <w:r>
        <w:t>By developing this method, the outcome is expected to create a vehicle ride that is independent of:</w:t>
      </w:r>
    </w:p>
    <w:p w14:paraId="719D0A57" w14:textId="77777777" w:rsidR="00763B0E" w:rsidRDefault="00763B0E" w:rsidP="00763B0E">
      <w:pPr>
        <w:pStyle w:val="ListParagraph"/>
        <w:numPr>
          <w:ilvl w:val="0"/>
          <w:numId w:val="83"/>
        </w:numPr>
        <w:spacing w:after="0" w:line="240" w:lineRule="auto"/>
        <w:jc w:val="both"/>
        <w:rPr>
          <w:rFonts w:cs="Times New Roman"/>
          <w:szCs w:val="24"/>
        </w:rPr>
      </w:pPr>
      <w:r>
        <w:rPr>
          <w:rFonts w:cs="Times New Roman"/>
          <w:szCs w:val="24"/>
        </w:rPr>
        <w:t>R</w:t>
      </w:r>
      <w:r w:rsidRPr="00856362">
        <w:rPr>
          <w:rFonts w:cs="Times New Roman"/>
          <w:szCs w:val="24"/>
        </w:rPr>
        <w:t xml:space="preserve">oad type </w:t>
      </w:r>
    </w:p>
    <w:p w14:paraId="30A2B2DA" w14:textId="77777777" w:rsidR="00763B0E" w:rsidRPr="00856362" w:rsidRDefault="00763B0E" w:rsidP="00763B0E">
      <w:pPr>
        <w:pStyle w:val="ListParagraph"/>
        <w:numPr>
          <w:ilvl w:val="1"/>
          <w:numId w:val="83"/>
        </w:numPr>
        <w:spacing w:after="0" w:line="240" w:lineRule="auto"/>
        <w:jc w:val="both"/>
        <w:rPr>
          <w:rFonts w:cs="Times New Roman"/>
          <w:szCs w:val="24"/>
        </w:rPr>
      </w:pPr>
      <w:r>
        <w:rPr>
          <w:rFonts w:cs="Times New Roman"/>
          <w:szCs w:val="24"/>
        </w:rPr>
        <w:t>This provides independence on whether the road has pavement or road markings.</w:t>
      </w:r>
    </w:p>
    <w:p w14:paraId="6CB429C9" w14:textId="77777777" w:rsidR="00763B0E" w:rsidRPr="000D3C14" w:rsidRDefault="00763B0E" w:rsidP="00763B0E">
      <w:pPr>
        <w:pStyle w:val="ListParagraph"/>
        <w:numPr>
          <w:ilvl w:val="0"/>
          <w:numId w:val="83"/>
        </w:numPr>
        <w:spacing w:after="0" w:line="240" w:lineRule="auto"/>
        <w:jc w:val="both"/>
        <w:rPr>
          <w:rFonts w:cs="Times New Roman"/>
          <w:szCs w:val="24"/>
        </w:rPr>
      </w:pPr>
      <w:r>
        <w:rPr>
          <w:rFonts w:cs="Times New Roman"/>
          <w:szCs w:val="24"/>
        </w:rPr>
        <w:t>Infrastructure signs</w:t>
      </w:r>
    </w:p>
    <w:p w14:paraId="56B406FE" w14:textId="77777777" w:rsidR="00763B0E" w:rsidRDefault="00763B0E" w:rsidP="00763B0E">
      <w:pPr>
        <w:pStyle w:val="ListParagraph"/>
        <w:numPr>
          <w:ilvl w:val="1"/>
          <w:numId w:val="83"/>
        </w:numPr>
        <w:spacing w:after="0" w:line="240" w:lineRule="auto"/>
        <w:jc w:val="both"/>
        <w:rPr>
          <w:rFonts w:cs="Times New Roman"/>
          <w:szCs w:val="24"/>
        </w:rPr>
      </w:pPr>
      <w:r>
        <w:rPr>
          <w:rFonts w:cs="Times New Roman"/>
          <w:szCs w:val="24"/>
        </w:rPr>
        <w:t>Which gives a backup to image recognition software and machine learning/neural network techniques.</w:t>
      </w:r>
    </w:p>
    <w:p w14:paraId="537D2B98" w14:textId="77777777" w:rsidR="00763B0E" w:rsidRDefault="00763B0E" w:rsidP="00763B0E">
      <w:pPr>
        <w:pStyle w:val="ListParagraph"/>
        <w:numPr>
          <w:ilvl w:val="0"/>
          <w:numId w:val="83"/>
        </w:numPr>
        <w:spacing w:after="0" w:line="240" w:lineRule="auto"/>
        <w:jc w:val="both"/>
        <w:rPr>
          <w:rFonts w:cs="Times New Roman"/>
          <w:szCs w:val="24"/>
        </w:rPr>
      </w:pPr>
      <w:r>
        <w:rPr>
          <w:rFonts w:cs="Times New Roman"/>
          <w:szCs w:val="24"/>
        </w:rPr>
        <w:t>Weather conditions</w:t>
      </w:r>
    </w:p>
    <w:p w14:paraId="03FE4096" w14:textId="77777777" w:rsidR="00763B0E" w:rsidRDefault="00763B0E" w:rsidP="00763B0E">
      <w:pPr>
        <w:pStyle w:val="ListParagraph"/>
        <w:numPr>
          <w:ilvl w:val="1"/>
          <w:numId w:val="83"/>
        </w:numPr>
        <w:spacing w:after="0" w:line="240" w:lineRule="auto"/>
        <w:jc w:val="both"/>
        <w:rPr>
          <w:rFonts w:cs="Times New Roman"/>
          <w:szCs w:val="24"/>
        </w:rPr>
      </w:pPr>
      <w:r>
        <w:rPr>
          <w:rFonts w:cs="Times New Roman"/>
          <w:szCs w:val="24"/>
        </w:rPr>
        <w:t>This provides a backup</w:t>
      </w:r>
      <w:r w:rsidRPr="000D3C14">
        <w:rPr>
          <w:rFonts w:cs="Times New Roman"/>
          <w:szCs w:val="24"/>
        </w:rPr>
        <w:t xml:space="preserve"> </w:t>
      </w:r>
      <w:r>
        <w:rPr>
          <w:rFonts w:cs="Times New Roman"/>
          <w:szCs w:val="24"/>
        </w:rPr>
        <w:t>to</w:t>
      </w:r>
      <w:r w:rsidRPr="000D3C14">
        <w:rPr>
          <w:rFonts w:cs="Times New Roman"/>
          <w:szCs w:val="24"/>
        </w:rPr>
        <w:t xml:space="preserve"> camera sensors or lidar sensor</w:t>
      </w:r>
      <w:r>
        <w:rPr>
          <w:rFonts w:cs="Times New Roman"/>
          <w:szCs w:val="24"/>
        </w:rPr>
        <w:t xml:space="preserve"> which tend to fail on detection under different weather adversities. </w:t>
      </w:r>
    </w:p>
    <w:p w14:paraId="4C007037" w14:textId="77777777" w:rsidR="00763B0E" w:rsidRDefault="00763B0E" w:rsidP="00763B0E">
      <w:pPr>
        <w:jc w:val="both"/>
      </w:pPr>
    </w:p>
    <w:p w14:paraId="47DDD0E3" w14:textId="68299344" w:rsidR="00763B0E" w:rsidRPr="00585FD6" w:rsidRDefault="00763B0E" w:rsidP="00763B0E">
      <w:pPr>
        <w:pStyle w:val="Body"/>
      </w:pPr>
      <w:r>
        <w:t xml:space="preserve">Similarly, it is desired that the method is general enough to be compatible with other vehicles for future applications. </w:t>
      </w:r>
      <w:r w:rsidRPr="00585FD6">
        <w:t xml:space="preserve">The techniques cited before </w:t>
      </w:r>
      <w:r w:rsidRPr="00B4514B">
        <w:t>[</w:t>
      </w:r>
      <w:r>
        <w:fldChar w:fldCharType="begin"/>
      </w:r>
      <w:r>
        <w:instrText xml:space="preserve"> REF _Ref12352023 \r \h </w:instrText>
      </w:r>
      <w:r>
        <w:fldChar w:fldCharType="separate"/>
      </w:r>
      <w:r w:rsidR="000F1474">
        <w:t>9</w:t>
      </w:r>
      <w:r>
        <w:fldChar w:fldCharType="end"/>
      </w:r>
      <w:r>
        <w:t>-</w:t>
      </w:r>
      <w:r>
        <w:fldChar w:fldCharType="begin"/>
      </w:r>
      <w:r>
        <w:instrText xml:space="preserve"> REF _Ref12352383 \r \h </w:instrText>
      </w:r>
      <w:r>
        <w:fldChar w:fldCharType="separate"/>
      </w:r>
      <w:r w:rsidR="000F1474">
        <w:t>16</w:t>
      </w:r>
      <w:r>
        <w:fldChar w:fldCharType="end"/>
      </w:r>
      <w:r w:rsidRPr="00B4514B">
        <w:t>]</w:t>
      </w:r>
      <w:r w:rsidRPr="00585FD6">
        <w:t xml:space="preserve"> are able to satisfy some </w:t>
      </w:r>
      <w:r>
        <w:t xml:space="preserve">of </w:t>
      </w:r>
      <w:r w:rsidRPr="00585FD6">
        <w:t xml:space="preserve">the criteria stated above. However, </w:t>
      </w:r>
      <w:r>
        <w:t xml:space="preserve">to reduce the </w:t>
      </w:r>
      <w:r w:rsidRPr="00585FD6">
        <w:t>amount of data transmitted as possible, a set of additional parameters needed to be considered. These were used to compare methods of path generation and develop a proposed solution. These parameters include:</w:t>
      </w:r>
    </w:p>
    <w:p w14:paraId="23A36551" w14:textId="77777777" w:rsidR="00763B0E" w:rsidRPr="00856362" w:rsidRDefault="00763B0E" w:rsidP="00763B0E">
      <w:pPr>
        <w:pStyle w:val="ListParagraph"/>
        <w:numPr>
          <w:ilvl w:val="0"/>
          <w:numId w:val="84"/>
        </w:numPr>
        <w:spacing w:after="0" w:line="240" w:lineRule="auto"/>
        <w:jc w:val="both"/>
        <w:rPr>
          <w:rFonts w:cs="Times New Roman"/>
          <w:szCs w:val="24"/>
        </w:rPr>
      </w:pPr>
      <w:r w:rsidRPr="00856362">
        <w:rPr>
          <w:rFonts w:cs="Times New Roman"/>
          <w:szCs w:val="24"/>
        </w:rPr>
        <w:lastRenderedPageBreak/>
        <w:t>Computation time offline and online</w:t>
      </w:r>
    </w:p>
    <w:p w14:paraId="4E728787" w14:textId="77777777" w:rsidR="00763B0E" w:rsidRPr="00856362" w:rsidRDefault="00763B0E" w:rsidP="00763B0E">
      <w:pPr>
        <w:pStyle w:val="ListParagraph"/>
        <w:numPr>
          <w:ilvl w:val="0"/>
          <w:numId w:val="84"/>
        </w:numPr>
        <w:spacing w:after="0" w:line="240" w:lineRule="auto"/>
        <w:jc w:val="both"/>
        <w:rPr>
          <w:rFonts w:cs="Times New Roman"/>
          <w:szCs w:val="24"/>
        </w:rPr>
      </w:pPr>
      <w:r w:rsidRPr="00856362">
        <w:rPr>
          <w:rFonts w:cs="Times New Roman"/>
          <w:szCs w:val="24"/>
        </w:rPr>
        <w:t>Size of transmitted data online</w:t>
      </w:r>
    </w:p>
    <w:p w14:paraId="1AC61B3D" w14:textId="77777777" w:rsidR="00763B0E" w:rsidRPr="00856362" w:rsidRDefault="00763B0E" w:rsidP="00763B0E">
      <w:pPr>
        <w:pStyle w:val="ListParagraph"/>
        <w:numPr>
          <w:ilvl w:val="0"/>
          <w:numId w:val="84"/>
        </w:numPr>
        <w:spacing w:after="0" w:line="240" w:lineRule="auto"/>
        <w:jc w:val="both"/>
        <w:rPr>
          <w:rFonts w:cs="Times New Roman"/>
          <w:szCs w:val="24"/>
        </w:rPr>
      </w:pPr>
      <w:r w:rsidRPr="00856362">
        <w:rPr>
          <w:rFonts w:cs="Times New Roman"/>
          <w:szCs w:val="24"/>
        </w:rPr>
        <w:t>Length of road section needed</w:t>
      </w:r>
    </w:p>
    <w:p w14:paraId="3D0FBACB" w14:textId="77777777" w:rsidR="00763B0E" w:rsidRPr="00856362" w:rsidRDefault="00763B0E" w:rsidP="00763B0E">
      <w:pPr>
        <w:pStyle w:val="ListParagraph"/>
        <w:numPr>
          <w:ilvl w:val="0"/>
          <w:numId w:val="84"/>
        </w:numPr>
        <w:spacing w:after="0" w:line="240" w:lineRule="auto"/>
        <w:jc w:val="both"/>
        <w:rPr>
          <w:rFonts w:cs="Times New Roman"/>
          <w:szCs w:val="24"/>
        </w:rPr>
      </w:pPr>
      <w:r w:rsidRPr="00856362">
        <w:rPr>
          <w:rFonts w:cs="Times New Roman"/>
          <w:szCs w:val="24"/>
        </w:rPr>
        <w:t>Dynamic constraints such as maximum acceleration and velocity</w:t>
      </w:r>
    </w:p>
    <w:p w14:paraId="1F7DCA1A" w14:textId="77777777" w:rsidR="00763B0E" w:rsidRDefault="00763B0E" w:rsidP="00763B0E">
      <w:pPr>
        <w:pStyle w:val="ListParagraph"/>
        <w:numPr>
          <w:ilvl w:val="0"/>
          <w:numId w:val="84"/>
        </w:numPr>
        <w:spacing w:after="0" w:line="240" w:lineRule="auto"/>
        <w:jc w:val="both"/>
        <w:rPr>
          <w:rFonts w:cs="Times New Roman"/>
          <w:szCs w:val="24"/>
        </w:rPr>
      </w:pPr>
      <w:r w:rsidRPr="00856362">
        <w:rPr>
          <w:rFonts w:cs="Times New Roman"/>
          <w:szCs w:val="24"/>
        </w:rPr>
        <w:t>Geometric constraints such as curvature and road geometry</w:t>
      </w:r>
    </w:p>
    <w:p w14:paraId="37BEFE72" w14:textId="77777777" w:rsidR="00763B0E" w:rsidRPr="00856362" w:rsidRDefault="00763B0E" w:rsidP="00763B0E">
      <w:pPr>
        <w:pStyle w:val="ListParagraph"/>
        <w:spacing w:after="0" w:line="240" w:lineRule="auto"/>
        <w:jc w:val="both"/>
        <w:rPr>
          <w:rFonts w:cs="Times New Roman"/>
          <w:szCs w:val="24"/>
        </w:rPr>
      </w:pPr>
    </w:p>
    <w:p w14:paraId="35341B54" w14:textId="1E8D1A6B" w:rsidR="00763B0E" w:rsidRPr="00585FD6" w:rsidRDefault="00763B0E" w:rsidP="00763B0E">
      <w:pPr>
        <w:pStyle w:val="Body"/>
      </w:pPr>
      <w:r w:rsidRPr="00585FD6">
        <w:t>From comparing techniques, it was noted how most bo</w:t>
      </w:r>
      <w:r>
        <w:t>undary value problems such as [</w:t>
      </w:r>
      <w:r>
        <w:fldChar w:fldCharType="begin"/>
      </w:r>
      <w:r>
        <w:instrText xml:space="preserve"> REF _Ref12352178 \r \h </w:instrText>
      </w:r>
      <w:r>
        <w:fldChar w:fldCharType="separate"/>
      </w:r>
      <w:r w:rsidR="000F1474">
        <w:t>12</w:t>
      </w:r>
      <w:r>
        <w:fldChar w:fldCharType="end"/>
      </w:r>
      <w:r>
        <w:t>] [</w:t>
      </w:r>
      <w:r>
        <w:fldChar w:fldCharType="begin"/>
      </w:r>
      <w:r>
        <w:instrText xml:space="preserve"> REF _Ref12352304 \r \h </w:instrText>
      </w:r>
      <w:r>
        <w:fldChar w:fldCharType="separate"/>
      </w:r>
      <w:r w:rsidR="000F1474">
        <w:t>13</w:t>
      </w:r>
      <w:r>
        <w:fldChar w:fldCharType="end"/>
      </w:r>
      <w:r w:rsidRPr="00585FD6">
        <w:t>] offer solutions of analytical higher order equations, while ot</w:t>
      </w:r>
      <w:r>
        <w:t>hers contain non-closed forms [</w:t>
      </w:r>
      <w:r>
        <w:fldChar w:fldCharType="begin"/>
      </w:r>
      <w:r>
        <w:instrText xml:space="preserve"> REF _Ref12352049 \r \h </w:instrText>
      </w:r>
      <w:r>
        <w:fldChar w:fldCharType="separate"/>
      </w:r>
      <w:r w:rsidR="000F1474">
        <w:t>10</w:t>
      </w:r>
      <w:r>
        <w:fldChar w:fldCharType="end"/>
      </w:r>
      <w:r w:rsidRPr="00585FD6">
        <w:t>]. Consequently, high computation costs are needed to calculate trajectories during onboard operations. Solutions compared include coordinate and curvature polynomials of high order. These type of polynomial solutions introduce rounding and truncation errors that typically occur in machine opera</w:t>
      </w:r>
      <w:r>
        <w:t>tions [</w:t>
      </w:r>
      <w:r>
        <w:fldChar w:fldCharType="begin"/>
      </w:r>
      <w:r>
        <w:instrText xml:space="preserve"> REF _Ref12354948 \r \h </w:instrText>
      </w:r>
      <w:r>
        <w:fldChar w:fldCharType="separate"/>
      </w:r>
      <w:r w:rsidR="000F1474">
        <w:t>17</w:t>
      </w:r>
      <w:r>
        <w:fldChar w:fldCharType="end"/>
      </w:r>
      <w:r>
        <w:t>] [</w:t>
      </w:r>
      <w:r>
        <w:fldChar w:fldCharType="begin"/>
      </w:r>
      <w:r>
        <w:instrText xml:space="preserve"> REF _Ref12354958 \r \h </w:instrText>
      </w:r>
      <w:r>
        <w:fldChar w:fldCharType="separate"/>
      </w:r>
      <w:r w:rsidR="000F1474">
        <w:t>18</w:t>
      </w:r>
      <w:r>
        <w:fldChar w:fldCharType="end"/>
      </w:r>
      <w:r w:rsidRPr="00585FD6">
        <w:t>]. In autonomous vehicle operations, both accuracy and speed are essential for optimum performance. As accuracy of polynomial approximations inc</w:t>
      </w:r>
      <w:r>
        <w:t>rease</w:t>
      </w:r>
      <w:r w:rsidRPr="00585FD6">
        <w:t xml:space="preserve"> by extending the operations of polynomial coefficients, its speed of transmission decreases. Decreasing the amount of coefficients provide non-compliant solutions, and the sensitivity of the coefficients is affected as well. This makes accuracy and speed of transmission an inverse relationship which should not be allowed for this V2I technology.</w:t>
      </w:r>
    </w:p>
    <w:p w14:paraId="2B093D09" w14:textId="77777777" w:rsidR="00763B0E" w:rsidRPr="00585FD6" w:rsidRDefault="00763B0E" w:rsidP="00763B0E">
      <w:pPr>
        <w:pStyle w:val="Body"/>
      </w:pPr>
      <w:r w:rsidRPr="00585FD6">
        <w:t xml:space="preserve">In this project, it was determined that size of data should be minimized during transmission per length segment. Through this analysis, it was noted that conventional path generation techniques onboard vehicles do not offer a reliable solution for infrastructure data transmission. </w:t>
      </w:r>
    </w:p>
    <w:p w14:paraId="1C773BBE" w14:textId="77777777" w:rsidR="00763B0E" w:rsidRDefault="00763B0E" w:rsidP="00763B0E">
      <w:pPr>
        <w:pStyle w:val="SubsectionTitle"/>
        <w:numPr>
          <w:ilvl w:val="2"/>
          <w:numId w:val="13"/>
        </w:numPr>
      </w:pPr>
      <w:bookmarkStart w:id="1009" w:name="_Toc19788844"/>
      <w:r w:rsidRPr="00A31A98">
        <w:t>Problem Solution</w:t>
      </w:r>
      <w:bookmarkEnd w:id="1009"/>
      <w:r w:rsidRPr="00A31A98">
        <w:t xml:space="preserve"> </w:t>
      </w:r>
    </w:p>
    <w:p w14:paraId="253BA7B7" w14:textId="77777777" w:rsidR="00763B0E" w:rsidRDefault="00763B0E" w:rsidP="00763B0E">
      <w:pPr>
        <w:pStyle w:val="Body"/>
      </w:pPr>
      <w:r w:rsidRPr="00585FD6">
        <w:t xml:space="preserve">An approach was selected for a discrete solution based on offline road geometry generation. Focused on its minimum data transmission. </w:t>
      </w:r>
    </w:p>
    <w:p w14:paraId="7C9DDA17" w14:textId="77777777" w:rsidR="00763B0E" w:rsidRPr="00A31A98" w:rsidRDefault="00763B0E" w:rsidP="00763B0E">
      <w:pPr>
        <w:pStyle w:val="SectionTitle"/>
        <w:numPr>
          <w:ilvl w:val="1"/>
          <w:numId w:val="13"/>
        </w:numPr>
      </w:pPr>
      <w:bookmarkStart w:id="1010" w:name="_Toc19788845"/>
      <w:r w:rsidRPr="00A31A98">
        <w:t>Mathematical Formulation</w:t>
      </w:r>
      <w:bookmarkEnd w:id="1010"/>
      <w:r w:rsidRPr="00A31A98">
        <w:t xml:space="preserve"> </w:t>
      </w:r>
    </w:p>
    <w:p w14:paraId="4EC4908D" w14:textId="4A565C82" w:rsidR="00763B0E" w:rsidRDefault="00763B0E" w:rsidP="00763B0E">
      <w:pPr>
        <w:pStyle w:val="Body"/>
      </w:pPr>
      <w:r w:rsidRPr="00585FD6">
        <w:t xml:space="preserve">A set of unit vectors known as Normal-Tangential (N-T) Coordinates is used for the formulation of this path. N-T coordinates have been used extensively in works that define curvilinear </w:t>
      </w:r>
      <w:r>
        <w:t>motion of particles in space [</w:t>
      </w:r>
      <w:r>
        <w:fldChar w:fldCharType="begin"/>
      </w:r>
      <w:r>
        <w:instrText xml:space="preserve"> REF _Ref12361927 \r \h </w:instrText>
      </w:r>
      <w:r>
        <w:fldChar w:fldCharType="separate"/>
      </w:r>
      <w:r w:rsidR="000F1474">
        <w:t>19</w:t>
      </w:r>
      <w:r>
        <w:fldChar w:fldCharType="end"/>
      </w:r>
      <w:r w:rsidRPr="00585FD6">
        <w:t xml:space="preserve">]. For this project, a 2D Euclidean space is selected in which N-T coordinates will be used to represent the motion of vehicle’s center of mass traversing a curve as shown in Figure 2. </w:t>
      </w:r>
    </w:p>
    <w:p w14:paraId="65EA5626" w14:textId="77777777" w:rsidR="00763B0E" w:rsidRPr="00585FD6" w:rsidRDefault="00763B0E" w:rsidP="00763B0E">
      <w:pPr>
        <w:ind w:firstLine="720"/>
        <w:jc w:val="center"/>
      </w:pPr>
      <w:r w:rsidRPr="00940190">
        <w:rPr>
          <w:noProof/>
          <w:szCs w:val="18"/>
        </w:rPr>
        <w:drawing>
          <wp:inline distT="0" distB="0" distL="0" distR="0" wp14:anchorId="38FBAD6F" wp14:editId="2A393ED6">
            <wp:extent cx="4448175" cy="208641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012" r="4284"/>
                    <a:stretch/>
                  </pic:blipFill>
                  <pic:spPr bwMode="auto">
                    <a:xfrm>
                      <a:off x="0" y="0"/>
                      <a:ext cx="4541304" cy="2130096"/>
                    </a:xfrm>
                    <a:prstGeom prst="rect">
                      <a:avLst/>
                    </a:prstGeom>
                    <a:ln>
                      <a:noFill/>
                    </a:ln>
                    <a:extLst>
                      <a:ext uri="{53640926-AAD7-44D8-BBD7-CCE9431645EC}">
                        <a14:shadowObscured xmlns:a14="http://schemas.microsoft.com/office/drawing/2010/main"/>
                      </a:ext>
                    </a:extLst>
                  </pic:spPr>
                </pic:pic>
              </a:graphicData>
            </a:graphic>
          </wp:inline>
        </w:drawing>
      </w:r>
    </w:p>
    <w:p w14:paraId="69F7E358" w14:textId="1125CA0B" w:rsidR="00763B0E" w:rsidRPr="00585FD6" w:rsidRDefault="00763B0E" w:rsidP="00763B0E">
      <w:pPr>
        <w:pStyle w:val="FigureCaption"/>
      </w:pPr>
      <w:bookmarkStart w:id="1011" w:name="_Toc19788895"/>
      <w:r>
        <w:lastRenderedPageBreak/>
        <w:t xml:space="preserve">Figure </w:t>
      </w:r>
      <w:r w:rsidR="000E062D">
        <w:fldChar w:fldCharType="begin"/>
      </w:r>
      <w:r w:rsidR="000E062D">
        <w:instrText xml:space="preserve"> SEQ Figure \* ARABIC </w:instrText>
      </w:r>
      <w:r w:rsidR="000E062D">
        <w:fldChar w:fldCharType="separate"/>
      </w:r>
      <w:r w:rsidR="000F1474">
        <w:rPr>
          <w:noProof/>
        </w:rPr>
        <w:t>7</w:t>
      </w:r>
      <w:r w:rsidR="000E062D">
        <w:rPr>
          <w:noProof/>
        </w:rPr>
        <w:fldChar w:fldCharType="end"/>
      </w:r>
      <w:r>
        <w:t xml:space="preserve"> Normal-Tangential Coordinates Along a Curve</w:t>
      </w:r>
      <w:bookmarkEnd w:id="1011"/>
    </w:p>
    <w:p w14:paraId="65D98441" w14:textId="1DE1F02C" w:rsidR="00763B0E" w:rsidRPr="00585FD6" w:rsidRDefault="00763B0E" w:rsidP="00763B0E">
      <w:pPr>
        <w:pStyle w:val="Body"/>
      </w:pPr>
      <w:r w:rsidRPr="00585FD6">
        <w:t>As the vehicle goes through the curve, it is limited to constraints provided by road geometry and friction limits on the vehicle tires</w:t>
      </w:r>
      <w:r>
        <w:t xml:space="preserve"> [</w:t>
      </w:r>
      <w:r>
        <w:fldChar w:fldCharType="begin"/>
      </w:r>
      <w:r>
        <w:instrText xml:space="preserve"> REF _Ref12523652 \r \h </w:instrText>
      </w:r>
      <w:r>
        <w:fldChar w:fldCharType="separate"/>
      </w:r>
      <w:r w:rsidR="000F1474">
        <w:t>20</w:t>
      </w:r>
      <w:r>
        <w:fldChar w:fldCharType="end"/>
      </w:r>
      <w:r>
        <w:t>] [</w:t>
      </w:r>
      <w:r>
        <w:fldChar w:fldCharType="begin"/>
      </w:r>
      <w:r>
        <w:instrText xml:space="preserve"> REF _Ref12448746 \r \h </w:instrText>
      </w:r>
      <w:r>
        <w:fldChar w:fldCharType="separate"/>
      </w:r>
      <w:r w:rsidR="000F1474">
        <w:t>21</w:t>
      </w:r>
      <w:r>
        <w:fldChar w:fldCharType="end"/>
      </w:r>
      <w:r w:rsidRPr="00585FD6">
        <w:t xml:space="preserve">]. These limits are related to the acceleration a vehicle goes under circular motion, which is denoted as: </w:t>
      </w:r>
    </w:p>
    <w:p w14:paraId="64B390EC" w14:textId="77777777" w:rsidR="00763B0E" w:rsidRPr="00014E33" w:rsidRDefault="00763B0E" w:rsidP="00763B0E">
      <w:pPr>
        <w:pStyle w:val="Body"/>
        <w:jc w:val="center"/>
        <w:rPr>
          <w:szCs w:val="18"/>
        </w:rPr>
      </w:pPr>
      <m:oMath>
        <m:r>
          <w:rPr>
            <w:rFonts w:ascii="Cambria Math" w:hAnsi="Cambria Math"/>
            <w:szCs w:val="18"/>
          </w:rPr>
          <m:t>a=</m:t>
        </m:r>
        <m:acc>
          <m:accPr>
            <m:chr m:val="̇"/>
            <m:ctrlPr>
              <w:rPr>
                <w:rFonts w:ascii="Cambria Math" w:hAnsi="Cambria Math"/>
                <w:i/>
                <w:szCs w:val="18"/>
              </w:rPr>
            </m:ctrlPr>
          </m:accPr>
          <m:e>
            <m:r>
              <w:rPr>
                <w:rFonts w:ascii="Cambria Math" w:hAnsi="Cambria Math"/>
                <w:szCs w:val="18"/>
              </w:rPr>
              <m:t>v</m:t>
            </m:r>
          </m:e>
        </m:acc>
        <m:r>
          <w:rPr>
            <w:rFonts w:ascii="Cambria Math" w:hAnsi="Cambria Math"/>
            <w:szCs w:val="18"/>
          </w:rPr>
          <m:t xml:space="preserve"> T+</m:t>
        </m:r>
        <m:sSup>
          <m:sSupPr>
            <m:ctrlPr>
              <w:rPr>
                <w:rFonts w:ascii="Cambria Math" w:hAnsi="Cambria Math"/>
                <w:i/>
                <w:szCs w:val="18"/>
              </w:rPr>
            </m:ctrlPr>
          </m:sSupPr>
          <m:e>
            <m:r>
              <w:rPr>
                <w:rFonts w:ascii="Cambria Math" w:hAnsi="Cambria Math"/>
                <w:szCs w:val="18"/>
              </w:rPr>
              <m:t>κv</m:t>
            </m:r>
          </m:e>
          <m:sup>
            <m:r>
              <w:rPr>
                <w:rFonts w:ascii="Cambria Math" w:hAnsi="Cambria Math"/>
                <w:szCs w:val="18"/>
              </w:rPr>
              <m:t>2</m:t>
            </m:r>
          </m:sup>
        </m:sSup>
        <m:r>
          <w:rPr>
            <w:rFonts w:ascii="Cambria Math" w:eastAsiaTheme="minorEastAsia" w:hAnsi="Cambria Math"/>
            <w:szCs w:val="18"/>
          </w:rPr>
          <m:t xml:space="preserve"> N </m:t>
        </m:r>
      </m:oMath>
      <w:r>
        <w:rPr>
          <w:rFonts w:eastAsiaTheme="minorEastAsia"/>
          <w:szCs w:val="18"/>
        </w:rPr>
        <w:t xml:space="preserve">  </w:t>
      </w:r>
      <w:r>
        <w:rPr>
          <w:rFonts w:eastAsiaTheme="minorEastAsia"/>
          <w:szCs w:val="18"/>
        </w:rPr>
        <w:tab/>
      </w:r>
      <w:r>
        <w:rPr>
          <w:rFonts w:eastAsiaTheme="minorEastAsia"/>
          <w:szCs w:val="18"/>
        </w:rPr>
        <w:tab/>
      </w:r>
      <w:r w:rsidRPr="00AC66A6">
        <w:rPr>
          <w:rFonts w:eastAsiaTheme="minorEastAsia"/>
        </w:rPr>
        <w:t>(1)</w:t>
      </w:r>
    </w:p>
    <w:p w14:paraId="57CB895F" w14:textId="77777777" w:rsidR="00763B0E" w:rsidRPr="00585FD6" w:rsidRDefault="00763B0E" w:rsidP="00763B0E">
      <w:pPr>
        <w:pStyle w:val="Body"/>
      </w:pPr>
      <w:r w:rsidRPr="00585FD6">
        <w:t>Where:</w:t>
      </w:r>
    </w:p>
    <w:p w14:paraId="3661E0F9" w14:textId="77777777" w:rsidR="00763B0E" w:rsidRPr="00585FD6" w:rsidRDefault="00763B0E" w:rsidP="00763B0E">
      <w:pPr>
        <w:jc w:val="both"/>
      </w:pPr>
      <w:r w:rsidRPr="00585FD6">
        <w:t>a = Total Acceleration of Vehicle (m/s2)</w:t>
      </w:r>
    </w:p>
    <w:p w14:paraId="640073AA" w14:textId="77777777" w:rsidR="00763B0E" w:rsidRPr="00585FD6" w:rsidRDefault="00763B0E" w:rsidP="00763B0E">
      <w:pPr>
        <w:jc w:val="both"/>
      </w:pPr>
      <w:r w:rsidRPr="00585FD6">
        <w:t>v = Tangential Velocity of Vehicle (m/s)</w:t>
      </w:r>
    </w:p>
    <w:p w14:paraId="00623E58" w14:textId="77777777" w:rsidR="00763B0E" w:rsidRPr="00585FD6" w:rsidRDefault="00763B0E" w:rsidP="00763B0E">
      <w:pPr>
        <w:jc w:val="both"/>
      </w:pPr>
      <m:oMath>
        <m:r>
          <w:rPr>
            <w:rFonts w:ascii="Cambria Math" w:hAnsi="Cambria Math"/>
          </w:rPr>
          <m:t>κ</m:t>
        </m:r>
      </m:oMath>
      <w:r w:rsidRPr="00585FD6">
        <w:t xml:space="preserve"> = Curvatur</w:t>
      </w:r>
      <w:r>
        <w:t>e at an Instantaneous Point (m</w:t>
      </w:r>
      <w:r>
        <w:rPr>
          <w:vertAlign w:val="superscript"/>
        </w:rPr>
        <w:t>-1</w:t>
      </w:r>
      <w:r w:rsidRPr="00585FD6">
        <w:t>)</w:t>
      </w:r>
    </w:p>
    <w:p w14:paraId="53FE5391" w14:textId="77777777" w:rsidR="00763B0E" w:rsidRPr="00585FD6" w:rsidRDefault="00763B0E" w:rsidP="00763B0E">
      <w:pPr>
        <w:jc w:val="both"/>
      </w:pPr>
      <w:r w:rsidRPr="00585FD6">
        <w:t>N =Normal Unit Vector</w:t>
      </w:r>
    </w:p>
    <w:p w14:paraId="5ED8B1D9" w14:textId="77777777" w:rsidR="00763B0E" w:rsidRPr="00585FD6" w:rsidRDefault="00763B0E" w:rsidP="00763B0E">
      <w:pPr>
        <w:pStyle w:val="Body"/>
      </w:pPr>
      <w:r w:rsidRPr="00585FD6">
        <w:t xml:space="preserve">T= Tangential Unit Vector  </w:t>
      </w:r>
    </w:p>
    <w:p w14:paraId="3A2BC7B2" w14:textId="77777777" w:rsidR="00763B0E" w:rsidRDefault="00763B0E" w:rsidP="00763B0E">
      <w:pPr>
        <w:pStyle w:val="Body"/>
      </w:pPr>
      <w:r w:rsidRPr="00585FD6">
        <w:t>Curvature can be defined analytically, physically and geometrically. It measures how fast the tangential unit vector T changes with respect to an instantaneous point in the curve. The inverse of curvature is known as radius of curvature ρ which indicates the radius of circumscribe</w:t>
      </w:r>
      <w:r>
        <w:t>d circle at a point in a curve.</w:t>
      </w:r>
      <w:r w:rsidRPr="00100989">
        <w:t xml:space="preserve"> By definition of N-T coordinates, a vector perpendicular to the curvature direction will provide a velocity tangent vector approximation. This velocity vector provides a heading angle to the desired trajectory that is needed to follow a road path.</w:t>
      </w:r>
    </w:p>
    <w:p w14:paraId="3C98C6CA" w14:textId="665A5A65" w:rsidR="00763B0E" w:rsidRDefault="00763B0E" w:rsidP="00763B0E">
      <w:pPr>
        <w:pStyle w:val="Body"/>
      </w:pPr>
      <w:r>
        <w:t>This c</w:t>
      </w:r>
      <w:r w:rsidRPr="00100989">
        <w:t>urvature can be expressed in a vector form that has a direction in the Normal Unit Vector shown in Figure 2.</w:t>
      </w:r>
      <w:r>
        <w:t xml:space="preserve"> </w:t>
      </w:r>
      <w:r w:rsidRPr="00585FD6">
        <w:t>Derivations for defining curvature have been extensively developed in other</w:t>
      </w:r>
      <w:r>
        <w:t xml:space="preserve"> works [</w:t>
      </w:r>
      <w:r>
        <w:fldChar w:fldCharType="begin"/>
      </w:r>
      <w:r>
        <w:instrText xml:space="preserve"> REF _Ref12361927 \r \h </w:instrText>
      </w:r>
      <w:r>
        <w:fldChar w:fldCharType="separate"/>
      </w:r>
      <w:r w:rsidR="000F1474">
        <w:t>19</w:t>
      </w:r>
      <w:r>
        <w:fldChar w:fldCharType="end"/>
      </w:r>
      <w:r>
        <w:t>] [</w:t>
      </w:r>
      <w:r>
        <w:fldChar w:fldCharType="begin"/>
      </w:r>
      <w:r>
        <w:instrText xml:space="preserve"> REF _Ref12523652 \r \h </w:instrText>
      </w:r>
      <w:r>
        <w:fldChar w:fldCharType="separate"/>
      </w:r>
      <w:r w:rsidR="000F1474">
        <w:t>20</w:t>
      </w:r>
      <w:r>
        <w:fldChar w:fldCharType="end"/>
      </w:r>
      <w:r>
        <w:t xml:space="preserve">]. The derivation of interest is explained in detail below. </w:t>
      </w:r>
    </w:p>
    <w:p w14:paraId="4C0F0607" w14:textId="77777777" w:rsidR="00763B0E" w:rsidRPr="006009A2" w:rsidRDefault="00763B0E" w:rsidP="00763B0E">
      <w:pPr>
        <w:jc w:val="both"/>
        <w:rPr>
          <w:i/>
        </w:rPr>
      </w:pPr>
      <w:r w:rsidRPr="006009A2">
        <w:rPr>
          <w:i/>
        </w:rPr>
        <w:t>Discrete Curvature Formulation</w:t>
      </w:r>
    </w:p>
    <w:p w14:paraId="776721CB" w14:textId="77777777" w:rsidR="00763B0E" w:rsidRPr="00100989" w:rsidRDefault="00763B0E" w:rsidP="00763B0E">
      <w:pPr>
        <w:pStyle w:val="Body"/>
      </w:pPr>
      <w:r w:rsidRPr="00100989">
        <w:t>Let a scalene triangle with corners A, B, C have a circumscribed circle of radius R in Euclidean 2D space as shown in Figure</w:t>
      </w:r>
      <w:r>
        <w:t xml:space="preserve"> 3</w:t>
      </w:r>
      <w:r w:rsidRPr="00100989">
        <w:t xml:space="preserve">. </w:t>
      </w:r>
    </w:p>
    <w:p w14:paraId="4A884E20" w14:textId="77777777" w:rsidR="00763B0E" w:rsidRPr="00E013F6" w:rsidRDefault="00763B0E" w:rsidP="00763B0E">
      <w:pPr>
        <w:ind w:firstLine="720"/>
        <w:jc w:val="center"/>
      </w:pPr>
      <w:r>
        <w:rPr>
          <w:noProof/>
        </w:rPr>
        <w:drawing>
          <wp:inline distT="0" distB="0" distL="0" distR="0" wp14:anchorId="712C6477" wp14:editId="4F17296F">
            <wp:extent cx="546965" cy="63398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6100" cy="656161"/>
                    </a:xfrm>
                    <a:prstGeom prst="rect">
                      <a:avLst/>
                    </a:prstGeom>
                  </pic:spPr>
                </pic:pic>
              </a:graphicData>
            </a:graphic>
          </wp:inline>
        </w:drawing>
      </w:r>
      <w:r>
        <w:rPr>
          <w:noProof/>
        </w:rPr>
        <w:drawing>
          <wp:inline distT="0" distB="0" distL="0" distR="0" wp14:anchorId="469D5912" wp14:editId="1D6EE7E6">
            <wp:extent cx="1957632" cy="1959658"/>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6197"/>
                    <a:stretch/>
                  </pic:blipFill>
                  <pic:spPr bwMode="auto">
                    <a:xfrm>
                      <a:off x="0" y="0"/>
                      <a:ext cx="1992896" cy="1994959"/>
                    </a:xfrm>
                    <a:prstGeom prst="rect">
                      <a:avLst/>
                    </a:prstGeom>
                    <a:ln>
                      <a:noFill/>
                    </a:ln>
                    <a:extLst>
                      <a:ext uri="{53640926-AAD7-44D8-BBD7-CCE9431645EC}">
                        <a14:shadowObscured xmlns:a14="http://schemas.microsoft.com/office/drawing/2010/main"/>
                      </a:ext>
                    </a:extLst>
                  </pic:spPr>
                </pic:pic>
              </a:graphicData>
            </a:graphic>
          </wp:inline>
        </w:drawing>
      </w:r>
    </w:p>
    <w:p w14:paraId="6A29F252" w14:textId="73439B71" w:rsidR="00763B0E" w:rsidRPr="00E013F6" w:rsidRDefault="00763B0E" w:rsidP="00763B0E">
      <w:pPr>
        <w:pStyle w:val="FigureCaption"/>
      </w:pPr>
      <w:bookmarkStart w:id="1012" w:name="_Toc19788896"/>
      <w:r>
        <w:t xml:space="preserve">Figure </w:t>
      </w:r>
      <w:r w:rsidR="000E062D">
        <w:fldChar w:fldCharType="begin"/>
      </w:r>
      <w:r w:rsidR="000E062D">
        <w:instrText xml:space="preserve"> SEQ Figure \* ARABIC </w:instrText>
      </w:r>
      <w:r w:rsidR="000E062D">
        <w:fldChar w:fldCharType="separate"/>
      </w:r>
      <w:r w:rsidR="000F1474">
        <w:rPr>
          <w:noProof/>
        </w:rPr>
        <w:t>8</w:t>
      </w:r>
      <w:r w:rsidR="000E062D">
        <w:rPr>
          <w:noProof/>
        </w:rPr>
        <w:fldChar w:fldCharType="end"/>
      </w:r>
      <w:r>
        <w:t xml:space="preserve"> </w:t>
      </w:r>
      <w:r w:rsidRPr="00100989">
        <w:t>Circumscribed Circle in Scalene Triangle</w:t>
      </w:r>
      <w:bookmarkEnd w:id="1012"/>
    </w:p>
    <w:p w14:paraId="664225AE" w14:textId="77777777" w:rsidR="00763B0E" w:rsidRDefault="00763B0E" w:rsidP="00763B0E">
      <w:pPr>
        <w:pStyle w:val="Body"/>
      </w:pPr>
      <w:r w:rsidRPr="00100989">
        <w:t>If we let a vector D be the cross product in between the vectors AB and AC, the direction will be pointing out normal to the plane defined by the intersection of AB and AC. By definition of the magnitude for cross product:</w:t>
      </w:r>
    </w:p>
    <w:p w14:paraId="12AC61A6" w14:textId="77777777" w:rsidR="00763B0E" w:rsidRPr="00E013F6" w:rsidRDefault="000E062D" w:rsidP="00763B0E">
      <w:pPr>
        <w:jc w:val="center"/>
        <w:rPr>
          <w:szCs w:val="18"/>
        </w:rPr>
      </w:pPr>
      <m:oMath>
        <m:d>
          <m:dPr>
            <m:begChr m:val="‖"/>
            <m:endChr m:val="‖"/>
            <m:ctrlPr>
              <w:rPr>
                <w:rFonts w:ascii="Cambria Math" w:hAnsi="Cambria Math"/>
                <w:i/>
              </w:rPr>
            </m:ctrlPr>
          </m:dPr>
          <m:e>
            <m:r>
              <w:rPr>
                <w:rFonts w:ascii="Cambria Math" w:hAnsi="Cambria Math"/>
              </w:rPr>
              <m:t>D</m:t>
            </m:r>
          </m:e>
        </m:d>
        <m:r>
          <w:rPr>
            <w:rFonts w:ascii="Cambria Math" w:hAnsi="Cambria Math"/>
          </w:rPr>
          <m:t xml:space="preserve">= </m:t>
        </m:r>
        <m:d>
          <m:dPr>
            <m:begChr m:val="‖"/>
            <m:endChr m:val="‖"/>
            <m:ctrlPr>
              <w:rPr>
                <w:rFonts w:ascii="Cambria Math" w:hAnsi="Cambria Math"/>
                <w:i/>
              </w:rPr>
            </m:ctrlPr>
          </m:dPr>
          <m:e>
            <m:r>
              <w:rPr>
                <w:rFonts w:ascii="Cambria Math" w:hAnsi="Cambria Math"/>
              </w:rPr>
              <m:t>AB ×AC</m:t>
            </m:r>
          </m:e>
        </m:d>
        <m:r>
          <w:rPr>
            <w:rFonts w:ascii="Cambria Math" w:hAnsi="Cambria Math"/>
          </w:rPr>
          <m:t xml:space="preserve">= </m:t>
        </m:r>
        <m:d>
          <m:dPr>
            <m:begChr m:val="‖"/>
            <m:endChr m:val="‖"/>
            <m:ctrlPr>
              <w:rPr>
                <w:rFonts w:ascii="Cambria Math" w:hAnsi="Cambria Math"/>
                <w:i/>
              </w:rPr>
            </m:ctrlPr>
          </m:dPr>
          <m:e>
            <m:r>
              <w:rPr>
                <w:rFonts w:ascii="Cambria Math" w:hAnsi="Cambria Math"/>
              </w:rPr>
              <m:t>AB</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 xml:space="preserve"> </m:t>
        </m:r>
        <m:func>
          <m:funcPr>
            <m:ctrlPr>
              <w:rPr>
                <w:rFonts w:ascii="Cambria Math" w:eastAsiaTheme="minorEastAsia" w:hAnsi="Cambria Math"/>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func>
      </m:oMath>
      <w:r w:rsidR="00763B0E">
        <w:rPr>
          <w:rFonts w:eastAsiaTheme="minorEastAsia"/>
          <w:szCs w:val="18"/>
        </w:rPr>
        <w:tab/>
      </w:r>
      <w:r w:rsidR="00763B0E">
        <w:rPr>
          <w:rFonts w:eastAsiaTheme="minorEastAsia"/>
        </w:rPr>
        <w:t>(2</w:t>
      </w:r>
      <w:r w:rsidR="00763B0E" w:rsidRPr="00AC66A6">
        <w:rPr>
          <w:rFonts w:eastAsiaTheme="minorEastAsia"/>
        </w:rPr>
        <w:t>)</w:t>
      </w:r>
    </w:p>
    <w:p w14:paraId="7A2AE42F" w14:textId="77777777" w:rsidR="00763B0E" w:rsidRPr="00100989" w:rsidRDefault="00763B0E" w:rsidP="00763B0E">
      <w:pPr>
        <w:pStyle w:val="Body"/>
      </w:pPr>
      <w:r w:rsidRPr="00100989">
        <w:t>Let a vector E be the cross product of D with the vector AB, defining this ne</w:t>
      </w:r>
      <w:r>
        <w:t>w vector in the direction of</w:t>
      </w:r>
      <m:oMath>
        <m:sSub>
          <m:sSubPr>
            <m:ctrlPr>
              <w:rPr>
                <w:rFonts w:ascii="Cambria Math" w:hAnsi="Cambria Math"/>
                <w:i/>
              </w:rPr>
            </m:ctrlPr>
          </m:sSubPr>
          <m:e>
            <m:r>
              <w:rPr>
                <w:rFonts w:ascii="Cambria Math" w:hAnsi="Cambria Math"/>
              </w:rPr>
              <m:t xml:space="preserve"> e</m:t>
            </m:r>
          </m:e>
          <m:sub>
            <m:r>
              <w:rPr>
                <w:rFonts w:ascii="Cambria Math" w:hAnsi="Cambria Math"/>
              </w:rPr>
              <m:t>1</m:t>
            </m:r>
          </m:sub>
        </m:sSub>
      </m:oMath>
      <w:r>
        <w:rPr>
          <w:rFonts w:eastAsiaTheme="minorEastAsia"/>
        </w:rPr>
        <w:t xml:space="preserve"> </w:t>
      </w:r>
      <w:r w:rsidRPr="00100989">
        <w:t>as shown in Figure</w:t>
      </w:r>
      <w:r>
        <w:t xml:space="preserve"> 4</w:t>
      </w:r>
      <w:r w:rsidRPr="00100989">
        <w:t>. Let the magnitude of vector E be defined as:</w:t>
      </w:r>
    </w:p>
    <w:p w14:paraId="5A80D8D5" w14:textId="77777777" w:rsidR="00763B0E" w:rsidRPr="00E013F6" w:rsidRDefault="000E062D" w:rsidP="00763B0E">
      <w:pPr>
        <w:jc w:val="center"/>
        <w:rPr>
          <w:szCs w:val="18"/>
        </w:rPr>
      </w:pPr>
      <m:oMath>
        <m:d>
          <m:dPr>
            <m:begChr m:val="‖"/>
            <m:endChr m:val="‖"/>
            <m:ctrlPr>
              <w:rPr>
                <w:rFonts w:ascii="Cambria Math" w:eastAsiaTheme="minorEastAsia" w:hAnsi="Cambria Math"/>
                <w:i/>
              </w:rPr>
            </m:ctrlPr>
          </m:dPr>
          <m:e>
            <m:r>
              <w:rPr>
                <w:rFonts w:ascii="Cambria Math" w:hAnsi="Cambria Math"/>
              </w:rPr>
              <m:t>E</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hAnsi="Cambria Math"/>
              </w:rPr>
              <m:t>D</m:t>
            </m:r>
            <m:r>
              <w:rPr>
                <w:rFonts w:ascii="Cambria Math" w:eastAsiaTheme="minorEastAsia" w:hAnsi="Cambria Math"/>
              </w:rPr>
              <m:t>×AB</m:t>
            </m:r>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AB</m:t>
                </m:r>
              </m:e>
            </m:d>
          </m:e>
          <m:sup>
            <m:r>
              <w:rPr>
                <w:rFonts w:ascii="Cambria Math" w:eastAsiaTheme="minorEastAsia" w:hAnsi="Cambria Math"/>
              </w:rPr>
              <m:t>2</m:t>
            </m:r>
          </m:sup>
        </m:sSup>
        <m:d>
          <m:dPr>
            <m:begChr m:val="‖"/>
            <m:endChr m:val="‖"/>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 xml:space="preserve"> </m:t>
        </m:r>
        <m:func>
          <m:funcPr>
            <m:ctrlPr>
              <w:rPr>
                <w:rFonts w:ascii="Cambria Math" w:eastAsiaTheme="minorEastAsia" w:hAnsi="Cambria Math"/>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func>
      </m:oMath>
      <w:r w:rsidR="00763B0E">
        <w:rPr>
          <w:rFonts w:eastAsiaTheme="minorEastAsia"/>
        </w:rPr>
        <w:t xml:space="preserve"> </w:t>
      </w:r>
      <w:r w:rsidR="00763B0E">
        <w:rPr>
          <w:rFonts w:eastAsiaTheme="minorEastAsia"/>
          <w:szCs w:val="18"/>
        </w:rPr>
        <w:tab/>
      </w:r>
      <w:r w:rsidR="00763B0E">
        <w:rPr>
          <w:rFonts w:eastAsiaTheme="minorEastAsia"/>
        </w:rPr>
        <w:t>(3</w:t>
      </w:r>
      <w:r w:rsidR="00763B0E" w:rsidRPr="00AC66A6">
        <w:rPr>
          <w:rFonts w:eastAsiaTheme="minorEastAsia"/>
        </w:rPr>
        <w:t>)</w:t>
      </w:r>
    </w:p>
    <w:p w14:paraId="1C0B43AA" w14:textId="77777777" w:rsidR="00763B0E" w:rsidRDefault="00763B0E" w:rsidP="00763B0E">
      <w:pPr>
        <w:ind w:firstLine="720"/>
        <w:jc w:val="center"/>
      </w:pPr>
      <w:r>
        <w:rPr>
          <w:noProof/>
        </w:rPr>
        <w:drawing>
          <wp:inline distT="0" distB="0" distL="0" distR="0" wp14:anchorId="42C32CA9" wp14:editId="54951B85">
            <wp:extent cx="2076450" cy="2163879"/>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570" t="7187" r="7821"/>
                    <a:stretch/>
                  </pic:blipFill>
                  <pic:spPr bwMode="auto">
                    <a:xfrm>
                      <a:off x="0" y="0"/>
                      <a:ext cx="2105810" cy="2194475"/>
                    </a:xfrm>
                    <a:prstGeom prst="rect">
                      <a:avLst/>
                    </a:prstGeom>
                    <a:ln>
                      <a:noFill/>
                    </a:ln>
                    <a:extLst>
                      <a:ext uri="{53640926-AAD7-44D8-BBD7-CCE9431645EC}">
                        <a14:shadowObscured xmlns:a14="http://schemas.microsoft.com/office/drawing/2010/main"/>
                      </a:ext>
                    </a:extLst>
                  </pic:spPr>
                </pic:pic>
              </a:graphicData>
            </a:graphic>
          </wp:inline>
        </w:drawing>
      </w:r>
    </w:p>
    <w:p w14:paraId="772F93E4" w14:textId="29875564" w:rsidR="00763B0E" w:rsidRPr="00E013F6" w:rsidRDefault="00763B0E" w:rsidP="00763B0E">
      <w:pPr>
        <w:pStyle w:val="FigureCaption"/>
        <w:rPr>
          <w:vertAlign w:val="subscript"/>
        </w:rPr>
      </w:pPr>
      <w:bookmarkStart w:id="1013" w:name="_Toc19788897"/>
      <w:r>
        <w:t xml:space="preserve">Figure </w:t>
      </w:r>
      <w:r w:rsidR="000E062D">
        <w:fldChar w:fldCharType="begin"/>
      </w:r>
      <w:r w:rsidR="000E062D">
        <w:instrText xml:space="preserve"> SEQ Figure \* ARABIC </w:instrText>
      </w:r>
      <w:r w:rsidR="000E062D">
        <w:fldChar w:fldCharType="separate"/>
      </w:r>
      <w:r w:rsidR="000F1474">
        <w:rPr>
          <w:noProof/>
        </w:rPr>
        <w:t>9</w:t>
      </w:r>
      <w:r w:rsidR="000E062D">
        <w:rPr>
          <w:noProof/>
        </w:rPr>
        <w:fldChar w:fldCharType="end"/>
      </w:r>
      <w:r>
        <w:t xml:space="preserve"> </w:t>
      </w:r>
      <w:r w:rsidRPr="00100989">
        <w:t xml:space="preserve">Circumscribed Circle </w:t>
      </w:r>
      <w:r>
        <w:t xml:space="preserve">with Unit Vector </w:t>
      </w: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1</m:t>
            </m:r>
          </m:sub>
        </m:sSub>
      </m:oMath>
      <w:bookmarkEnd w:id="1013"/>
    </w:p>
    <w:p w14:paraId="77498870" w14:textId="77777777" w:rsidR="00763B0E" w:rsidRPr="00100989" w:rsidRDefault="00763B0E" w:rsidP="00763B0E">
      <w:pPr>
        <w:pStyle w:val="Body"/>
      </w:pPr>
      <w:r w:rsidRPr="00100989">
        <w:t>Similarly, let a vector F be the cross product of D with the vector AC, defining this ne</w:t>
      </w:r>
      <w:r>
        <w:t>w vector in the direction of</w:t>
      </w:r>
      <m:oMath>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oMath>
      <w:r>
        <w:rPr>
          <w:rFonts w:eastAsiaTheme="minorEastAsia"/>
        </w:rPr>
        <w:t xml:space="preserve"> as shown in Figure 5</w:t>
      </w:r>
      <w:r w:rsidRPr="00100989">
        <w:t>. Let the magnitude of vector E be defined as:</w:t>
      </w:r>
    </w:p>
    <w:p w14:paraId="5B041F35" w14:textId="77777777" w:rsidR="00763B0E" w:rsidRPr="00E013F6" w:rsidRDefault="000E062D" w:rsidP="00763B0E">
      <w:pPr>
        <w:jc w:val="center"/>
        <w:rPr>
          <w:szCs w:val="18"/>
        </w:rPr>
      </w:pPr>
      <m:oMath>
        <m:d>
          <m:dPr>
            <m:begChr m:val="‖"/>
            <m:endChr m:val="‖"/>
            <m:ctrlPr>
              <w:rPr>
                <w:rFonts w:ascii="Cambria Math" w:eastAsiaTheme="minorEastAsia"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hAnsi="Cambria Math"/>
              </w:rPr>
              <m:t>D</m:t>
            </m:r>
            <m:r>
              <w:rPr>
                <w:rFonts w:ascii="Cambria Math" w:eastAsiaTheme="minorEastAsia" w:hAnsi="Cambria Math"/>
              </w:rPr>
              <m:t>×AC</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AB</m:t>
            </m:r>
          </m:e>
        </m:d>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AC</m:t>
                </m:r>
              </m:e>
            </m:d>
          </m:e>
          <m:sup>
            <m:r>
              <w:rPr>
                <w:rFonts w:ascii="Cambria Math" w:eastAsiaTheme="minorEastAsia" w:hAnsi="Cambria Math"/>
              </w:rPr>
              <m:t>2</m:t>
            </m:r>
          </m:sup>
        </m:sSup>
        <m:r>
          <w:rPr>
            <w:rFonts w:ascii="Cambria Math" w:eastAsiaTheme="minorEastAsia" w:hAnsi="Cambria Math"/>
          </w:rPr>
          <m:t xml:space="preserve"> </m:t>
        </m:r>
        <m:func>
          <m:funcPr>
            <m:ctrlPr>
              <w:rPr>
                <w:rFonts w:ascii="Cambria Math" w:eastAsiaTheme="minorEastAsia" w:hAnsi="Cambria Math"/>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func>
      </m:oMath>
      <w:r w:rsidR="00763B0E">
        <w:rPr>
          <w:rFonts w:eastAsiaTheme="minorEastAsia"/>
        </w:rPr>
        <w:t xml:space="preserve"> </w:t>
      </w:r>
      <w:r w:rsidR="00763B0E">
        <w:rPr>
          <w:rFonts w:eastAsiaTheme="minorEastAsia"/>
          <w:szCs w:val="18"/>
        </w:rPr>
        <w:tab/>
      </w:r>
      <w:r w:rsidR="00763B0E">
        <w:rPr>
          <w:rFonts w:eastAsiaTheme="minorEastAsia"/>
        </w:rPr>
        <w:t>(4</w:t>
      </w:r>
      <w:r w:rsidR="00763B0E" w:rsidRPr="00AC66A6">
        <w:rPr>
          <w:rFonts w:eastAsiaTheme="minorEastAsia"/>
        </w:rPr>
        <w:t>)</w:t>
      </w:r>
    </w:p>
    <w:p w14:paraId="482E0B18" w14:textId="77777777" w:rsidR="00763B0E" w:rsidRDefault="00763B0E" w:rsidP="00763B0E">
      <w:pPr>
        <w:ind w:firstLine="720"/>
        <w:jc w:val="center"/>
      </w:pPr>
      <w:r>
        <w:rPr>
          <w:noProof/>
        </w:rPr>
        <w:drawing>
          <wp:inline distT="0" distB="0" distL="0" distR="0" wp14:anchorId="774DAC22" wp14:editId="79D186FD">
            <wp:extent cx="2181225" cy="21380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038" t="12645" r="6498" b="2732"/>
                    <a:stretch/>
                  </pic:blipFill>
                  <pic:spPr bwMode="auto">
                    <a:xfrm>
                      <a:off x="0" y="0"/>
                      <a:ext cx="2206747" cy="2163082"/>
                    </a:xfrm>
                    <a:prstGeom prst="rect">
                      <a:avLst/>
                    </a:prstGeom>
                    <a:ln>
                      <a:noFill/>
                    </a:ln>
                    <a:extLst>
                      <a:ext uri="{53640926-AAD7-44D8-BBD7-CCE9431645EC}">
                        <a14:shadowObscured xmlns:a14="http://schemas.microsoft.com/office/drawing/2010/main"/>
                      </a:ext>
                    </a:extLst>
                  </pic:spPr>
                </pic:pic>
              </a:graphicData>
            </a:graphic>
          </wp:inline>
        </w:drawing>
      </w:r>
    </w:p>
    <w:p w14:paraId="296C8591" w14:textId="4B207B96" w:rsidR="00763B0E" w:rsidRDefault="00763B0E" w:rsidP="00763B0E">
      <w:pPr>
        <w:pStyle w:val="FigureCaption"/>
      </w:pPr>
      <w:bookmarkStart w:id="1014" w:name="_Toc19788898"/>
      <w:r>
        <w:t xml:space="preserve">Figure </w:t>
      </w:r>
      <w:r w:rsidR="000E062D">
        <w:fldChar w:fldCharType="begin"/>
      </w:r>
      <w:r w:rsidR="000E062D">
        <w:instrText xml:space="preserve"> SEQ Figure \* ARABIC </w:instrText>
      </w:r>
      <w:r w:rsidR="000E062D">
        <w:fldChar w:fldCharType="separate"/>
      </w:r>
      <w:r w:rsidR="000F1474">
        <w:rPr>
          <w:noProof/>
        </w:rPr>
        <w:t>10</w:t>
      </w:r>
      <w:r w:rsidR="000E062D">
        <w:rPr>
          <w:noProof/>
        </w:rPr>
        <w:fldChar w:fldCharType="end"/>
      </w:r>
      <w:r>
        <w:t xml:space="preserve"> </w:t>
      </w:r>
      <w:r w:rsidRPr="00100989">
        <w:t xml:space="preserve">Circumscribed Circle </w:t>
      </w:r>
      <w:r>
        <w:t xml:space="preserve">with Unit Vectors </w:t>
      </w: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1</m:t>
            </m:r>
          </m:sub>
        </m:sSub>
      </m:oMath>
      <w:r>
        <w:rPr>
          <w:rFonts w:eastAsiaTheme="minorEastAsia"/>
        </w:rPr>
        <w:t xml:space="preserve"> and </w:t>
      </w:r>
      <m:oMath>
        <m:sSub>
          <m:sSubPr>
            <m:ctrlPr>
              <w:rPr>
                <w:rFonts w:ascii="Cambria Math" w:eastAsiaTheme="minorEastAsia" w:hAnsi="Cambria Math"/>
                <w:i/>
              </w:rPr>
            </m:ctrlPr>
          </m:sSubPr>
          <m:e>
            <m:r>
              <m:rPr>
                <m:sty m:val="bi"/>
              </m:rPr>
              <w:rPr>
                <w:rFonts w:ascii="Cambria Math" w:eastAsiaTheme="minorEastAsia" w:hAnsi="Cambria Math"/>
              </w:rPr>
              <m:t>e</m:t>
            </m:r>
          </m:e>
          <m:sub>
            <m:r>
              <m:rPr>
                <m:sty m:val="bi"/>
              </m:rPr>
              <w:rPr>
                <w:rFonts w:ascii="Cambria Math" w:eastAsiaTheme="minorEastAsia" w:hAnsi="Cambria Math"/>
              </w:rPr>
              <m:t>2</m:t>
            </m:r>
          </m:sub>
        </m:sSub>
      </m:oMath>
      <w:bookmarkEnd w:id="1014"/>
    </w:p>
    <w:p w14:paraId="434CCA17" w14:textId="77777777" w:rsidR="00763B0E" w:rsidRDefault="00763B0E" w:rsidP="00763B0E">
      <w:pPr>
        <w:pStyle w:val="Body"/>
      </w:pPr>
      <w:r>
        <w:t xml:space="preserve">The unit vectors of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Pr="00100989">
        <w:t xml:space="preserve"> are defined by the following:</w:t>
      </w:r>
    </w:p>
    <w:p w14:paraId="73F1B9F5" w14:textId="77777777" w:rsidR="00763B0E" w:rsidRPr="00014E33" w:rsidRDefault="000E062D" w:rsidP="00763B0E">
      <w:pPr>
        <w:jc w:val="center"/>
        <w:rPr>
          <w:szCs w:val="1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1</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E</m:t>
            </m:r>
          </m:num>
          <m:den>
            <m:sSup>
              <m:sSupPr>
                <m:ctrlPr>
                  <w:rPr>
                    <w:rFonts w:ascii="Cambria Math" w:eastAsiaTheme="minorEastAsia" w:hAnsi="Cambria Math"/>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AB</m:t>
                    </m:r>
                  </m:e>
                </m:d>
              </m:e>
              <m:sup>
                <m:r>
                  <m:rPr>
                    <m:sty m:val="p"/>
                  </m:rPr>
                  <w:rPr>
                    <w:rFonts w:ascii="Cambria Math" w:eastAsiaTheme="minorEastAsia" w:hAnsi="Cambria Math"/>
                    <w:sz w:val="28"/>
                    <w:szCs w:val="28"/>
                  </w:rPr>
                  <m:t>2</m:t>
                </m:r>
              </m:sup>
            </m:sSup>
            <m:d>
              <m:dPr>
                <m:begChr m:val="‖"/>
                <m:endChr m:val="‖"/>
                <m:ctrlPr>
                  <w:rPr>
                    <w:rFonts w:ascii="Cambria Math" w:eastAsiaTheme="minorEastAsia" w:hAnsi="Cambria Math"/>
                    <w:sz w:val="28"/>
                    <w:szCs w:val="28"/>
                  </w:rPr>
                </m:ctrlPr>
              </m:dPr>
              <m:e>
                <m:r>
                  <w:rPr>
                    <w:rFonts w:ascii="Cambria Math" w:eastAsiaTheme="minorEastAsia" w:hAnsi="Cambria Math"/>
                    <w:sz w:val="28"/>
                    <w:szCs w:val="28"/>
                  </w:rPr>
                  <m:t>AC</m:t>
                </m:r>
              </m:e>
            </m:d>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sin</m:t>
                </m:r>
              </m:fName>
              <m:e>
                <m:sSub>
                  <m:sSubPr>
                    <m:ctrlPr>
                      <w:rPr>
                        <w:rFonts w:ascii="Cambria Math" w:eastAsiaTheme="minorEastAsia" w:hAnsi="Cambria Math"/>
                        <w:i/>
                        <w:sz w:val="28"/>
                        <w:szCs w:val="28"/>
                      </w:rPr>
                    </m:ctrlPr>
                  </m:sSubPr>
                  <m:e>
                    <m:r>
                      <w:rPr>
                        <w:rFonts w:ascii="Cambria Math" w:eastAsiaTheme="minorEastAsia" w:hAnsi="Cambria Math"/>
                        <w:sz w:val="28"/>
                        <w:szCs w:val="28"/>
                      </w:rPr>
                      <m:t>ϕ</m:t>
                    </m:r>
                  </m:e>
                  <m:sub>
                    <m:r>
                      <w:rPr>
                        <w:rFonts w:ascii="Cambria Math" w:eastAsiaTheme="minorEastAsia" w:hAnsi="Cambria Math"/>
                        <w:sz w:val="28"/>
                        <w:szCs w:val="28"/>
                      </w:rPr>
                      <m:t>1</m:t>
                    </m:r>
                  </m:sub>
                </m:sSub>
              </m:e>
            </m:func>
          </m:den>
        </m:f>
      </m:oMath>
      <w:r w:rsidR="00763B0E">
        <w:rPr>
          <w:rFonts w:eastAsiaTheme="minorEastAsia"/>
          <w:szCs w:val="18"/>
        </w:rPr>
        <w:tab/>
        <w:t xml:space="preserve">  </w:t>
      </w:r>
      <w:r w:rsidR="00763B0E">
        <w:rPr>
          <w:rFonts w:eastAsiaTheme="minorEastAsia"/>
          <w:szCs w:val="18"/>
        </w:rPr>
        <w:tab/>
      </w:r>
      <w:r w:rsidR="00763B0E">
        <w:rPr>
          <w:rFonts w:eastAsiaTheme="minorEastAsia"/>
        </w:rPr>
        <w:t>(5</w:t>
      </w:r>
      <w:r w:rsidR="00763B0E" w:rsidRPr="00AC66A6">
        <w:rPr>
          <w:rFonts w:eastAsiaTheme="minorEastAsia"/>
        </w:rPr>
        <w:t>)</w:t>
      </w:r>
    </w:p>
    <w:p w14:paraId="1B77D189" w14:textId="77777777" w:rsidR="00763B0E" w:rsidRDefault="00763B0E" w:rsidP="00763B0E">
      <w:pPr>
        <w:jc w:val="center"/>
        <w:rPr>
          <w:rFonts w:eastAsiaTheme="minorEastAsia"/>
        </w:rPr>
      </w:pPr>
      <w:r>
        <w:rPr>
          <w:rFonts w:eastAsiaTheme="minorEastAsia"/>
        </w:rPr>
        <w:t xml:space="preserve">    </w:t>
      </w:r>
    </w:p>
    <w:p w14:paraId="5EAE2D0A" w14:textId="77777777" w:rsidR="00763B0E" w:rsidRPr="000D1819" w:rsidRDefault="000E062D" w:rsidP="00763B0E">
      <w:pPr>
        <w:jc w:val="center"/>
        <w:rPr>
          <w:szCs w:val="1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F</m:t>
            </m:r>
          </m:num>
          <m:den>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AB</m:t>
                </m:r>
              </m:e>
            </m:d>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AC</m:t>
                    </m:r>
                  </m:e>
                </m:d>
              </m:e>
              <m:sup>
                <m:r>
                  <w:rPr>
                    <w:rFonts w:ascii="Cambria Math" w:eastAsiaTheme="minorEastAsia" w:hAnsi="Cambria Math"/>
                    <w:sz w:val="28"/>
                    <w:szCs w:val="28"/>
                  </w:rPr>
                  <m:t>2</m:t>
                </m:r>
              </m:sup>
            </m:sSup>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sin</m:t>
                </m:r>
              </m:fName>
              <m:e>
                <m:sSub>
                  <m:sSubPr>
                    <m:ctrlPr>
                      <w:rPr>
                        <w:rFonts w:ascii="Cambria Math" w:eastAsiaTheme="minorEastAsia" w:hAnsi="Cambria Math"/>
                        <w:i/>
                        <w:sz w:val="28"/>
                        <w:szCs w:val="28"/>
                      </w:rPr>
                    </m:ctrlPr>
                  </m:sSubPr>
                  <m:e>
                    <m:r>
                      <w:rPr>
                        <w:rFonts w:ascii="Cambria Math" w:eastAsiaTheme="minorEastAsia" w:hAnsi="Cambria Math"/>
                        <w:sz w:val="28"/>
                        <w:szCs w:val="28"/>
                      </w:rPr>
                      <m:t>ϕ</m:t>
                    </m:r>
                  </m:e>
                  <m:sub>
                    <m:r>
                      <w:rPr>
                        <w:rFonts w:ascii="Cambria Math" w:eastAsiaTheme="minorEastAsia" w:hAnsi="Cambria Math"/>
                        <w:sz w:val="28"/>
                        <w:szCs w:val="28"/>
                      </w:rPr>
                      <m:t>1</m:t>
                    </m:r>
                  </m:sub>
                </m:sSub>
              </m:e>
            </m:func>
          </m:den>
        </m:f>
      </m:oMath>
      <w:r w:rsidR="00763B0E">
        <w:rPr>
          <w:rFonts w:eastAsiaTheme="minorEastAsia"/>
          <w:sz w:val="28"/>
          <w:szCs w:val="28"/>
        </w:rPr>
        <w:t xml:space="preserve">  </w:t>
      </w:r>
      <w:r w:rsidR="00763B0E">
        <w:rPr>
          <w:rFonts w:eastAsiaTheme="minorEastAsia"/>
          <w:szCs w:val="18"/>
        </w:rPr>
        <w:t xml:space="preserve">  </w:t>
      </w:r>
      <w:r w:rsidR="00763B0E">
        <w:rPr>
          <w:rFonts w:eastAsiaTheme="minorEastAsia"/>
          <w:szCs w:val="18"/>
        </w:rPr>
        <w:tab/>
      </w:r>
      <w:r w:rsidR="00763B0E">
        <w:rPr>
          <w:rFonts w:eastAsiaTheme="minorEastAsia"/>
        </w:rPr>
        <w:t>(6</w:t>
      </w:r>
      <w:r w:rsidR="00763B0E" w:rsidRPr="00AC66A6">
        <w:rPr>
          <w:rFonts w:eastAsiaTheme="minorEastAsia"/>
        </w:rPr>
        <w:t>)</w:t>
      </w:r>
    </w:p>
    <w:p w14:paraId="5B02C248" w14:textId="77777777" w:rsidR="00763B0E" w:rsidRDefault="00763B0E" w:rsidP="00763B0E">
      <w:pPr>
        <w:pStyle w:val="Body"/>
      </w:pPr>
      <w:r w:rsidRPr="000D1819">
        <w:lastRenderedPageBreak/>
        <w:t xml:space="preserve">By definition, the midsection of any triangle’s side intersects with each other at a point P as shown in Figure. These intersecting lines denote two triangles with the same angle </w:t>
      </w:r>
      <m:oMath>
        <m:sSub>
          <m:sSubPr>
            <m:ctrlPr>
              <w:rPr>
                <w:rFonts w:ascii="Cambria Math" w:hAnsi="Cambria Math"/>
                <w:i/>
              </w:rPr>
            </m:ctrlPr>
          </m:sSubPr>
          <m:e>
            <m:r>
              <w:rPr>
                <w:rFonts w:ascii="Cambria Math" w:hAnsi="Cambria Math"/>
              </w:rPr>
              <m:t>ϕ</m:t>
            </m:r>
          </m:e>
          <m:sub>
            <m:r>
              <w:rPr>
                <w:rFonts w:ascii="Cambria Math" w:hAnsi="Cambria Math"/>
              </w:rPr>
              <m:t>1</m:t>
            </m:r>
          </m:sub>
        </m:sSub>
      </m:oMath>
      <w:r w:rsidRPr="000D1819">
        <w:t xml:space="preserve"> in</w:t>
      </w:r>
      <w:r w:rsidRPr="00100989">
        <w:t xml:space="preserve"> between the unit vectors and their corresponding midsections as shown </w:t>
      </w:r>
      <w:r>
        <w:t>in Figure 6 below.</w:t>
      </w:r>
    </w:p>
    <w:p w14:paraId="13E42258" w14:textId="77777777" w:rsidR="00763B0E" w:rsidRPr="00100989" w:rsidRDefault="00763B0E" w:rsidP="00763B0E">
      <w:pPr>
        <w:ind w:firstLine="720"/>
        <w:jc w:val="center"/>
      </w:pPr>
      <w:r>
        <w:rPr>
          <w:noProof/>
        </w:rPr>
        <w:drawing>
          <wp:inline distT="0" distB="0" distL="0" distR="0" wp14:anchorId="763494D0" wp14:editId="5A3DE7F9">
            <wp:extent cx="2343150" cy="2581329"/>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8139" t="10831" r="6081"/>
                    <a:stretch/>
                  </pic:blipFill>
                  <pic:spPr bwMode="auto">
                    <a:xfrm>
                      <a:off x="0" y="0"/>
                      <a:ext cx="2366444" cy="2606991"/>
                    </a:xfrm>
                    <a:prstGeom prst="rect">
                      <a:avLst/>
                    </a:prstGeom>
                    <a:ln>
                      <a:noFill/>
                    </a:ln>
                    <a:extLst>
                      <a:ext uri="{53640926-AAD7-44D8-BBD7-CCE9431645EC}">
                        <a14:shadowObscured xmlns:a14="http://schemas.microsoft.com/office/drawing/2010/main"/>
                      </a:ext>
                    </a:extLst>
                  </pic:spPr>
                </pic:pic>
              </a:graphicData>
            </a:graphic>
          </wp:inline>
        </w:drawing>
      </w:r>
    </w:p>
    <w:p w14:paraId="320649CF" w14:textId="238369DE" w:rsidR="00763B0E" w:rsidRPr="00100989" w:rsidRDefault="00763B0E" w:rsidP="00763B0E">
      <w:pPr>
        <w:pStyle w:val="FigureCaption"/>
      </w:pPr>
      <w:bookmarkStart w:id="1015" w:name="_Toc19788899"/>
      <w:r>
        <w:t xml:space="preserve">Figure </w:t>
      </w:r>
      <w:r w:rsidR="000E062D">
        <w:fldChar w:fldCharType="begin"/>
      </w:r>
      <w:r w:rsidR="000E062D">
        <w:instrText xml:space="preserve"> SEQ Figure \* ARABIC </w:instrText>
      </w:r>
      <w:r w:rsidR="000E062D">
        <w:fldChar w:fldCharType="separate"/>
      </w:r>
      <w:r w:rsidR="000F1474">
        <w:rPr>
          <w:noProof/>
        </w:rPr>
        <w:t>11</w:t>
      </w:r>
      <w:r w:rsidR="000E062D">
        <w:rPr>
          <w:noProof/>
        </w:rPr>
        <w:fldChar w:fldCharType="end"/>
      </w:r>
      <w:r>
        <w:t xml:space="preserve"> Triangles Formed through Intersections of Unit Vectors</w:t>
      </w:r>
      <w:bookmarkEnd w:id="1015"/>
    </w:p>
    <w:p w14:paraId="364A5AC0" w14:textId="77777777" w:rsidR="00763B0E" w:rsidRPr="00100989" w:rsidRDefault="00763B0E" w:rsidP="00763B0E">
      <w:pPr>
        <w:pStyle w:val="Body"/>
      </w:pPr>
      <w:r>
        <w:t xml:space="preserve">From these triangles, the components of vector DP along unit vectors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Pr="00100989">
        <w:t xml:space="preserve"> </w:t>
      </w:r>
      <w:r>
        <w:t>can be obtained</w:t>
      </w:r>
      <w:r w:rsidRPr="00100989">
        <w:t>:</w:t>
      </w:r>
    </w:p>
    <w:p w14:paraId="5D883557" w14:textId="77777777" w:rsidR="00763B0E" w:rsidRPr="00AC66A6" w:rsidRDefault="00763B0E" w:rsidP="00763B0E">
      <w:pPr>
        <w:jc w:val="center"/>
        <w:rPr>
          <w:szCs w:val="18"/>
        </w:rPr>
      </w:pPr>
      <m:oMath>
        <m:r>
          <w:rPr>
            <w:rFonts w:ascii="Cambria Math" w:eastAsiaTheme="minorEastAsia" w:hAnsi="Cambria Math"/>
            <w:sz w:val="28"/>
            <w:szCs w:val="28"/>
          </w:rPr>
          <m:t>D</m:t>
        </m:r>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1</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AC</m:t>
            </m:r>
          </m:num>
          <m:den>
            <m:r>
              <w:rPr>
                <w:rFonts w:ascii="Cambria Math" w:eastAsiaTheme="minorEastAsia" w:hAnsi="Cambria Math"/>
                <w:sz w:val="28"/>
                <w:szCs w:val="28"/>
              </w:rPr>
              <m:t>2</m:t>
            </m:r>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sin</m:t>
                </m:r>
              </m:fName>
              <m:e>
                <m:sSub>
                  <m:sSubPr>
                    <m:ctrlPr>
                      <w:rPr>
                        <w:rFonts w:ascii="Cambria Math" w:eastAsiaTheme="minorEastAsia" w:hAnsi="Cambria Math"/>
                        <w:i/>
                        <w:sz w:val="28"/>
                        <w:szCs w:val="28"/>
                      </w:rPr>
                    </m:ctrlPr>
                  </m:sSubPr>
                  <m:e>
                    <m:r>
                      <w:rPr>
                        <w:rFonts w:ascii="Cambria Math" w:eastAsiaTheme="minorEastAsia" w:hAnsi="Cambria Math"/>
                        <w:sz w:val="28"/>
                        <w:szCs w:val="28"/>
                      </w:rPr>
                      <m:t>ϕ</m:t>
                    </m:r>
                  </m:e>
                  <m:sub>
                    <m:r>
                      <w:rPr>
                        <w:rFonts w:ascii="Cambria Math" w:eastAsiaTheme="minorEastAsia" w:hAnsi="Cambria Math"/>
                        <w:sz w:val="28"/>
                        <w:szCs w:val="28"/>
                      </w:rPr>
                      <m:t>1</m:t>
                    </m:r>
                  </m:sub>
                </m:sSub>
              </m:e>
            </m:func>
          </m:den>
        </m:f>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1</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E</m:t>
            </m:r>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AB</m:t>
                    </m:r>
                  </m:e>
                </m:d>
              </m:e>
              <m:sup>
                <m:r>
                  <w:rPr>
                    <w:rFonts w:ascii="Cambria Math" w:eastAsiaTheme="minorEastAsia" w:hAnsi="Cambria Math"/>
                    <w:sz w:val="28"/>
                    <w:szCs w:val="28"/>
                  </w:rPr>
                  <m:t>2</m:t>
                </m:r>
              </m:sup>
            </m:sSup>
            <m:func>
              <m:funcPr>
                <m:ctrlPr>
                  <w:rPr>
                    <w:rFonts w:ascii="Cambria Math" w:eastAsiaTheme="minorEastAsia" w:hAnsi="Cambria Math"/>
                    <w:sz w:val="28"/>
                    <w:szCs w:val="28"/>
                  </w:rPr>
                </m:ctrlPr>
              </m:funcPr>
              <m:fName>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sin</m:t>
                    </m:r>
                  </m:e>
                  <m:sup>
                    <m:r>
                      <m:rPr>
                        <m:sty m:val="p"/>
                      </m:rPr>
                      <w:rPr>
                        <w:rFonts w:ascii="Cambria Math" w:eastAsiaTheme="minorEastAsia" w:hAnsi="Cambria Math"/>
                        <w:sz w:val="28"/>
                        <w:szCs w:val="28"/>
                      </w:rPr>
                      <m:t>2</m:t>
                    </m:r>
                  </m:sup>
                </m:sSup>
              </m:fName>
              <m:e>
                <m:sSub>
                  <m:sSubPr>
                    <m:ctrlPr>
                      <w:rPr>
                        <w:rFonts w:ascii="Cambria Math" w:eastAsiaTheme="minorEastAsia" w:hAnsi="Cambria Math"/>
                        <w:i/>
                        <w:sz w:val="28"/>
                        <w:szCs w:val="28"/>
                      </w:rPr>
                    </m:ctrlPr>
                  </m:sSubPr>
                  <m:e>
                    <m:r>
                      <w:rPr>
                        <w:rFonts w:ascii="Cambria Math" w:eastAsiaTheme="minorEastAsia" w:hAnsi="Cambria Math"/>
                        <w:sz w:val="28"/>
                        <w:szCs w:val="28"/>
                      </w:rPr>
                      <m:t>ϕ</m:t>
                    </m:r>
                  </m:e>
                  <m:sub>
                    <m:r>
                      <w:rPr>
                        <w:rFonts w:ascii="Cambria Math" w:eastAsiaTheme="minorEastAsia" w:hAnsi="Cambria Math"/>
                        <w:sz w:val="28"/>
                        <w:szCs w:val="28"/>
                      </w:rPr>
                      <m:t>1</m:t>
                    </m:r>
                  </m:sub>
                </m:sSub>
              </m:e>
            </m:func>
          </m:den>
        </m:f>
        <m:r>
          <w:rPr>
            <w:rFonts w:ascii="Cambria Math" w:eastAsiaTheme="minorEastAsia" w:hAnsi="Cambria Math"/>
            <w:sz w:val="28"/>
            <w:szCs w:val="28"/>
          </w:rPr>
          <m:t xml:space="preserve"> </m:t>
        </m:r>
      </m:oMath>
      <w:r>
        <w:rPr>
          <w:rFonts w:eastAsiaTheme="minorEastAsia"/>
          <w:szCs w:val="18"/>
        </w:rPr>
        <w:t xml:space="preserve">  </w:t>
      </w:r>
      <w:r>
        <w:rPr>
          <w:rFonts w:eastAsiaTheme="minorEastAsia"/>
          <w:szCs w:val="18"/>
        </w:rPr>
        <w:tab/>
      </w:r>
      <w:r>
        <w:rPr>
          <w:rFonts w:eastAsiaTheme="minorEastAsia"/>
          <w:szCs w:val="18"/>
        </w:rPr>
        <w:tab/>
      </w:r>
      <w:r>
        <w:rPr>
          <w:rFonts w:eastAsiaTheme="minorEastAsia"/>
        </w:rPr>
        <w:t>(7</w:t>
      </w:r>
      <w:r w:rsidRPr="00AC66A6">
        <w:rPr>
          <w:rFonts w:eastAsiaTheme="minorEastAsia"/>
        </w:rPr>
        <w:t>)</w:t>
      </w:r>
    </w:p>
    <w:p w14:paraId="4D733048" w14:textId="77777777" w:rsidR="00763B0E" w:rsidRPr="00014E33" w:rsidRDefault="00763B0E" w:rsidP="00763B0E">
      <w:pPr>
        <w:jc w:val="center"/>
        <w:rPr>
          <w:szCs w:val="18"/>
        </w:rPr>
      </w:pPr>
      <m:oMath>
        <m:r>
          <w:rPr>
            <w:rFonts w:ascii="Cambria Math" w:eastAsiaTheme="minorEastAsia" w:hAnsi="Cambria Math"/>
            <w:sz w:val="28"/>
            <w:szCs w:val="28"/>
          </w:rPr>
          <m:t>D</m:t>
        </m:r>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-AB</m:t>
            </m:r>
          </m:num>
          <m:den>
            <m:r>
              <w:rPr>
                <w:rFonts w:ascii="Cambria Math" w:eastAsiaTheme="minorEastAsia" w:hAnsi="Cambria Math"/>
                <w:sz w:val="28"/>
                <w:szCs w:val="28"/>
              </w:rPr>
              <m:t>2</m:t>
            </m:r>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sin</m:t>
                </m:r>
              </m:fName>
              <m:e>
                <m:sSub>
                  <m:sSubPr>
                    <m:ctrlPr>
                      <w:rPr>
                        <w:rFonts w:ascii="Cambria Math" w:eastAsiaTheme="minorEastAsia" w:hAnsi="Cambria Math"/>
                        <w:i/>
                        <w:sz w:val="28"/>
                        <w:szCs w:val="28"/>
                      </w:rPr>
                    </m:ctrlPr>
                  </m:sSubPr>
                  <m:e>
                    <m:r>
                      <w:rPr>
                        <w:rFonts w:ascii="Cambria Math" w:eastAsiaTheme="minorEastAsia" w:hAnsi="Cambria Math"/>
                        <w:sz w:val="28"/>
                        <w:szCs w:val="28"/>
                      </w:rPr>
                      <m:t>ϕ</m:t>
                    </m:r>
                  </m:e>
                  <m:sub>
                    <m:r>
                      <w:rPr>
                        <w:rFonts w:ascii="Cambria Math" w:eastAsiaTheme="minorEastAsia" w:hAnsi="Cambria Math"/>
                        <w:sz w:val="28"/>
                        <w:szCs w:val="28"/>
                      </w:rPr>
                      <m:t>1</m:t>
                    </m:r>
                  </m:sub>
                </m:sSub>
              </m:e>
            </m:func>
          </m:den>
        </m:f>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-F</m:t>
            </m:r>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AC</m:t>
                    </m:r>
                  </m:e>
                </m:d>
              </m:e>
              <m:sup>
                <m:r>
                  <w:rPr>
                    <w:rFonts w:ascii="Cambria Math" w:eastAsiaTheme="minorEastAsia" w:hAnsi="Cambria Math"/>
                    <w:sz w:val="28"/>
                    <w:szCs w:val="28"/>
                  </w:rPr>
                  <m:t>2</m:t>
                </m:r>
              </m:sup>
            </m:sSup>
            <m:func>
              <m:funcPr>
                <m:ctrlPr>
                  <w:rPr>
                    <w:rFonts w:ascii="Cambria Math" w:eastAsiaTheme="minorEastAsia" w:hAnsi="Cambria Math"/>
                    <w:sz w:val="28"/>
                    <w:szCs w:val="28"/>
                  </w:rPr>
                </m:ctrlPr>
              </m:funcPr>
              <m:fName>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sin</m:t>
                    </m:r>
                  </m:e>
                  <m:sup>
                    <m:r>
                      <m:rPr>
                        <m:sty m:val="p"/>
                      </m:rPr>
                      <w:rPr>
                        <w:rFonts w:ascii="Cambria Math" w:eastAsiaTheme="minorEastAsia" w:hAnsi="Cambria Math"/>
                        <w:sz w:val="28"/>
                        <w:szCs w:val="28"/>
                      </w:rPr>
                      <m:t>2</m:t>
                    </m:r>
                  </m:sup>
                </m:sSup>
              </m:fName>
              <m:e>
                <m:sSub>
                  <m:sSubPr>
                    <m:ctrlPr>
                      <w:rPr>
                        <w:rFonts w:ascii="Cambria Math" w:eastAsiaTheme="minorEastAsia" w:hAnsi="Cambria Math"/>
                        <w:i/>
                        <w:sz w:val="28"/>
                        <w:szCs w:val="28"/>
                      </w:rPr>
                    </m:ctrlPr>
                  </m:sSubPr>
                  <m:e>
                    <m:r>
                      <w:rPr>
                        <w:rFonts w:ascii="Cambria Math" w:eastAsiaTheme="minorEastAsia" w:hAnsi="Cambria Math"/>
                        <w:sz w:val="28"/>
                        <w:szCs w:val="28"/>
                      </w:rPr>
                      <m:t>ϕ</m:t>
                    </m:r>
                  </m:e>
                  <m:sub>
                    <m:r>
                      <w:rPr>
                        <w:rFonts w:ascii="Cambria Math" w:eastAsiaTheme="minorEastAsia" w:hAnsi="Cambria Math"/>
                        <w:sz w:val="28"/>
                        <w:szCs w:val="28"/>
                      </w:rPr>
                      <m:t>1</m:t>
                    </m:r>
                  </m:sub>
                </m:sSub>
              </m:e>
            </m:func>
          </m:den>
        </m:f>
      </m:oMath>
      <w:r>
        <w:rPr>
          <w:rFonts w:eastAsiaTheme="minorEastAsia"/>
        </w:rPr>
        <w:t xml:space="preserve">  </w:t>
      </w:r>
      <w:r>
        <w:rPr>
          <w:rFonts w:eastAsiaTheme="minorEastAsia"/>
          <w:szCs w:val="18"/>
        </w:rPr>
        <w:t xml:space="preserve">  </w:t>
      </w:r>
      <w:r>
        <w:rPr>
          <w:rFonts w:eastAsiaTheme="minorEastAsia"/>
          <w:szCs w:val="18"/>
        </w:rPr>
        <w:tab/>
      </w:r>
      <w:r>
        <w:rPr>
          <w:rFonts w:eastAsiaTheme="minorEastAsia"/>
          <w:szCs w:val="18"/>
        </w:rPr>
        <w:tab/>
      </w:r>
      <w:r>
        <w:rPr>
          <w:rFonts w:eastAsiaTheme="minorEastAsia"/>
        </w:rPr>
        <w:t>(8</w:t>
      </w:r>
      <w:r w:rsidRPr="00AC66A6">
        <w:rPr>
          <w:rFonts w:eastAsiaTheme="minorEastAsia"/>
        </w:rPr>
        <w:t>)</w:t>
      </w:r>
    </w:p>
    <w:p w14:paraId="571026A7" w14:textId="77777777" w:rsidR="00763B0E" w:rsidRPr="00100989" w:rsidRDefault="00763B0E" w:rsidP="00763B0E">
      <w:pPr>
        <w:pStyle w:val="Body"/>
      </w:pPr>
      <w:r w:rsidRPr="00100989">
        <w:t>From our previous definition of the vector D, it is possible to simplify further:</w:t>
      </w:r>
    </w:p>
    <w:p w14:paraId="21A7AF1C" w14:textId="77777777" w:rsidR="00763B0E" w:rsidRPr="00AC66A6" w:rsidRDefault="00763B0E" w:rsidP="00763B0E">
      <w:pPr>
        <w:jc w:val="center"/>
        <w:rPr>
          <w:szCs w:val="18"/>
        </w:rPr>
      </w:pPr>
      <m:oMath>
        <m:r>
          <w:rPr>
            <w:rFonts w:ascii="Cambria Math" w:eastAsiaTheme="minorEastAsia" w:hAnsi="Cambria Math"/>
            <w:sz w:val="28"/>
            <w:szCs w:val="28"/>
          </w:rPr>
          <m:t>D</m:t>
        </m:r>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1</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AC</m:t>
                    </m:r>
                  </m:e>
                </m:d>
              </m:e>
              <m:sup>
                <m:r>
                  <w:rPr>
                    <w:rFonts w:ascii="Cambria Math" w:eastAsiaTheme="minorEastAsia" w:hAnsi="Cambria Math"/>
                    <w:sz w:val="28"/>
                    <w:szCs w:val="28"/>
                  </w:rPr>
                  <m:t>2</m:t>
                </m:r>
              </m:sup>
            </m:sSup>
            <m:r>
              <w:rPr>
                <w:rFonts w:ascii="Cambria Math" w:eastAsiaTheme="minorEastAsia" w:hAnsi="Cambria Math"/>
                <w:sz w:val="28"/>
                <w:szCs w:val="28"/>
              </w:rPr>
              <m:t>E</m:t>
            </m:r>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D</m:t>
                    </m:r>
                  </m:e>
                </m:d>
              </m:e>
              <m:sup>
                <m:r>
                  <w:rPr>
                    <w:rFonts w:ascii="Cambria Math" w:eastAsiaTheme="minorEastAsia" w:hAnsi="Cambria Math"/>
                    <w:sz w:val="28"/>
                    <w:szCs w:val="28"/>
                  </w:rPr>
                  <m:t>2</m:t>
                </m:r>
              </m:sup>
            </m:sSup>
          </m:den>
        </m:f>
        <m:r>
          <w:rPr>
            <w:rFonts w:ascii="Cambria Math" w:eastAsiaTheme="minorEastAsia" w:hAnsi="Cambria Math"/>
            <w:sz w:val="28"/>
            <w:szCs w:val="28"/>
          </w:rPr>
          <m:t xml:space="preserve"> </m:t>
        </m:r>
      </m:oMath>
      <w:r>
        <w:rPr>
          <w:rFonts w:eastAsiaTheme="minorEastAsia"/>
        </w:rPr>
        <w:t xml:space="preserve">  </w:t>
      </w:r>
      <w:r>
        <w:rPr>
          <w:rFonts w:eastAsiaTheme="minorEastAsia"/>
          <w:szCs w:val="18"/>
        </w:rPr>
        <w:t xml:space="preserve">  </w:t>
      </w:r>
      <w:r>
        <w:rPr>
          <w:rFonts w:eastAsiaTheme="minorEastAsia"/>
          <w:szCs w:val="18"/>
        </w:rPr>
        <w:tab/>
      </w:r>
      <w:r>
        <w:rPr>
          <w:rFonts w:eastAsiaTheme="minorEastAsia"/>
          <w:szCs w:val="18"/>
        </w:rPr>
        <w:tab/>
      </w:r>
      <w:r>
        <w:rPr>
          <w:rFonts w:eastAsiaTheme="minorEastAsia"/>
        </w:rPr>
        <w:t>(9</w:t>
      </w:r>
      <w:r w:rsidRPr="00AC66A6">
        <w:rPr>
          <w:rFonts w:eastAsiaTheme="minorEastAsia"/>
        </w:rPr>
        <w:t>)</w:t>
      </w:r>
    </w:p>
    <w:p w14:paraId="38F581DD" w14:textId="77777777" w:rsidR="00763B0E" w:rsidRPr="00AC66A6" w:rsidRDefault="00763B0E" w:rsidP="00763B0E">
      <w:pPr>
        <w:jc w:val="center"/>
        <w:rPr>
          <w:szCs w:val="18"/>
        </w:rPr>
      </w:pPr>
      <m:oMath>
        <m:r>
          <w:rPr>
            <w:rFonts w:ascii="Cambria Math" w:eastAsiaTheme="minorEastAsia" w:hAnsi="Cambria Math"/>
            <w:sz w:val="28"/>
            <w:szCs w:val="28"/>
          </w:rPr>
          <m:t>D</m:t>
        </m:r>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AB</m:t>
                    </m:r>
                  </m:e>
                </m:d>
              </m:e>
              <m:sup>
                <m:r>
                  <w:rPr>
                    <w:rFonts w:ascii="Cambria Math" w:eastAsiaTheme="minorEastAsia" w:hAnsi="Cambria Math"/>
                    <w:sz w:val="28"/>
                    <w:szCs w:val="28"/>
                  </w:rPr>
                  <m:t>2</m:t>
                </m:r>
              </m:sup>
            </m:sSup>
            <m:r>
              <w:rPr>
                <w:rFonts w:ascii="Cambria Math" w:eastAsiaTheme="minorEastAsia" w:hAnsi="Cambria Math"/>
                <w:sz w:val="28"/>
                <w:szCs w:val="28"/>
              </w:rPr>
              <m:t>F</m:t>
            </m:r>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D</m:t>
                    </m:r>
                  </m:e>
                </m:d>
              </m:e>
              <m:sup>
                <m:r>
                  <w:rPr>
                    <w:rFonts w:ascii="Cambria Math" w:eastAsiaTheme="minorEastAsia" w:hAnsi="Cambria Math"/>
                    <w:sz w:val="28"/>
                    <w:szCs w:val="28"/>
                  </w:rPr>
                  <m:t>2</m:t>
                </m:r>
              </m:sup>
            </m:sSup>
          </m:den>
        </m:f>
        <m:r>
          <w:rPr>
            <w:rFonts w:ascii="Cambria Math" w:eastAsiaTheme="minorEastAsia" w:hAnsi="Cambria Math"/>
            <w:sz w:val="28"/>
            <w:szCs w:val="28"/>
          </w:rPr>
          <m:t xml:space="preserve"> </m:t>
        </m:r>
      </m:oMath>
      <w:r>
        <w:rPr>
          <w:rFonts w:eastAsiaTheme="minorEastAsia"/>
        </w:rPr>
        <w:t xml:space="preserve">  </w:t>
      </w:r>
      <w:r>
        <w:rPr>
          <w:rFonts w:eastAsiaTheme="minorEastAsia"/>
        </w:rPr>
        <w:tab/>
      </w:r>
      <w:r>
        <w:rPr>
          <w:rFonts w:eastAsiaTheme="minorEastAsia"/>
          <w:szCs w:val="18"/>
        </w:rPr>
        <w:t xml:space="preserve">  </w:t>
      </w:r>
      <w:r>
        <w:rPr>
          <w:rFonts w:eastAsiaTheme="minorEastAsia"/>
          <w:szCs w:val="18"/>
        </w:rPr>
        <w:tab/>
      </w:r>
      <w:r>
        <w:rPr>
          <w:rFonts w:eastAsiaTheme="minorEastAsia"/>
        </w:rPr>
        <w:t>(10)</w:t>
      </w:r>
    </w:p>
    <w:p w14:paraId="3D83DA12" w14:textId="77777777" w:rsidR="00763B0E" w:rsidRDefault="00763B0E" w:rsidP="00763B0E">
      <w:pPr>
        <w:pStyle w:val="Body"/>
      </w:pPr>
      <w:r w:rsidRPr="00100989">
        <w:t xml:space="preserve">With these components, it is possible to obtain the </w:t>
      </w:r>
      <w:r>
        <w:t>full vector as the sum of the components</w:t>
      </w:r>
      <w:r w:rsidRPr="00100989">
        <w:t>:</w:t>
      </w:r>
    </w:p>
    <w:p w14:paraId="0651B5C4" w14:textId="77777777" w:rsidR="00763B0E" w:rsidRPr="00014E33" w:rsidRDefault="00763B0E" w:rsidP="00763B0E">
      <w:pPr>
        <w:pStyle w:val="Body"/>
        <w:jc w:val="center"/>
        <w:rPr>
          <w:szCs w:val="18"/>
        </w:rPr>
      </w:pPr>
      <m:oMath>
        <m:r>
          <w:rPr>
            <w:rFonts w:ascii="Cambria Math" w:eastAsiaTheme="minorEastAsia" w:hAnsi="Cambria Math"/>
          </w:rPr>
          <m:t>DP</m:t>
        </m:r>
        <m:r>
          <m:rPr>
            <m:sty m:val="p"/>
          </m:rPr>
          <w:rPr>
            <w:rFonts w:ascii="Cambria Math" w:eastAsiaTheme="minorEastAsia" w:hAnsi="Cambria Math"/>
          </w:rPr>
          <m:t xml:space="preserve">= </m:t>
        </m:r>
        <m:f>
          <m:fPr>
            <m:ctrlPr>
              <w:rPr>
                <w:rFonts w:ascii="Cambria Math" w:eastAsiaTheme="minorEastAsia" w:hAnsi="Cambria Math"/>
              </w:rPr>
            </m:ctrlPr>
          </m:fPr>
          <m:num>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AC</m:t>
                    </m:r>
                  </m:e>
                </m:d>
              </m:e>
              <m:sup>
                <m:r>
                  <m:rPr>
                    <m:sty m:val="p"/>
                  </m:rPr>
                  <w:rPr>
                    <w:rFonts w:ascii="Cambria Math" w:eastAsiaTheme="minorEastAsia" w:hAnsi="Cambria Math"/>
                  </w:rPr>
                  <m:t>2</m:t>
                </m:r>
              </m:sup>
            </m:sSup>
            <m:r>
              <w:rPr>
                <w:rFonts w:ascii="Cambria Math" w:eastAsiaTheme="minorEastAsia" w:hAnsi="Cambria Math"/>
              </w:rPr>
              <m:t>E</m:t>
            </m:r>
          </m:num>
          <m:den>
            <m:r>
              <m:rPr>
                <m:sty m:val="p"/>
              </m:rPr>
              <w:rPr>
                <w:rFonts w:ascii="Cambria Math" w:eastAsiaTheme="minorEastAsia" w:hAnsi="Cambria Math"/>
              </w:rPr>
              <m:t>2</m:t>
            </m:r>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D</m:t>
                    </m:r>
                  </m:e>
                </m:d>
              </m:e>
              <m:sup>
                <m:r>
                  <m:rPr>
                    <m:sty m:val="p"/>
                  </m:rPr>
                  <w:rPr>
                    <w:rFonts w:ascii="Cambria Math" w:eastAsiaTheme="minorEastAsia" w:hAnsi="Cambria Math"/>
                  </w:rPr>
                  <m:t>2</m:t>
                </m:r>
              </m:sup>
            </m:sSup>
          </m:den>
        </m:f>
        <m:r>
          <m:rPr>
            <m:sty m:val="p"/>
          </m:rPr>
          <w:rPr>
            <w:rFonts w:ascii="Cambria Math" w:eastAsiaTheme="minorEastAsia" w:hAnsi="Cambria Math"/>
          </w:rPr>
          <m:t xml:space="preserve">- </m:t>
        </m:r>
        <m:f>
          <m:fPr>
            <m:ctrlPr>
              <w:rPr>
                <w:rFonts w:ascii="Cambria Math" w:eastAsiaTheme="minorEastAsia" w:hAnsi="Cambria Math"/>
              </w:rPr>
            </m:ctrlPr>
          </m:fPr>
          <m:num>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AB</m:t>
                    </m:r>
                  </m:e>
                </m:d>
              </m:e>
              <m:sup>
                <m:r>
                  <m:rPr>
                    <m:sty m:val="p"/>
                  </m:rPr>
                  <w:rPr>
                    <w:rFonts w:ascii="Cambria Math" w:eastAsiaTheme="minorEastAsia" w:hAnsi="Cambria Math"/>
                  </w:rPr>
                  <m:t>2</m:t>
                </m:r>
              </m:sup>
            </m:sSup>
            <m:r>
              <w:rPr>
                <w:rFonts w:ascii="Cambria Math" w:eastAsiaTheme="minorEastAsia" w:hAnsi="Cambria Math"/>
              </w:rPr>
              <m:t>F</m:t>
            </m:r>
          </m:num>
          <m:den>
            <m:r>
              <m:rPr>
                <m:sty m:val="p"/>
              </m:rPr>
              <w:rPr>
                <w:rFonts w:ascii="Cambria Math" w:eastAsiaTheme="minorEastAsia" w:hAnsi="Cambria Math"/>
              </w:rPr>
              <m:t>2</m:t>
            </m:r>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D</m:t>
                    </m:r>
                  </m:e>
                </m:d>
              </m:e>
              <m:sup>
                <m:r>
                  <m:rPr>
                    <m:sty m:val="p"/>
                  </m:rPr>
                  <w:rPr>
                    <w:rFonts w:ascii="Cambria Math" w:eastAsiaTheme="minorEastAsia" w:hAnsi="Cambria Math"/>
                  </w:rPr>
                  <m:t>2</m:t>
                </m:r>
              </m:sup>
            </m:sSup>
          </m:den>
        </m:f>
        <m:r>
          <m:rPr>
            <m:sty m:val="p"/>
          </m:rPr>
          <w:rPr>
            <w:rFonts w:ascii="Cambria Math" w:eastAsiaTheme="minorEastAsia" w:hAnsi="Cambria Math"/>
          </w:rPr>
          <m:t xml:space="preserve"> </m:t>
        </m:r>
      </m:oMath>
      <w:r>
        <w:rPr>
          <w:rFonts w:eastAsiaTheme="minorEastAsia"/>
        </w:rPr>
        <w:t xml:space="preserve"> </w:t>
      </w:r>
      <w:r>
        <w:rPr>
          <w:rFonts w:eastAsiaTheme="minorEastAsia"/>
        </w:rPr>
        <w:tab/>
      </w:r>
      <w:r>
        <w:rPr>
          <w:rFonts w:eastAsiaTheme="minorEastAsia"/>
          <w:szCs w:val="18"/>
        </w:rPr>
        <w:t xml:space="preserve">  </w:t>
      </w:r>
      <w:r>
        <w:rPr>
          <w:rFonts w:eastAsiaTheme="minorEastAsia"/>
          <w:szCs w:val="18"/>
        </w:rPr>
        <w:tab/>
      </w:r>
      <w:r>
        <w:rPr>
          <w:rFonts w:eastAsiaTheme="minorEastAsia"/>
        </w:rPr>
        <w:t>(11</w:t>
      </w:r>
      <w:r w:rsidRPr="00AC66A6">
        <w:rPr>
          <w:rFonts w:eastAsiaTheme="minorEastAsia"/>
        </w:rPr>
        <w:t>)</w:t>
      </w:r>
    </w:p>
    <w:p w14:paraId="07B6CFC9" w14:textId="77777777" w:rsidR="00763B0E" w:rsidRPr="006009A2" w:rsidRDefault="00763B0E" w:rsidP="00763B0E">
      <w:pPr>
        <w:pStyle w:val="Body"/>
        <w:jc w:val="center"/>
        <w:rPr>
          <w:rFonts w:eastAsiaTheme="minorEastAsia"/>
        </w:rPr>
      </w:pPr>
      <m:oMath>
        <m:r>
          <w:rPr>
            <w:rFonts w:ascii="Cambria Math" w:eastAsiaTheme="minorEastAsia" w:hAnsi="Cambria Math"/>
          </w:rPr>
          <m:t>R</m:t>
        </m:r>
        <m:r>
          <m:rPr>
            <m:sty m:val="p"/>
          </m:rPr>
          <w:rPr>
            <w:rFonts w:ascii="Cambria Math" w:eastAsiaTheme="minorEastAsia" w:hAnsi="Cambria Math"/>
          </w:rPr>
          <m:t xml:space="preserve">= </m:t>
        </m:r>
        <m:f>
          <m:fPr>
            <m:ctrlPr>
              <w:rPr>
                <w:rFonts w:ascii="Cambria Math" w:eastAsiaTheme="minorEastAsia" w:hAnsi="Cambria Math"/>
              </w:rPr>
            </m:ctrlPr>
          </m:fPr>
          <m:num>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AC</m:t>
                    </m:r>
                  </m:e>
                </m:d>
              </m:e>
              <m:sup>
                <m:r>
                  <m:rPr>
                    <m:sty m:val="p"/>
                  </m:rPr>
                  <w:rPr>
                    <w:rFonts w:ascii="Cambria Math" w:eastAsiaTheme="minorEastAsia" w:hAnsi="Cambria Math"/>
                  </w:rPr>
                  <m:t>2</m:t>
                </m:r>
              </m:sup>
            </m:sSup>
            <m:r>
              <w:rPr>
                <w:rFonts w:ascii="Cambria Math" w:eastAsiaTheme="minorEastAsia" w:hAnsi="Cambria Math"/>
              </w:rPr>
              <m:t>E</m:t>
            </m:r>
            <m:r>
              <m:rPr>
                <m:sty m:val="p"/>
              </m:rPr>
              <w:rPr>
                <w:rFonts w:ascii="Cambria Math" w:eastAsiaTheme="minorEastAsia" w:hAnsi="Cambria Math"/>
              </w:rPr>
              <m:t>-</m:t>
            </m:r>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AB</m:t>
                    </m:r>
                  </m:e>
                </m:d>
              </m:e>
              <m:sup>
                <m:r>
                  <m:rPr>
                    <m:sty m:val="p"/>
                  </m:rPr>
                  <w:rPr>
                    <w:rFonts w:ascii="Cambria Math" w:eastAsiaTheme="minorEastAsia" w:hAnsi="Cambria Math"/>
                  </w:rPr>
                  <m:t>2</m:t>
                </m:r>
              </m:sup>
            </m:sSup>
            <m:r>
              <w:rPr>
                <w:rFonts w:ascii="Cambria Math" w:eastAsiaTheme="minorEastAsia" w:hAnsi="Cambria Math"/>
              </w:rPr>
              <m:t>F</m:t>
            </m:r>
          </m:num>
          <m:den>
            <m:r>
              <m:rPr>
                <m:sty m:val="p"/>
              </m:rPr>
              <w:rPr>
                <w:rFonts w:ascii="Cambria Math" w:eastAsiaTheme="minorEastAsia" w:hAnsi="Cambria Math"/>
              </w:rPr>
              <m:t>2</m:t>
            </m:r>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D</m:t>
                    </m:r>
                  </m:e>
                </m:d>
              </m:e>
              <m:sup>
                <m:r>
                  <m:rPr>
                    <m:sty m:val="p"/>
                  </m:rPr>
                  <w:rPr>
                    <w:rFonts w:ascii="Cambria Math" w:eastAsiaTheme="minorEastAsia" w:hAnsi="Cambria Math"/>
                  </w:rPr>
                  <m:t>2</m:t>
                </m:r>
              </m:sup>
            </m:sSup>
          </m:den>
        </m:f>
      </m:oMath>
      <w:r>
        <w:rPr>
          <w:rFonts w:eastAsiaTheme="minorEastAsia"/>
        </w:rPr>
        <w:tab/>
      </w:r>
      <w:r>
        <w:rPr>
          <w:rFonts w:eastAsiaTheme="minorEastAsia"/>
        </w:rPr>
        <w:tab/>
        <w:t>(12</w:t>
      </w:r>
      <w:r w:rsidRPr="00AC66A6">
        <w:rPr>
          <w:rFonts w:eastAsiaTheme="minorEastAsia"/>
        </w:rPr>
        <w:t>)</w:t>
      </w:r>
    </w:p>
    <w:p w14:paraId="0B4E129C" w14:textId="77777777" w:rsidR="00763B0E" w:rsidRDefault="00763B0E" w:rsidP="00763B0E">
      <w:pPr>
        <w:pStyle w:val="Body"/>
      </w:pPr>
      <w:r w:rsidRPr="00100989">
        <w:t>Using previous definitions of E and F:</w:t>
      </w:r>
    </w:p>
    <w:p w14:paraId="4D2CB42D" w14:textId="77777777" w:rsidR="00763B0E" w:rsidRPr="000D1819" w:rsidRDefault="00763B0E" w:rsidP="00763B0E">
      <w:pPr>
        <w:pStyle w:val="Body"/>
        <w:jc w:val="center"/>
        <w:rPr>
          <w:rFonts w:eastAsiaTheme="minorEastAsia"/>
        </w:rPr>
      </w:pPr>
      <m:oMath>
        <m:r>
          <w:rPr>
            <w:rFonts w:ascii="Cambria Math" w:eastAsiaTheme="minorEastAsia" w:hAnsi="Cambria Math"/>
            <w:sz w:val="28"/>
            <w:szCs w:val="28"/>
          </w:rPr>
          <m:t xml:space="preserve">R= </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AC</m:t>
                    </m:r>
                  </m:e>
                </m:d>
              </m:e>
              <m:sup>
                <m:r>
                  <w:rPr>
                    <w:rFonts w:ascii="Cambria Math" w:eastAsiaTheme="minorEastAsia" w:hAnsi="Cambria Math"/>
                    <w:sz w:val="28"/>
                    <w:szCs w:val="28"/>
                  </w:rPr>
                  <m:t>2</m:t>
                </m:r>
              </m:sup>
            </m:sSup>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D×AB</m:t>
                </m:r>
              </m:e>
            </m:d>
            <m:r>
              <w:rPr>
                <w:rFonts w:ascii="Cambria Math" w:eastAsiaTheme="minorEastAsia" w:hAnsi="Cambria Math"/>
                <w:sz w:val="28"/>
                <w:szCs w:val="28"/>
              </w:rPr>
              <m:t>-</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AB</m:t>
                    </m:r>
                  </m:e>
                </m:d>
              </m:e>
              <m:sup>
                <m:r>
                  <w:rPr>
                    <w:rFonts w:ascii="Cambria Math" w:eastAsiaTheme="minorEastAsia" w:hAnsi="Cambria Math"/>
                    <w:sz w:val="28"/>
                    <w:szCs w:val="28"/>
                  </w:rPr>
                  <m:t>2</m:t>
                </m:r>
              </m:sup>
            </m:sSup>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D×AC</m:t>
                </m:r>
              </m:e>
            </m:d>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D</m:t>
                    </m:r>
                  </m:e>
                </m:d>
              </m:e>
              <m:sup>
                <m:r>
                  <w:rPr>
                    <w:rFonts w:ascii="Cambria Math" w:eastAsiaTheme="minorEastAsia" w:hAnsi="Cambria Math"/>
                    <w:sz w:val="28"/>
                    <w:szCs w:val="28"/>
                  </w:rPr>
                  <m:t>2</m:t>
                </m:r>
              </m:sup>
            </m:sSup>
          </m:den>
        </m:f>
      </m:oMath>
      <w:r>
        <w:rPr>
          <w:rFonts w:eastAsiaTheme="minorEastAsia"/>
        </w:rPr>
        <w:tab/>
      </w:r>
      <w:r>
        <w:rPr>
          <w:rFonts w:eastAsiaTheme="minorEastAsia"/>
        </w:rPr>
        <w:tab/>
        <w:t>(13</w:t>
      </w:r>
      <w:r w:rsidRPr="00AC66A6">
        <w:rPr>
          <w:rFonts w:eastAsiaTheme="minorEastAsia"/>
        </w:rPr>
        <w:t>)</w:t>
      </w:r>
    </w:p>
    <w:p w14:paraId="47090374" w14:textId="77777777" w:rsidR="00763B0E" w:rsidRDefault="00763B0E" w:rsidP="00763B0E">
      <w:pPr>
        <w:pStyle w:val="Body"/>
      </w:pPr>
      <w:r w:rsidRPr="00100989">
        <w:t xml:space="preserve">Using previous definition of D, it is possible to obtain the radius of the prescribed circle in terms of only the difference in between points A, B and C. </w:t>
      </w:r>
    </w:p>
    <w:p w14:paraId="3FD66291" w14:textId="77777777" w:rsidR="00763B0E" w:rsidRPr="000D1819" w:rsidRDefault="00763B0E" w:rsidP="00763B0E">
      <w:pPr>
        <w:pStyle w:val="Body"/>
        <w:jc w:val="center"/>
        <w:rPr>
          <w:rFonts w:eastAsiaTheme="minorEastAsia"/>
        </w:rPr>
      </w:pPr>
      <m:oMath>
        <m:r>
          <w:rPr>
            <w:rFonts w:ascii="Cambria Math" w:eastAsiaTheme="minorEastAsia" w:hAnsi="Cambria Math"/>
            <w:sz w:val="28"/>
            <w:szCs w:val="28"/>
          </w:rPr>
          <w:lastRenderedPageBreak/>
          <m:t xml:space="preserve">R= </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AC</m:t>
                    </m:r>
                  </m:e>
                </m:d>
              </m:e>
              <m:sup>
                <m:r>
                  <w:rPr>
                    <w:rFonts w:ascii="Cambria Math" w:eastAsiaTheme="minorEastAsia" w:hAnsi="Cambria Math"/>
                    <w:sz w:val="28"/>
                    <w:szCs w:val="28"/>
                  </w:rPr>
                  <m:t>2</m:t>
                </m:r>
              </m:sup>
            </m:sSup>
            <m:d>
              <m:dPr>
                <m:begChr m:val="‖"/>
                <m:endChr m:val="‖"/>
                <m:ctrlPr>
                  <w:rPr>
                    <w:rFonts w:ascii="Cambria Math" w:eastAsiaTheme="minorEastAsia" w:hAnsi="Cambria Math"/>
                    <w:i/>
                    <w:sz w:val="28"/>
                    <w:szCs w:val="28"/>
                  </w:rPr>
                </m:ctrlPr>
              </m:dPr>
              <m:e>
                <m:r>
                  <w:rPr>
                    <w:rFonts w:ascii="Cambria Math" w:hAnsi="Cambria Math"/>
                    <w:sz w:val="28"/>
                    <w:szCs w:val="28"/>
                  </w:rPr>
                  <m:t>(AB×AC)</m:t>
                </m:r>
                <m:r>
                  <w:rPr>
                    <w:rFonts w:ascii="Cambria Math" w:eastAsiaTheme="minorEastAsia" w:hAnsi="Cambria Math"/>
                    <w:sz w:val="28"/>
                    <w:szCs w:val="28"/>
                  </w:rPr>
                  <m:t>×AB</m:t>
                </m:r>
              </m:e>
            </m:d>
            <m:r>
              <w:rPr>
                <w:rFonts w:ascii="Cambria Math" w:eastAsiaTheme="minorEastAsia" w:hAnsi="Cambria Math"/>
                <w:sz w:val="28"/>
                <w:szCs w:val="28"/>
              </w:rPr>
              <m:t>-</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AB</m:t>
                    </m:r>
                  </m:e>
                </m:d>
              </m:e>
              <m:sup>
                <m:r>
                  <w:rPr>
                    <w:rFonts w:ascii="Cambria Math" w:eastAsiaTheme="minorEastAsia" w:hAnsi="Cambria Math"/>
                    <w:sz w:val="28"/>
                    <w:szCs w:val="28"/>
                  </w:rPr>
                  <m:t>2</m:t>
                </m:r>
              </m:sup>
            </m:sSup>
            <m:d>
              <m:dPr>
                <m:begChr m:val="‖"/>
                <m:endChr m:val="‖"/>
                <m:ctrlPr>
                  <w:rPr>
                    <w:rFonts w:ascii="Cambria Math" w:eastAsiaTheme="minorEastAsia" w:hAnsi="Cambria Math"/>
                    <w:i/>
                    <w:sz w:val="28"/>
                    <w:szCs w:val="28"/>
                  </w:rPr>
                </m:ctrlPr>
              </m:dPr>
              <m:e>
                <m:r>
                  <w:rPr>
                    <w:rFonts w:ascii="Cambria Math" w:hAnsi="Cambria Math"/>
                    <w:sz w:val="28"/>
                    <w:szCs w:val="28"/>
                  </w:rPr>
                  <m:t>(AB×AC)</m:t>
                </m:r>
                <m:r>
                  <w:rPr>
                    <w:rFonts w:ascii="Cambria Math" w:eastAsiaTheme="minorEastAsia" w:hAnsi="Cambria Math"/>
                    <w:sz w:val="28"/>
                    <w:szCs w:val="28"/>
                  </w:rPr>
                  <m:t>×AC</m:t>
                </m:r>
              </m:e>
            </m:d>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hAnsi="Cambria Math"/>
                        <w:sz w:val="28"/>
                        <w:szCs w:val="28"/>
                      </w:rPr>
                      <m:t>(AB×AC)</m:t>
                    </m:r>
                  </m:e>
                </m:d>
              </m:e>
              <m:sup>
                <m:r>
                  <w:rPr>
                    <w:rFonts w:ascii="Cambria Math" w:eastAsiaTheme="minorEastAsia" w:hAnsi="Cambria Math"/>
                    <w:sz w:val="28"/>
                    <w:szCs w:val="28"/>
                  </w:rPr>
                  <m:t>2</m:t>
                </m:r>
              </m:sup>
            </m:sSup>
          </m:den>
        </m:f>
      </m:oMath>
      <w:r>
        <w:rPr>
          <w:rFonts w:eastAsiaTheme="minorEastAsia"/>
        </w:rPr>
        <w:tab/>
      </w:r>
      <w:r>
        <w:rPr>
          <w:rFonts w:eastAsiaTheme="minorEastAsia"/>
        </w:rPr>
        <w:tab/>
        <w:t>(14</w:t>
      </w:r>
      <w:r w:rsidRPr="00AC66A6">
        <w:rPr>
          <w:rFonts w:eastAsiaTheme="minorEastAsia"/>
        </w:rPr>
        <w:t>)</w:t>
      </w:r>
    </w:p>
    <w:p w14:paraId="1E901DF5" w14:textId="77777777" w:rsidR="00763B0E" w:rsidRDefault="00763B0E" w:rsidP="00763B0E">
      <w:pPr>
        <w:pStyle w:val="Body"/>
      </w:pPr>
      <w:r w:rsidRPr="00100989">
        <w:t xml:space="preserve">Using the previous definition, it is possible to apply the formulation of R to differentially small arc segments as it is shown </w:t>
      </w:r>
      <w:r>
        <w:t>in Figure 7</w:t>
      </w:r>
      <w:r w:rsidRPr="00100989">
        <w:t>.</w:t>
      </w:r>
    </w:p>
    <w:p w14:paraId="19DA0C35" w14:textId="77777777" w:rsidR="00763B0E" w:rsidRPr="00100989" w:rsidRDefault="00763B0E" w:rsidP="00763B0E">
      <w:pPr>
        <w:ind w:firstLine="720"/>
        <w:jc w:val="center"/>
      </w:pPr>
      <w:r>
        <w:rPr>
          <w:noProof/>
        </w:rPr>
        <w:drawing>
          <wp:inline distT="0" distB="0" distL="0" distR="0" wp14:anchorId="13F91167" wp14:editId="551D5D01">
            <wp:extent cx="1958872" cy="185737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63327" cy="1861599"/>
                    </a:xfrm>
                    <a:prstGeom prst="rect">
                      <a:avLst/>
                    </a:prstGeom>
                  </pic:spPr>
                </pic:pic>
              </a:graphicData>
            </a:graphic>
          </wp:inline>
        </w:drawing>
      </w:r>
    </w:p>
    <w:p w14:paraId="5D131CAD" w14:textId="1B5CD973" w:rsidR="00763B0E" w:rsidRPr="00E013F6" w:rsidRDefault="00763B0E" w:rsidP="00763B0E">
      <w:pPr>
        <w:pStyle w:val="FigureCaption"/>
      </w:pPr>
      <w:bookmarkStart w:id="1016" w:name="_Toc19788900"/>
      <w:r w:rsidRPr="00E013F6">
        <w:t xml:space="preserve">Figure </w:t>
      </w:r>
      <w:r w:rsidR="000E062D">
        <w:fldChar w:fldCharType="begin"/>
      </w:r>
      <w:r w:rsidR="000E062D">
        <w:instrText xml:space="preserve"> SEQ Figure \* ARABIC </w:instrText>
      </w:r>
      <w:r w:rsidR="000E062D">
        <w:fldChar w:fldCharType="separate"/>
      </w:r>
      <w:r w:rsidR="000F1474">
        <w:rPr>
          <w:noProof/>
        </w:rPr>
        <w:t>12</w:t>
      </w:r>
      <w:r w:rsidR="000E062D">
        <w:rPr>
          <w:noProof/>
        </w:rPr>
        <w:fldChar w:fldCharType="end"/>
      </w:r>
      <w:r w:rsidRPr="00E013F6">
        <w:t xml:space="preserve"> Scalene Triangle in Arc-Segment</w:t>
      </w:r>
      <w:bookmarkEnd w:id="1016"/>
    </w:p>
    <w:p w14:paraId="4140075E" w14:textId="77777777" w:rsidR="00763B0E" w:rsidRDefault="00763B0E" w:rsidP="00763B0E">
      <w:pPr>
        <w:pStyle w:val="Body"/>
      </w:pPr>
      <w:r w:rsidRPr="00100989">
        <w:t>By definition, the radius of this circumscribed circle is called radius of curvature, and its inverse is known as curvature denoted as:</w:t>
      </w:r>
    </w:p>
    <w:p w14:paraId="506777EA" w14:textId="77777777" w:rsidR="00763B0E" w:rsidRPr="000D1819" w:rsidRDefault="00763B0E" w:rsidP="00763B0E">
      <w:pPr>
        <w:pStyle w:val="Body"/>
        <w:jc w:val="center"/>
        <w:rPr>
          <w:rFonts w:eastAsiaTheme="minorEastAsia"/>
        </w:rPr>
      </w:pPr>
      <m:oMath>
        <m:r>
          <w:rPr>
            <w:rFonts w:ascii="Cambria Math" w:hAnsi="Cambria Math"/>
            <w:sz w:val="28"/>
            <w:szCs w:val="28"/>
          </w:rPr>
          <m:t>κ=</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oMath>
      <w:r>
        <w:rPr>
          <w:rFonts w:eastAsiaTheme="minorEastAsia"/>
        </w:rPr>
        <w:tab/>
      </w:r>
      <w:r>
        <w:rPr>
          <w:rFonts w:eastAsiaTheme="minorEastAsia"/>
        </w:rPr>
        <w:tab/>
      </w:r>
      <w:r>
        <w:rPr>
          <w:rFonts w:eastAsiaTheme="minorEastAsia"/>
        </w:rPr>
        <w:tab/>
        <w:t>(15</w:t>
      </w:r>
      <w:r w:rsidRPr="00AC66A6">
        <w:rPr>
          <w:rFonts w:eastAsiaTheme="minorEastAsia"/>
        </w:rPr>
        <w:t>)</w:t>
      </w:r>
    </w:p>
    <w:p w14:paraId="2C7032E3" w14:textId="77777777" w:rsidR="00763B0E" w:rsidRPr="00100989" w:rsidRDefault="00763B0E" w:rsidP="00763B0E">
      <w:pPr>
        <w:pStyle w:val="Body"/>
      </w:pPr>
      <w:r w:rsidRPr="00100989">
        <w:t>Through this definition</w:t>
      </w:r>
      <w:r>
        <w:t>,</w:t>
      </w:r>
      <w:r w:rsidRPr="00100989">
        <w:t xml:space="preserve"> it is possible to extend the application of this discrete radius of curvature and applying it to long-discrete </w:t>
      </w:r>
      <w:r>
        <w:t>arc segments as shown in the Figure 8 below.</w:t>
      </w:r>
    </w:p>
    <w:p w14:paraId="675CF100" w14:textId="77777777" w:rsidR="00763B0E" w:rsidRDefault="00763B0E" w:rsidP="00763B0E">
      <w:pPr>
        <w:ind w:firstLine="720"/>
        <w:jc w:val="center"/>
      </w:pPr>
      <w:r>
        <w:rPr>
          <w:noProof/>
        </w:rPr>
        <w:drawing>
          <wp:inline distT="0" distB="0" distL="0" distR="0" wp14:anchorId="6285DF3B" wp14:editId="44D1BB8A">
            <wp:extent cx="5324475" cy="1372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0516" t="9430" r="11066" b="10413"/>
                    <a:stretch/>
                  </pic:blipFill>
                  <pic:spPr bwMode="auto">
                    <a:xfrm>
                      <a:off x="0" y="0"/>
                      <a:ext cx="5485439" cy="1413807"/>
                    </a:xfrm>
                    <a:prstGeom prst="rect">
                      <a:avLst/>
                    </a:prstGeom>
                    <a:ln>
                      <a:noFill/>
                    </a:ln>
                    <a:extLst>
                      <a:ext uri="{53640926-AAD7-44D8-BBD7-CCE9431645EC}">
                        <a14:shadowObscured xmlns:a14="http://schemas.microsoft.com/office/drawing/2010/main"/>
                      </a:ext>
                    </a:extLst>
                  </pic:spPr>
                </pic:pic>
              </a:graphicData>
            </a:graphic>
          </wp:inline>
        </w:drawing>
      </w:r>
    </w:p>
    <w:p w14:paraId="7396723A" w14:textId="40B40F31" w:rsidR="00763B0E" w:rsidRPr="00585FD6" w:rsidRDefault="00763B0E" w:rsidP="00763B0E">
      <w:pPr>
        <w:pStyle w:val="FigureCaption"/>
      </w:pPr>
      <w:bookmarkStart w:id="1017" w:name="_Toc19788901"/>
      <w:r>
        <w:t xml:space="preserve">Figure </w:t>
      </w:r>
      <w:r w:rsidR="000E062D">
        <w:fldChar w:fldCharType="begin"/>
      </w:r>
      <w:r w:rsidR="000E062D">
        <w:instrText xml:space="preserve"> SEQ Figure \* ARABIC </w:instrText>
      </w:r>
      <w:r w:rsidR="000E062D">
        <w:fldChar w:fldCharType="separate"/>
      </w:r>
      <w:r w:rsidR="000F1474">
        <w:rPr>
          <w:noProof/>
        </w:rPr>
        <w:t>13</w:t>
      </w:r>
      <w:r w:rsidR="000E062D">
        <w:rPr>
          <w:noProof/>
        </w:rPr>
        <w:fldChar w:fldCharType="end"/>
      </w:r>
      <w:r>
        <w:t xml:space="preserve"> </w:t>
      </w:r>
      <w:r w:rsidRPr="006009A2">
        <w:t>Road</w:t>
      </w:r>
      <w:r>
        <w:t xml:space="preserve"> Section with Discrete Sections</w:t>
      </w:r>
      <w:bookmarkEnd w:id="1017"/>
    </w:p>
    <w:p w14:paraId="6DA9041E" w14:textId="77777777" w:rsidR="00763B0E" w:rsidRDefault="00763B0E" w:rsidP="00763B0E">
      <w:pPr>
        <w:pStyle w:val="Body"/>
      </w:pPr>
      <w:r>
        <w:t>Based on this method, it is possible to obtain curvature vectors at discrete sections of any given road. With these vectors the heading angle can be calculated through two different approaches. The first method comes from numerical integration and the second one from an orthogonal phase shift.</w:t>
      </w:r>
    </w:p>
    <w:p w14:paraId="080FE638" w14:textId="77777777" w:rsidR="00763B0E" w:rsidRPr="00A31A98" w:rsidRDefault="00763B0E" w:rsidP="00763B0E">
      <w:pPr>
        <w:pStyle w:val="SubsectionTitle"/>
        <w:numPr>
          <w:ilvl w:val="2"/>
          <w:numId w:val="13"/>
        </w:numPr>
      </w:pPr>
      <w:bookmarkStart w:id="1018" w:name="_Toc19788846"/>
      <w:r w:rsidRPr="00A31A98">
        <w:t>Heading Angle Integration Formulation</w:t>
      </w:r>
      <w:bookmarkEnd w:id="1018"/>
    </w:p>
    <w:p w14:paraId="64FF946F" w14:textId="77777777" w:rsidR="00763B0E" w:rsidRPr="008A7BE9" w:rsidRDefault="00763B0E" w:rsidP="00763B0E">
      <w:pPr>
        <w:pStyle w:val="Body"/>
      </w:pPr>
      <w:r w:rsidRPr="008A7BE9">
        <w:t xml:space="preserve">The arc-length s of a curve is defined as the length traveled by a certain amount of degrees </w:t>
      </w:r>
      <m:oMath>
        <m:r>
          <w:rPr>
            <w:rFonts w:ascii="Cambria Math" w:hAnsi="Cambria Math"/>
          </w:rPr>
          <m:t>θ</m:t>
        </m:r>
      </m:oMath>
      <w:r w:rsidRPr="008A7BE9">
        <w:t xml:space="preserve"> along a constant radius r. If s is sufficiently small, a triangle can be formed in between these three parameters, which are related through geometry:</w:t>
      </w:r>
    </w:p>
    <w:p w14:paraId="3BEE58F7" w14:textId="77777777" w:rsidR="00763B0E" w:rsidRPr="008A7BE9" w:rsidRDefault="000E062D" w:rsidP="00763B0E">
      <w:pPr>
        <w:jc w:val="both"/>
      </w:pPr>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r</m:t>
              </m:r>
            </m:den>
          </m:f>
        </m:oMath>
      </m:oMathPara>
    </w:p>
    <w:p w14:paraId="41D7D21F" w14:textId="77777777" w:rsidR="00763B0E" w:rsidRPr="008A7BE9" w:rsidRDefault="00763B0E" w:rsidP="00763B0E">
      <w:pPr>
        <w:pStyle w:val="Body"/>
      </w:pPr>
      <w:r w:rsidRPr="008A7BE9">
        <w:t>Defining r as the radius of curvature at the specific arc-length and letting</w:t>
      </w:r>
      <m:oMath>
        <m:r>
          <w:rPr>
            <w:rFonts w:ascii="Cambria Math" w:hAnsi="Cambria Math"/>
          </w:rPr>
          <m:t xml:space="preserve"> r=ρ</m:t>
        </m:r>
      </m:oMath>
      <w:r w:rsidRPr="008A7BE9">
        <w:t>.</w:t>
      </w:r>
    </w:p>
    <w:p w14:paraId="0FA4D9AA" w14:textId="77777777" w:rsidR="00763B0E" w:rsidRPr="008A7BE9" w:rsidRDefault="000E062D" w:rsidP="00763B0E">
      <w:pPr>
        <w:jc w:val="both"/>
      </w:pPr>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ρ</m:t>
              </m:r>
            </m:den>
          </m:f>
        </m:oMath>
      </m:oMathPara>
    </w:p>
    <w:p w14:paraId="423EFF89" w14:textId="77777777" w:rsidR="00763B0E" w:rsidRPr="008A7BE9" w:rsidRDefault="00763B0E" w:rsidP="00763B0E">
      <w:pPr>
        <w:jc w:val="both"/>
      </w:pPr>
      <w:r w:rsidRPr="008A7BE9">
        <w:t xml:space="preserve">By the previous assumption of small angles: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=θ</m:t>
        </m:r>
      </m:oMath>
    </w:p>
    <w:p w14:paraId="05DE0E21" w14:textId="77777777" w:rsidR="00763B0E" w:rsidRPr="008A7BE9" w:rsidRDefault="00763B0E" w:rsidP="00763B0E">
      <w:pPr>
        <w:pStyle w:val="Body"/>
      </w:pPr>
      <w:r w:rsidRPr="008A7BE9">
        <w:t>Which leads to</w:t>
      </w:r>
    </w:p>
    <w:p w14:paraId="32D0B5EC" w14:textId="77777777" w:rsidR="00763B0E" w:rsidRPr="008A7BE9" w:rsidRDefault="00763B0E" w:rsidP="00763B0E">
      <w:pPr>
        <w:jc w:val="center"/>
      </w:pPr>
      <m:oMath>
        <m:r>
          <w:rPr>
            <w:rFonts w:ascii="Cambria Math" w:hAnsi="Cambria Math"/>
          </w:rPr>
          <m:t>θ=</m:t>
        </m:r>
        <m:f>
          <m:fPr>
            <m:ctrlPr>
              <w:rPr>
                <w:rFonts w:ascii="Cambria Math" w:hAnsi="Cambria Math"/>
                <w:i/>
              </w:rPr>
            </m:ctrlPr>
          </m:fPr>
          <m:num>
            <m:r>
              <w:rPr>
                <w:rFonts w:ascii="Cambria Math" w:hAnsi="Cambria Math"/>
              </w:rPr>
              <m:t>s</m:t>
            </m:r>
          </m:num>
          <m:den>
            <m:r>
              <w:rPr>
                <w:rFonts w:ascii="Cambria Math" w:hAnsi="Cambria Math"/>
              </w:rPr>
              <m:t>ρ</m:t>
            </m:r>
          </m:den>
        </m:f>
      </m:oMath>
      <w:r w:rsidRPr="008A7BE9">
        <w:t xml:space="preserve">    (1)</w:t>
      </w:r>
    </w:p>
    <w:p w14:paraId="0BDFDF7A" w14:textId="77777777" w:rsidR="00763B0E" w:rsidRPr="008A7BE9" w:rsidRDefault="00763B0E" w:rsidP="00763B0E">
      <w:pPr>
        <w:jc w:val="both"/>
      </w:pPr>
      <w:r w:rsidRPr="008A7BE9">
        <w:t xml:space="preserve">Let the Curvature </w:t>
      </w:r>
      <m:oMath>
        <m:r>
          <w:rPr>
            <w:rFonts w:ascii="Cambria Math" w:hAnsi="Cambria Math"/>
          </w:rPr>
          <m:t>κ</m:t>
        </m:r>
      </m:oMath>
      <w:r w:rsidRPr="008A7BE9">
        <w:t xml:space="preserve"> be denoted as </w:t>
      </w:r>
      <m:oMath>
        <m:r>
          <w:rPr>
            <w:rFonts w:ascii="Cambria Math" w:hAnsi="Cambria Math"/>
          </w:rPr>
          <m:t>ρ=1/κ</m:t>
        </m:r>
      </m:oMath>
    </w:p>
    <w:p w14:paraId="268CFC66" w14:textId="77777777" w:rsidR="00763B0E" w:rsidRPr="008A7BE9" w:rsidRDefault="00763B0E" w:rsidP="00763B0E">
      <w:pPr>
        <w:pStyle w:val="Body"/>
      </w:pPr>
      <w:r w:rsidRPr="008A7BE9">
        <w:t>Substituting this definition into equation (1)</w:t>
      </w:r>
    </w:p>
    <w:p w14:paraId="09BBADEC" w14:textId="77777777" w:rsidR="00763B0E" w:rsidRPr="008A7BE9" w:rsidRDefault="00763B0E" w:rsidP="00763B0E">
      <w:pPr>
        <w:jc w:val="both"/>
      </w:pPr>
      <m:oMathPara>
        <m:oMath>
          <m:r>
            <w:rPr>
              <w:rFonts w:ascii="Cambria Math" w:hAnsi="Cambria Math"/>
            </w:rPr>
            <m:t>θ=κs</m:t>
          </m:r>
        </m:oMath>
      </m:oMathPara>
    </w:p>
    <w:p w14:paraId="000BFA8C" w14:textId="77777777" w:rsidR="00763B0E" w:rsidRPr="008A7BE9" w:rsidRDefault="00763B0E" w:rsidP="00763B0E">
      <w:pPr>
        <w:pStyle w:val="Body"/>
      </w:pPr>
      <w:r w:rsidRPr="008A7BE9">
        <w:t xml:space="preserve">Assuming a differential section for </w:t>
      </w:r>
      <m:oMath>
        <m:r>
          <w:rPr>
            <w:rFonts w:ascii="Cambria Math" w:hAnsi="Cambria Math"/>
          </w:rPr>
          <m:t>θ</m:t>
        </m:r>
      </m:oMath>
      <w:r w:rsidRPr="008A7BE9">
        <w:t xml:space="preserve"> and</w:t>
      </w:r>
      <m:oMath>
        <m:r>
          <w:rPr>
            <w:rFonts w:ascii="Cambria Math" w:hAnsi="Cambria Math"/>
          </w:rPr>
          <m:t xml:space="preserve"> s</m:t>
        </m:r>
      </m:oMath>
      <w:r w:rsidRPr="008A7BE9">
        <w:t>. Rearranging for</w:t>
      </w:r>
      <m:oMath>
        <m:r>
          <w:rPr>
            <w:rFonts w:ascii="Cambria Math" w:hAnsi="Cambria Math"/>
          </w:rPr>
          <m:t xml:space="preserve"> κ</m:t>
        </m:r>
      </m:oMath>
      <w:r w:rsidRPr="008A7BE9">
        <w:t>:</w:t>
      </w:r>
    </w:p>
    <w:p w14:paraId="66978F18" w14:textId="77777777" w:rsidR="00763B0E" w:rsidRPr="008A7BE9" w:rsidRDefault="00763B0E" w:rsidP="00763B0E">
      <w:pPr>
        <w:jc w:val="both"/>
      </w:pPr>
      <m:oMathPara>
        <m:oMath>
          <m:r>
            <w:rPr>
              <w:rFonts w:ascii="Cambria Math" w:hAnsi="Cambria Math"/>
            </w:rPr>
            <m:t>κ=</m:t>
          </m:r>
          <m:f>
            <m:fPr>
              <m:ctrlPr>
                <w:rPr>
                  <w:rFonts w:ascii="Cambria Math" w:hAnsi="Cambria Math"/>
                  <w:i/>
                </w:rPr>
              </m:ctrlPr>
            </m:fPr>
            <m:num>
              <m:r>
                <w:rPr>
                  <w:rFonts w:ascii="Cambria Math" w:hAnsi="Cambria Math"/>
                </w:rPr>
                <m:t>dθ</m:t>
              </m:r>
            </m:num>
            <m:den>
              <m:r>
                <w:rPr>
                  <w:rFonts w:ascii="Cambria Math" w:hAnsi="Cambria Math"/>
                </w:rPr>
                <m:t>ds</m:t>
              </m:r>
            </m:den>
          </m:f>
        </m:oMath>
      </m:oMathPara>
    </w:p>
    <w:p w14:paraId="5F597B70" w14:textId="77777777" w:rsidR="00763B0E" w:rsidRPr="008A7BE9" w:rsidRDefault="00763B0E" w:rsidP="00763B0E">
      <w:pPr>
        <w:pStyle w:val="Body"/>
      </w:pPr>
      <w:r w:rsidRPr="008A7BE9">
        <w:t>By separation of variables and integration</w:t>
      </w:r>
    </w:p>
    <w:p w14:paraId="06E15880" w14:textId="77777777" w:rsidR="00763B0E" w:rsidRPr="008A7BE9" w:rsidRDefault="000E062D" w:rsidP="00763B0E">
      <w:pPr>
        <w:jc w:val="both"/>
      </w:pPr>
      <m:oMathPara>
        <m:oMath>
          <m:nary>
            <m:naryPr>
              <m:limLoc m:val="undOvr"/>
              <m:subHide m:val="1"/>
              <m:supHide m:val="1"/>
              <m:ctrlPr>
                <w:rPr>
                  <w:rFonts w:ascii="Cambria Math" w:hAnsi="Cambria Math"/>
                  <w:i/>
                </w:rPr>
              </m:ctrlPr>
            </m:naryPr>
            <m:sub/>
            <m:sup/>
            <m:e>
              <m:r>
                <w:rPr>
                  <w:rFonts w:ascii="Cambria Math" w:hAnsi="Cambria Math"/>
                </w:rPr>
                <m:t>κds</m:t>
              </m:r>
            </m:e>
          </m:nary>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dθ</m:t>
              </m:r>
            </m:e>
          </m:nary>
        </m:oMath>
      </m:oMathPara>
    </w:p>
    <w:p w14:paraId="0E0CCDB1" w14:textId="77777777" w:rsidR="00763B0E" w:rsidRPr="008A7BE9" w:rsidRDefault="00763B0E" w:rsidP="00763B0E">
      <w:pPr>
        <w:pStyle w:val="Body"/>
      </w:pPr>
      <w:r w:rsidRPr="008A7BE9">
        <w:t>Which concludes that the angle of orientation as a function of arc-length s can be found through numerical integration of the curvature as:</w:t>
      </w:r>
    </w:p>
    <w:p w14:paraId="1C3BB2B4" w14:textId="77777777" w:rsidR="00763B0E" w:rsidRPr="008A7BE9" w:rsidRDefault="00763B0E" w:rsidP="00763B0E">
      <w:pPr>
        <w:jc w:val="both"/>
      </w:pPr>
      <m:oMathPara>
        <m:oMath>
          <m:r>
            <w:rPr>
              <w:rFonts w:ascii="Cambria Math" w:hAnsi="Cambria Math"/>
            </w:rPr>
            <m:t>θ</m:t>
          </m:r>
          <m:d>
            <m:dPr>
              <m:ctrlPr>
                <w:rPr>
                  <w:rFonts w:ascii="Cambria Math" w:hAnsi="Cambria Math"/>
                  <w:i/>
                </w:rPr>
              </m:ctrlPr>
            </m:dPr>
            <m:e>
              <m:r>
                <w:rPr>
                  <w:rFonts w:ascii="Cambria Math" w:hAnsi="Cambria Math"/>
                </w:rPr>
                <m:t>s</m:t>
              </m:r>
            </m:e>
          </m:d>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κ</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39436E18" w14:textId="77777777" w:rsidR="00763B0E" w:rsidRDefault="00763B0E" w:rsidP="00763B0E">
      <w:pPr>
        <w:pStyle w:val="Body"/>
      </w:pPr>
      <w:r w:rsidRPr="008A7BE9">
        <w:t>To obtain the curvature, let a scalene triangle with corners A, B, C have a circumscribed circle of radius r.</w:t>
      </w:r>
    </w:p>
    <w:p w14:paraId="6AE36C3A" w14:textId="77777777" w:rsidR="00763B0E" w:rsidRPr="00A31A98" w:rsidRDefault="00763B0E" w:rsidP="00763B0E">
      <w:pPr>
        <w:pStyle w:val="SubsectionTitle"/>
        <w:numPr>
          <w:ilvl w:val="2"/>
          <w:numId w:val="79"/>
        </w:numPr>
      </w:pPr>
      <w:bookmarkStart w:id="1019" w:name="_Toc19788847"/>
      <w:r w:rsidRPr="00A31A98">
        <w:t>Heading Angle Orthogonal Shift</w:t>
      </w:r>
      <w:bookmarkEnd w:id="1019"/>
    </w:p>
    <w:p w14:paraId="31BBE149" w14:textId="77777777" w:rsidR="00763B0E" w:rsidRPr="000D1819" w:rsidRDefault="00763B0E" w:rsidP="00763B0E">
      <w:pPr>
        <w:pStyle w:val="Body"/>
      </w:pPr>
      <w:r w:rsidRPr="000D1819">
        <w:t xml:space="preserve">From Figure 2, it is possible to notice that N-T coordinates offer collinearity in between the normal unit tangent vector and the curvature vector for any given curved road. Given this, it is possible to obtain a base heading angle that involves an orthogonal shift to the curvature vector.   </w:t>
      </w:r>
    </w:p>
    <w:p w14:paraId="0FBE7CDF" w14:textId="41C90034" w:rsidR="00763B0E" w:rsidRDefault="00763B0E" w:rsidP="00763B0E">
      <w:pPr>
        <w:pStyle w:val="Body"/>
      </w:pPr>
      <w:r w:rsidRPr="000D1819">
        <w:t>This shifted curvature vector is collinear with the heading angle as along as the vehicle follows the same curvature that the physical road has. Typical highway roads are designed based on AASHTO guidelines to provide a natural, easy-to-follow path for drivers, such that the lateral force increases and decreases gradually as the vehicle enters</w:t>
      </w:r>
      <w:r>
        <w:t xml:space="preserve"> and leaves a circular curve [</w:t>
      </w:r>
      <w:r>
        <w:fldChar w:fldCharType="begin"/>
      </w:r>
      <w:r>
        <w:instrText xml:space="preserve"> REF _Ref12450306 \r \h </w:instrText>
      </w:r>
      <w:r>
        <w:fldChar w:fldCharType="separate"/>
      </w:r>
      <w:r w:rsidR="000F1474">
        <w:t>24</w:t>
      </w:r>
      <w:r>
        <w:fldChar w:fldCharType="end"/>
      </w:r>
      <w:r w:rsidRPr="000D1819">
        <w:t>]. This leads to an approach of curvature generation based on AASHTO road geometry to obtain heading angles. To develop this, the aforementioned definition of radius of curvature is used to obtain both its magnit</w:t>
      </w:r>
      <w:r>
        <w:t>ude and direction [</w:t>
      </w:r>
      <w:r>
        <w:fldChar w:fldCharType="begin"/>
      </w:r>
      <w:r>
        <w:instrText xml:space="preserve"> REF _Ref12542927 \r \h </w:instrText>
      </w:r>
      <w:r>
        <w:fldChar w:fldCharType="separate"/>
      </w:r>
      <w:r w:rsidR="000F1474">
        <w:t>25</w:t>
      </w:r>
      <w:r>
        <w:fldChar w:fldCharType="end"/>
      </w:r>
      <w:r w:rsidRPr="000D1819">
        <w:t xml:space="preserve">]. The radius of curvature is computed from discrete points that represent coordinates of a road. </w:t>
      </w:r>
    </w:p>
    <w:p w14:paraId="19C93834" w14:textId="77777777" w:rsidR="00763B0E" w:rsidRDefault="00763B0E" w:rsidP="00763B0E">
      <w:pPr>
        <w:pStyle w:val="SectionTitle"/>
        <w:numPr>
          <w:ilvl w:val="1"/>
          <w:numId w:val="13"/>
        </w:numPr>
      </w:pPr>
      <w:bookmarkStart w:id="1020" w:name="_Toc19788848"/>
      <w:r>
        <w:lastRenderedPageBreak/>
        <w:t>Road Slicing</w:t>
      </w:r>
      <w:bookmarkEnd w:id="1020"/>
    </w:p>
    <w:p w14:paraId="577DD76A" w14:textId="77777777" w:rsidR="00763B0E" w:rsidRPr="00A07EFF" w:rsidRDefault="00763B0E" w:rsidP="00763B0E">
      <w:pPr>
        <w:pStyle w:val="Body"/>
      </w:pPr>
      <w:r>
        <w:t>The road slicing method comes from obtaining data points of a road. This data can come in the form of different sources such as digital maps, design guidelines, lidar scans or GPS measurements. From this data, it is possible to apply the mathematical formulae from sections 4.4.1 and 4.4.1 to obtain a road segment along with its heading angle direction. In order to explore the effectives of road slicing</w:t>
      </w:r>
      <w:r w:rsidRPr="00A07EFF">
        <w:t xml:space="preserve">, different methods to coordinates were used. The first method involved a base model of the road based on AASHTO </w:t>
      </w:r>
      <w:r>
        <w:t xml:space="preserve">design </w:t>
      </w:r>
      <w:r w:rsidRPr="00A07EFF">
        <w:t>guidelines. The second method involved using Google Earth coordinates.</w:t>
      </w:r>
      <w:r>
        <w:t xml:space="preserve"> The third method involved using GPS coordinates </w:t>
      </w:r>
    </w:p>
    <w:p w14:paraId="11BDE403" w14:textId="77777777" w:rsidR="00763B0E" w:rsidRPr="00A07EFF" w:rsidRDefault="00763B0E" w:rsidP="00763B0E">
      <w:pPr>
        <w:pStyle w:val="Body"/>
      </w:pPr>
    </w:p>
    <w:p w14:paraId="3CE10D26" w14:textId="77777777" w:rsidR="00763B0E" w:rsidRPr="00585FD6" w:rsidRDefault="00763B0E" w:rsidP="00763B0E">
      <w:pPr>
        <w:pStyle w:val="SubsectionTitle"/>
        <w:numPr>
          <w:ilvl w:val="2"/>
          <w:numId w:val="13"/>
        </w:numPr>
      </w:pPr>
      <w:bookmarkStart w:id="1021" w:name="_Toc19788849"/>
      <w:r w:rsidRPr="00A31A98">
        <w:t>AASHTO Base Model</w:t>
      </w:r>
      <w:bookmarkEnd w:id="1021"/>
      <w:r w:rsidRPr="00A31A98">
        <w:t xml:space="preserve"> </w:t>
      </w:r>
    </w:p>
    <w:p w14:paraId="20C23E47" w14:textId="77777777" w:rsidR="00763B0E" w:rsidRPr="00585FD6" w:rsidRDefault="00763B0E" w:rsidP="00763B0E">
      <w:pPr>
        <w:pStyle w:val="Body"/>
      </w:pPr>
      <w:r w:rsidRPr="00585FD6">
        <w:t>This model consisted on strictly using AASHTO guidelines to design an ideal highway road for a vehicle traversing at constant 60 mph with the highest degree of elevation. The curve consisted of 5 different sections that can be classified as: straight section, entrance transition, constant radius curve, exit transition and straight section. Applying the discrete geometric a</w:t>
      </w:r>
      <w:r>
        <w:t>pproach to this curve</w:t>
      </w:r>
      <w:r w:rsidRPr="00585FD6">
        <w:t>, curvature vectors were plotted with respect to the ro</w:t>
      </w:r>
      <w:r>
        <w:t>ad segments as shown in Figure 9. The curvature vectors were</w:t>
      </w:r>
      <w:r w:rsidRPr="00585FD6">
        <w:t xml:space="preserve"> plotted with respect to road segments to obtain a base curvat</w:t>
      </w:r>
      <w:r>
        <w:t>ure profile as shown in Figure 10</w:t>
      </w:r>
      <w:r w:rsidRPr="00585FD6">
        <w:t xml:space="preserve">. </w:t>
      </w:r>
    </w:p>
    <w:p w14:paraId="56DBEA9B" w14:textId="59EE59FD" w:rsidR="00763B0E" w:rsidRPr="00585FD6" w:rsidRDefault="00763B0E" w:rsidP="00763B0E">
      <w:pPr>
        <w:pStyle w:val="Picture"/>
      </w:pPr>
      <w:r>
        <w:rPr>
          <w:noProof/>
        </w:rPr>
        <w:drawing>
          <wp:anchor distT="0" distB="0" distL="114300" distR="114300" simplePos="0" relativeHeight="251660288" behindDoc="0" locked="0" layoutInCell="1" allowOverlap="1" wp14:anchorId="7BA004DE" wp14:editId="148553D9">
            <wp:simplePos x="0" y="0"/>
            <wp:positionH relativeFrom="column">
              <wp:posOffset>1590675</wp:posOffset>
            </wp:positionH>
            <wp:positionV relativeFrom="paragraph">
              <wp:posOffset>167640</wp:posOffset>
            </wp:positionV>
            <wp:extent cx="2016125" cy="162179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l="20811" t="6871" r="20624" b="6807"/>
                    <a:stretch>
                      <a:fillRect/>
                    </a:stretch>
                  </pic:blipFill>
                  <pic:spPr bwMode="auto">
                    <a:xfrm>
                      <a:off x="0" y="0"/>
                      <a:ext cx="2016125" cy="1621790"/>
                    </a:xfrm>
                    <a:prstGeom prst="rect">
                      <a:avLst/>
                    </a:prstGeom>
                    <a:noFill/>
                  </pic:spPr>
                </pic:pic>
              </a:graphicData>
            </a:graphic>
            <wp14:sizeRelH relativeFrom="page">
              <wp14:pctWidth>0</wp14:pctWidth>
            </wp14:sizeRelH>
            <wp14:sizeRelV relativeFrom="page">
              <wp14:pctHeight>0</wp14:pctHeight>
            </wp14:sizeRelV>
          </wp:anchor>
        </w:drawing>
      </w:r>
      <w:r w:rsidRPr="00940190">
        <w:rPr>
          <w:noProof/>
        </w:rPr>
        <w:drawing>
          <wp:inline distT="0" distB="0" distL="0" distR="0" wp14:anchorId="3D14868F" wp14:editId="577AE53A">
            <wp:extent cx="4355995" cy="3543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8">
                      <a:extLst>
                        <a:ext uri="{28A0092B-C50C-407E-A947-70E740481C1C}">
                          <a14:useLocalDpi xmlns:a14="http://schemas.microsoft.com/office/drawing/2010/main" val="0"/>
                        </a:ext>
                      </a:extLst>
                    </a:blip>
                    <a:srcRect t="16131" r="7221" b="9449"/>
                    <a:stretch/>
                  </pic:blipFill>
                  <pic:spPr bwMode="auto">
                    <a:xfrm>
                      <a:off x="0" y="0"/>
                      <a:ext cx="4390388" cy="3571276"/>
                    </a:xfrm>
                    <a:prstGeom prst="rect">
                      <a:avLst/>
                    </a:prstGeom>
                    <a:noFill/>
                    <a:ln>
                      <a:noFill/>
                    </a:ln>
                    <a:extLst>
                      <a:ext uri="{53640926-AAD7-44D8-BBD7-CCE9431645EC}">
                        <a14:shadowObscured xmlns:a14="http://schemas.microsoft.com/office/drawing/2010/main"/>
                      </a:ext>
                    </a:extLst>
                  </pic:spPr>
                </pic:pic>
              </a:graphicData>
            </a:graphic>
          </wp:inline>
        </w:drawing>
      </w:r>
    </w:p>
    <w:p w14:paraId="4DC41AB8" w14:textId="24C585FB" w:rsidR="00763B0E" w:rsidRDefault="00763B0E" w:rsidP="00763B0E">
      <w:pPr>
        <w:pStyle w:val="FigureCaption"/>
      </w:pPr>
      <w:bookmarkStart w:id="1022" w:name="_Toc19788902"/>
      <w:r>
        <w:t xml:space="preserve">Figure </w:t>
      </w:r>
      <w:r w:rsidR="000E062D">
        <w:fldChar w:fldCharType="begin"/>
      </w:r>
      <w:r w:rsidR="000E062D">
        <w:instrText xml:space="preserve"> SEQ Figure \* ARABIC </w:instrText>
      </w:r>
      <w:r w:rsidR="000E062D">
        <w:fldChar w:fldCharType="separate"/>
      </w:r>
      <w:r w:rsidR="000F1474">
        <w:rPr>
          <w:noProof/>
        </w:rPr>
        <w:t>14</w:t>
      </w:r>
      <w:r w:rsidR="000E062D">
        <w:rPr>
          <w:noProof/>
        </w:rPr>
        <w:fldChar w:fldCharType="end"/>
      </w:r>
      <w:r>
        <w:t xml:space="preserve"> </w:t>
      </w:r>
      <w:r w:rsidRPr="00856362">
        <w:t>AASHTO Base Model: Road with Curvature Vectors</w:t>
      </w:r>
      <w:bookmarkEnd w:id="1022"/>
    </w:p>
    <w:p w14:paraId="7741D996" w14:textId="77777777" w:rsidR="00763B0E" w:rsidRPr="000D1819" w:rsidRDefault="00763B0E" w:rsidP="00763B0E">
      <w:pPr>
        <w:pStyle w:val="PaperTitle"/>
      </w:pPr>
      <w:r w:rsidRPr="00940190">
        <w:rPr>
          <w:noProof/>
        </w:rPr>
        <w:lastRenderedPageBreak/>
        <w:drawing>
          <wp:inline distT="0" distB="0" distL="0" distR="0" wp14:anchorId="20B8D4A3" wp14:editId="6DC240A3">
            <wp:extent cx="3533775" cy="29997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9">
                      <a:extLst>
                        <a:ext uri="{28A0092B-C50C-407E-A947-70E740481C1C}">
                          <a14:useLocalDpi xmlns:a14="http://schemas.microsoft.com/office/drawing/2010/main" val="0"/>
                        </a:ext>
                      </a:extLst>
                    </a:blip>
                    <a:srcRect r="5470"/>
                    <a:stretch/>
                  </pic:blipFill>
                  <pic:spPr bwMode="auto">
                    <a:xfrm>
                      <a:off x="0" y="0"/>
                      <a:ext cx="3568197" cy="3028926"/>
                    </a:xfrm>
                    <a:prstGeom prst="rect">
                      <a:avLst/>
                    </a:prstGeom>
                    <a:noFill/>
                    <a:ln>
                      <a:noFill/>
                    </a:ln>
                    <a:extLst>
                      <a:ext uri="{53640926-AAD7-44D8-BBD7-CCE9431645EC}">
                        <a14:shadowObscured xmlns:a14="http://schemas.microsoft.com/office/drawing/2010/main"/>
                      </a:ext>
                    </a:extLst>
                  </pic:spPr>
                </pic:pic>
              </a:graphicData>
            </a:graphic>
          </wp:inline>
        </w:drawing>
      </w:r>
    </w:p>
    <w:p w14:paraId="34453A0B" w14:textId="29E1B1B1" w:rsidR="00763B0E" w:rsidRDefault="00763B0E" w:rsidP="00763B0E">
      <w:pPr>
        <w:pStyle w:val="FigureCaption"/>
      </w:pPr>
      <w:bookmarkStart w:id="1023" w:name="_Toc19788903"/>
      <w:r>
        <w:t xml:space="preserve">Figure </w:t>
      </w:r>
      <w:r w:rsidR="000E062D">
        <w:fldChar w:fldCharType="begin"/>
      </w:r>
      <w:r w:rsidR="000E062D">
        <w:instrText xml:space="preserve"> SEQ Figure \* ARABIC </w:instrText>
      </w:r>
      <w:r w:rsidR="000E062D">
        <w:fldChar w:fldCharType="separate"/>
      </w:r>
      <w:r w:rsidR="000F1474">
        <w:rPr>
          <w:noProof/>
        </w:rPr>
        <w:t>15</w:t>
      </w:r>
      <w:r w:rsidR="000E062D">
        <w:rPr>
          <w:noProof/>
        </w:rPr>
        <w:fldChar w:fldCharType="end"/>
      </w:r>
      <w:r>
        <w:t xml:space="preserve"> </w:t>
      </w:r>
      <w:r w:rsidRPr="00856362">
        <w:t>AASHTO Base Model: Curvature κ vs. Cumulative Curve Length</w:t>
      </w:r>
      <w:bookmarkEnd w:id="1023"/>
    </w:p>
    <w:p w14:paraId="5ED076DC" w14:textId="1C02EF4A" w:rsidR="00763B0E" w:rsidRPr="00585FD6" w:rsidRDefault="00763B0E" w:rsidP="00763B0E">
      <w:pPr>
        <w:pStyle w:val="Body"/>
      </w:pPr>
      <w:r w:rsidRPr="00585FD6">
        <w:t xml:space="preserve">With the curvature profile established, two different approaches were used to confirm the </w:t>
      </w:r>
      <w:r>
        <w:t>heading angle approximation. The first</w:t>
      </w:r>
      <w:r w:rsidRPr="00585FD6">
        <w:t xml:space="preserve"> method involved obtaining</w:t>
      </w:r>
      <w:r>
        <w:t xml:space="preserve"> the heading angle from the Discrete Curvature Formulation</w:t>
      </w:r>
      <w:r w:rsidRPr="00585FD6">
        <w:t xml:space="preserve"> and add an orthogonal phase shift. The second method involved </w:t>
      </w:r>
      <w:r>
        <w:t xml:space="preserve">using the </w:t>
      </w:r>
      <w:r w:rsidRPr="004902CC">
        <w:t>Heading Angle Integration Formulation</w:t>
      </w:r>
      <w:r>
        <w:t xml:space="preserve"> which has been explored in different studies [</w:t>
      </w:r>
      <w:r>
        <w:fldChar w:fldCharType="begin"/>
      </w:r>
      <w:r>
        <w:instrText xml:space="preserve"> REF _Ref19714065 \r \h </w:instrText>
      </w:r>
      <w:r>
        <w:fldChar w:fldCharType="separate"/>
      </w:r>
      <w:r w:rsidR="000F1474">
        <w:rPr>
          <w:b/>
          <w:bCs/>
        </w:rPr>
        <w:t>Error! Reference source not found.</w:t>
      </w:r>
      <w:r>
        <w:fldChar w:fldCharType="end"/>
      </w:r>
      <w:r>
        <w:t>]</w:t>
      </w:r>
      <w:r w:rsidRPr="00585FD6">
        <w:t xml:space="preserve">. </w:t>
      </w:r>
      <w:r>
        <w:t>The results of</w:t>
      </w:r>
      <w:r w:rsidRPr="00585FD6">
        <w:t xml:space="preserve"> bo</w:t>
      </w:r>
      <w:r>
        <w:t>th methods are shown in Figure 11 and Figure 12</w:t>
      </w:r>
      <w:r w:rsidRPr="00585FD6">
        <w:t>. Results on heading angles with respect to roa</w:t>
      </w:r>
      <w:r>
        <w:t>d segments are shown in Figure 13</w:t>
      </w:r>
      <w:r w:rsidRPr="00585FD6">
        <w:t>.</w:t>
      </w:r>
      <w:r>
        <w:t xml:space="preserve"> </w:t>
      </w:r>
      <w:r w:rsidRPr="00585FD6">
        <w:t>These resulting angles were used as input data on a cont</w:t>
      </w:r>
      <w:r>
        <w:t xml:space="preserve">roller developed in Chapter 6. </w:t>
      </w:r>
    </w:p>
    <w:p w14:paraId="7E6CBEF8" w14:textId="77777777" w:rsidR="00763B0E" w:rsidRDefault="00763B0E" w:rsidP="00763B0E">
      <w:pPr>
        <w:pStyle w:val="Picture"/>
        <w:rPr>
          <w:b/>
        </w:rPr>
      </w:pPr>
      <w:r w:rsidRPr="0079538C">
        <w:rPr>
          <w:noProof/>
        </w:rPr>
        <w:drawing>
          <wp:inline distT="0" distB="0" distL="0" distR="0" wp14:anchorId="50369BBC" wp14:editId="5A015223">
            <wp:extent cx="3638550" cy="29802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r="5233"/>
                    <a:stretch/>
                  </pic:blipFill>
                  <pic:spPr bwMode="auto">
                    <a:xfrm>
                      <a:off x="0" y="0"/>
                      <a:ext cx="3678071" cy="3012612"/>
                    </a:xfrm>
                    <a:prstGeom prst="rect">
                      <a:avLst/>
                    </a:prstGeom>
                    <a:noFill/>
                    <a:ln>
                      <a:noFill/>
                    </a:ln>
                    <a:extLst>
                      <a:ext uri="{53640926-AAD7-44D8-BBD7-CCE9431645EC}">
                        <a14:shadowObscured xmlns:a14="http://schemas.microsoft.com/office/drawing/2010/main"/>
                      </a:ext>
                    </a:extLst>
                  </pic:spPr>
                </pic:pic>
              </a:graphicData>
            </a:graphic>
          </wp:inline>
        </w:drawing>
      </w:r>
    </w:p>
    <w:p w14:paraId="2CE72343" w14:textId="73FA8D3C" w:rsidR="00763B0E" w:rsidRDefault="00763B0E" w:rsidP="00763B0E">
      <w:pPr>
        <w:pStyle w:val="FigureCaption"/>
      </w:pPr>
      <w:bookmarkStart w:id="1024" w:name="_Toc19788904"/>
      <w:r>
        <w:t xml:space="preserve">Figure </w:t>
      </w:r>
      <w:r w:rsidR="000E062D">
        <w:fldChar w:fldCharType="begin"/>
      </w:r>
      <w:r w:rsidR="000E062D">
        <w:instrText xml:space="preserve"> SEQ Figure \* ARABIC </w:instrText>
      </w:r>
      <w:r w:rsidR="000E062D">
        <w:fldChar w:fldCharType="separate"/>
      </w:r>
      <w:r w:rsidR="000F1474">
        <w:rPr>
          <w:noProof/>
        </w:rPr>
        <w:t>16</w:t>
      </w:r>
      <w:r w:rsidR="000E062D">
        <w:rPr>
          <w:noProof/>
        </w:rPr>
        <w:fldChar w:fldCharType="end"/>
      </w:r>
      <w:r>
        <w:t xml:space="preserve"> </w:t>
      </w:r>
      <w:r w:rsidRPr="00856362">
        <w:t>AASHTO Base Model: Orthogonal Phase Shift Approach</w:t>
      </w:r>
      <w:bookmarkEnd w:id="1024"/>
    </w:p>
    <w:p w14:paraId="3A407BDC" w14:textId="77777777" w:rsidR="00763B0E" w:rsidRDefault="00763B0E" w:rsidP="00763B0E">
      <w:pPr>
        <w:pStyle w:val="Picture"/>
        <w:rPr>
          <w:b/>
        </w:rPr>
      </w:pPr>
      <w:r w:rsidRPr="00F03F9F">
        <w:rPr>
          <w:rStyle w:val="PageNumber"/>
          <w:noProof/>
        </w:rPr>
        <w:lastRenderedPageBreak/>
        <w:drawing>
          <wp:inline distT="0" distB="0" distL="0" distR="0" wp14:anchorId="7FB8F68E" wp14:editId="75D7B0BA">
            <wp:extent cx="3638550" cy="29038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a:extLst>
                        <a:ext uri="{28A0092B-C50C-407E-A947-70E740481C1C}">
                          <a14:useLocalDpi xmlns:a14="http://schemas.microsoft.com/office/drawing/2010/main" val="0"/>
                        </a:ext>
                      </a:extLst>
                    </a:blip>
                    <a:srcRect r="5294"/>
                    <a:stretch/>
                  </pic:blipFill>
                  <pic:spPr bwMode="auto">
                    <a:xfrm>
                      <a:off x="0" y="0"/>
                      <a:ext cx="3670289" cy="2929218"/>
                    </a:xfrm>
                    <a:prstGeom prst="rect">
                      <a:avLst/>
                    </a:prstGeom>
                    <a:noFill/>
                    <a:ln>
                      <a:noFill/>
                    </a:ln>
                    <a:extLst>
                      <a:ext uri="{53640926-AAD7-44D8-BBD7-CCE9431645EC}">
                        <a14:shadowObscured xmlns:a14="http://schemas.microsoft.com/office/drawing/2010/main"/>
                      </a:ext>
                    </a:extLst>
                  </pic:spPr>
                </pic:pic>
              </a:graphicData>
            </a:graphic>
          </wp:inline>
        </w:drawing>
      </w:r>
    </w:p>
    <w:p w14:paraId="56DC7B71" w14:textId="1A8B36EB" w:rsidR="00763B0E" w:rsidRPr="00856362" w:rsidRDefault="00763B0E" w:rsidP="00763B0E">
      <w:pPr>
        <w:pStyle w:val="FigureCaption"/>
      </w:pPr>
      <w:bookmarkStart w:id="1025" w:name="_Toc19788905"/>
      <w:r>
        <w:t xml:space="preserve">Figure </w:t>
      </w:r>
      <w:r w:rsidR="000E062D">
        <w:fldChar w:fldCharType="begin"/>
      </w:r>
      <w:r w:rsidR="000E062D">
        <w:instrText xml:space="preserve"> SEQ Figure \* ARABIC </w:instrText>
      </w:r>
      <w:r w:rsidR="000E062D">
        <w:fldChar w:fldCharType="separate"/>
      </w:r>
      <w:r w:rsidR="000F1474">
        <w:rPr>
          <w:noProof/>
        </w:rPr>
        <w:t>17</w:t>
      </w:r>
      <w:r w:rsidR="000E062D">
        <w:rPr>
          <w:noProof/>
        </w:rPr>
        <w:fldChar w:fldCharType="end"/>
      </w:r>
      <w:r>
        <w:t xml:space="preserve"> </w:t>
      </w:r>
      <w:r w:rsidRPr="00856362">
        <w:t>AASHTO Base Model: Numerical Integration Approach</w:t>
      </w:r>
      <w:bookmarkEnd w:id="1025"/>
    </w:p>
    <w:p w14:paraId="637873B1" w14:textId="45AB6E29" w:rsidR="00763B0E" w:rsidRDefault="00763B0E" w:rsidP="00763B0E">
      <w:pPr>
        <w:pStyle w:val="Picture"/>
        <w:rPr>
          <w:b/>
        </w:rPr>
      </w:pPr>
      <w:r>
        <w:rPr>
          <w:noProof/>
        </w:rPr>
        <w:drawing>
          <wp:anchor distT="0" distB="0" distL="114300" distR="114300" simplePos="0" relativeHeight="251659264" behindDoc="0" locked="0" layoutInCell="1" allowOverlap="1" wp14:anchorId="44E7BDDF" wp14:editId="4C4672B5">
            <wp:simplePos x="0" y="0"/>
            <wp:positionH relativeFrom="column">
              <wp:posOffset>1724025</wp:posOffset>
            </wp:positionH>
            <wp:positionV relativeFrom="paragraph">
              <wp:posOffset>231775</wp:posOffset>
            </wp:positionV>
            <wp:extent cx="1937385" cy="15430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l="15504" t="6503" r="16020" b="7722"/>
                    <a:stretch>
                      <a:fillRect/>
                    </a:stretch>
                  </pic:blipFill>
                  <pic:spPr bwMode="auto">
                    <a:xfrm>
                      <a:off x="0" y="0"/>
                      <a:ext cx="1937385" cy="1543050"/>
                    </a:xfrm>
                    <a:prstGeom prst="rect">
                      <a:avLst/>
                    </a:prstGeom>
                    <a:noFill/>
                  </pic:spPr>
                </pic:pic>
              </a:graphicData>
            </a:graphic>
            <wp14:sizeRelH relativeFrom="page">
              <wp14:pctWidth>0</wp14:pctWidth>
            </wp14:sizeRelH>
            <wp14:sizeRelV relativeFrom="page">
              <wp14:pctHeight>0</wp14:pctHeight>
            </wp14:sizeRelV>
          </wp:anchor>
        </w:drawing>
      </w:r>
      <w:r w:rsidRPr="0079538C">
        <w:rPr>
          <w:noProof/>
        </w:rPr>
        <w:drawing>
          <wp:inline distT="0" distB="0" distL="0" distR="0" wp14:anchorId="6EA3B53F" wp14:editId="196D1E76">
            <wp:extent cx="4407614" cy="3638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t="15885" r="6880" b="8823"/>
                    <a:stretch/>
                  </pic:blipFill>
                  <pic:spPr bwMode="auto">
                    <a:xfrm>
                      <a:off x="0" y="0"/>
                      <a:ext cx="4446995" cy="3671059"/>
                    </a:xfrm>
                    <a:prstGeom prst="rect">
                      <a:avLst/>
                    </a:prstGeom>
                    <a:noFill/>
                    <a:ln>
                      <a:noFill/>
                    </a:ln>
                    <a:extLst>
                      <a:ext uri="{53640926-AAD7-44D8-BBD7-CCE9431645EC}">
                        <a14:shadowObscured xmlns:a14="http://schemas.microsoft.com/office/drawing/2010/main"/>
                      </a:ext>
                    </a:extLst>
                  </pic:spPr>
                </pic:pic>
              </a:graphicData>
            </a:graphic>
          </wp:inline>
        </w:drawing>
      </w:r>
    </w:p>
    <w:p w14:paraId="1EFB3EBF" w14:textId="14EA6086" w:rsidR="00763B0E" w:rsidRPr="00585FD6" w:rsidRDefault="00763B0E" w:rsidP="00763B0E">
      <w:pPr>
        <w:pStyle w:val="FigureCaption"/>
      </w:pPr>
      <w:bookmarkStart w:id="1026" w:name="_Toc19788906"/>
      <w:r>
        <w:t xml:space="preserve">Figure </w:t>
      </w:r>
      <w:r w:rsidR="000E062D">
        <w:fldChar w:fldCharType="begin"/>
      </w:r>
      <w:r w:rsidR="000E062D">
        <w:instrText xml:space="preserve"> SEQ Figure \* ARABIC </w:instrText>
      </w:r>
      <w:r w:rsidR="000E062D">
        <w:fldChar w:fldCharType="separate"/>
      </w:r>
      <w:r w:rsidR="000F1474">
        <w:rPr>
          <w:noProof/>
        </w:rPr>
        <w:t>18</w:t>
      </w:r>
      <w:r w:rsidR="000E062D">
        <w:rPr>
          <w:noProof/>
        </w:rPr>
        <w:fldChar w:fldCharType="end"/>
      </w:r>
      <w:r>
        <w:t xml:space="preserve"> </w:t>
      </w:r>
      <w:r w:rsidRPr="00856362">
        <w:t>AASHTO Base Model: Road with Velocity Vectors</w:t>
      </w:r>
      <w:bookmarkEnd w:id="1026"/>
      <w:r>
        <w:t xml:space="preserve"> </w:t>
      </w:r>
    </w:p>
    <w:p w14:paraId="27A2D904" w14:textId="77777777" w:rsidR="00763B0E" w:rsidRPr="00A31A98" w:rsidRDefault="00763B0E" w:rsidP="00763B0E">
      <w:pPr>
        <w:pStyle w:val="SubsectionTitle"/>
        <w:numPr>
          <w:ilvl w:val="2"/>
          <w:numId w:val="79"/>
        </w:numPr>
      </w:pPr>
      <w:bookmarkStart w:id="1027" w:name="_Toc19788850"/>
      <w:r w:rsidRPr="00A31A98">
        <w:lastRenderedPageBreak/>
        <w:t>Google Earth Model</w:t>
      </w:r>
      <w:bookmarkEnd w:id="1027"/>
      <w:r w:rsidRPr="00A31A98">
        <w:t xml:space="preserve"> </w:t>
      </w:r>
    </w:p>
    <w:p w14:paraId="2D6C27B3" w14:textId="77777777" w:rsidR="00763B0E" w:rsidRPr="00585FD6" w:rsidRDefault="00763B0E" w:rsidP="00763B0E">
      <w:pPr>
        <w:pStyle w:val="Body"/>
      </w:pPr>
      <w:r w:rsidRPr="00585FD6">
        <w:t>This model is based off a selection of points in Google Earth that represent a highway road with design speed of 60 mph. The points were picked as close as possible to resemble the road centerline of the highway. The road profile and resulting vectors from applying the aforementioned discrete geometr</w:t>
      </w:r>
      <w:r>
        <w:t>y approach are shown in Figure 14</w:t>
      </w:r>
      <w:r w:rsidRPr="00585FD6">
        <w:t>. It is noticeable how the vector directions choose arbitrary tangent directions when the curve approaches a straight line section. The curvature magnitude with respect to len</w:t>
      </w:r>
      <w:r>
        <w:t>gth was also plotted in Figure 15</w:t>
      </w:r>
      <w:r w:rsidRPr="00585FD6">
        <w:t xml:space="preserve"> and it was observed that magnitude deviations increased considerably compa</w:t>
      </w:r>
      <w:r>
        <w:t>red to the ideal AASHTO model.</w:t>
      </w:r>
    </w:p>
    <w:p w14:paraId="293BCF2D" w14:textId="77777777" w:rsidR="00763B0E" w:rsidRPr="00F03F9F" w:rsidRDefault="00763B0E" w:rsidP="00763B0E">
      <w:pPr>
        <w:pStyle w:val="Picture"/>
      </w:pPr>
      <w:r w:rsidRPr="00F674B3">
        <w:rPr>
          <w:noProof/>
        </w:rPr>
        <w:drawing>
          <wp:inline distT="0" distB="0" distL="0" distR="0" wp14:anchorId="0A364FFD" wp14:editId="60A75C73">
            <wp:extent cx="3543300" cy="3045098"/>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4">
                      <a:extLst>
                        <a:ext uri="{28A0092B-C50C-407E-A947-70E740481C1C}">
                          <a14:useLocalDpi xmlns:a14="http://schemas.microsoft.com/office/drawing/2010/main" val="0"/>
                        </a:ext>
                      </a:extLst>
                    </a:blip>
                    <a:srcRect t="6818" r="8193" b="4546"/>
                    <a:stretch/>
                  </pic:blipFill>
                  <pic:spPr bwMode="auto">
                    <a:xfrm>
                      <a:off x="0" y="0"/>
                      <a:ext cx="3588890" cy="3084278"/>
                    </a:xfrm>
                    <a:prstGeom prst="rect">
                      <a:avLst/>
                    </a:prstGeom>
                    <a:noFill/>
                    <a:ln>
                      <a:noFill/>
                    </a:ln>
                    <a:extLst>
                      <a:ext uri="{53640926-AAD7-44D8-BBD7-CCE9431645EC}">
                        <a14:shadowObscured xmlns:a14="http://schemas.microsoft.com/office/drawing/2010/main"/>
                      </a:ext>
                    </a:extLst>
                  </pic:spPr>
                </pic:pic>
              </a:graphicData>
            </a:graphic>
          </wp:inline>
        </w:drawing>
      </w:r>
    </w:p>
    <w:p w14:paraId="7687C052" w14:textId="017FB88D" w:rsidR="00763B0E" w:rsidRDefault="00763B0E" w:rsidP="00763B0E">
      <w:pPr>
        <w:pStyle w:val="FigureCaption"/>
      </w:pPr>
      <w:bookmarkStart w:id="1028" w:name="_Toc19788907"/>
      <w:r>
        <w:t xml:space="preserve">Figure </w:t>
      </w:r>
      <w:r w:rsidR="000E062D">
        <w:fldChar w:fldCharType="begin"/>
      </w:r>
      <w:r w:rsidR="000E062D">
        <w:instrText xml:space="preserve"> SEQ Figure \* ARABIC </w:instrText>
      </w:r>
      <w:r w:rsidR="000E062D">
        <w:fldChar w:fldCharType="separate"/>
      </w:r>
      <w:r w:rsidR="000F1474">
        <w:rPr>
          <w:noProof/>
        </w:rPr>
        <w:t>19</w:t>
      </w:r>
      <w:r w:rsidR="000E062D">
        <w:rPr>
          <w:noProof/>
        </w:rPr>
        <w:fldChar w:fldCharType="end"/>
      </w:r>
      <w:r>
        <w:t xml:space="preserve"> </w:t>
      </w:r>
      <w:r w:rsidRPr="00014E33">
        <w:t>Google Earth Model: Road with Curvature Vectors</w:t>
      </w:r>
      <w:bookmarkEnd w:id="1028"/>
    </w:p>
    <w:p w14:paraId="50E9F4DC" w14:textId="77777777" w:rsidR="00763B0E" w:rsidRPr="00014E33" w:rsidRDefault="00763B0E" w:rsidP="00763B0E">
      <w:pPr>
        <w:pStyle w:val="Picture"/>
        <w:rPr>
          <w:b/>
        </w:rPr>
      </w:pPr>
      <w:r w:rsidRPr="008603C0">
        <w:rPr>
          <w:noProof/>
        </w:rPr>
        <w:drawing>
          <wp:inline distT="0" distB="0" distL="0" distR="0" wp14:anchorId="0F9282D2" wp14:editId="02B15A01">
            <wp:extent cx="3857625" cy="254703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a:extLst>
                        <a:ext uri="{28A0092B-C50C-407E-A947-70E740481C1C}">
                          <a14:useLocalDpi xmlns:a14="http://schemas.microsoft.com/office/drawing/2010/main" val="0"/>
                        </a:ext>
                      </a:extLst>
                    </a:blip>
                    <a:srcRect r="5655"/>
                    <a:stretch/>
                  </pic:blipFill>
                  <pic:spPr bwMode="auto">
                    <a:xfrm>
                      <a:off x="0" y="0"/>
                      <a:ext cx="3878805" cy="2561020"/>
                    </a:xfrm>
                    <a:prstGeom prst="rect">
                      <a:avLst/>
                    </a:prstGeom>
                    <a:noFill/>
                    <a:ln>
                      <a:noFill/>
                    </a:ln>
                    <a:extLst>
                      <a:ext uri="{53640926-AAD7-44D8-BBD7-CCE9431645EC}">
                        <a14:shadowObscured xmlns:a14="http://schemas.microsoft.com/office/drawing/2010/main"/>
                      </a:ext>
                    </a:extLst>
                  </pic:spPr>
                </pic:pic>
              </a:graphicData>
            </a:graphic>
          </wp:inline>
        </w:drawing>
      </w:r>
    </w:p>
    <w:p w14:paraId="3A638B7E" w14:textId="3BE0B904" w:rsidR="00763B0E" w:rsidRPr="00585FD6" w:rsidRDefault="00763B0E" w:rsidP="00763B0E">
      <w:pPr>
        <w:pStyle w:val="FigureCaption"/>
      </w:pPr>
      <w:bookmarkStart w:id="1029" w:name="_Toc19788908"/>
      <w:r>
        <w:t xml:space="preserve">Figure </w:t>
      </w:r>
      <w:r w:rsidR="000E062D">
        <w:fldChar w:fldCharType="begin"/>
      </w:r>
      <w:r w:rsidR="000E062D">
        <w:instrText xml:space="preserve"> SEQ Figure \* ARABIC </w:instrText>
      </w:r>
      <w:r w:rsidR="000E062D">
        <w:fldChar w:fldCharType="separate"/>
      </w:r>
      <w:r w:rsidR="000F1474">
        <w:rPr>
          <w:noProof/>
        </w:rPr>
        <w:t>20</w:t>
      </w:r>
      <w:r w:rsidR="000E062D">
        <w:rPr>
          <w:noProof/>
        </w:rPr>
        <w:fldChar w:fldCharType="end"/>
      </w:r>
      <w:r>
        <w:t xml:space="preserve"> </w:t>
      </w:r>
      <w:r w:rsidRPr="00014E33">
        <w:t>Google Earth Model: Curvature κ vs. Cumulative Curve Length</w:t>
      </w:r>
      <w:bookmarkEnd w:id="1029"/>
    </w:p>
    <w:p w14:paraId="17EB2603" w14:textId="77777777" w:rsidR="00763B0E" w:rsidRPr="00585FD6" w:rsidRDefault="00763B0E" w:rsidP="00763B0E">
      <w:pPr>
        <w:pStyle w:val="Body"/>
      </w:pPr>
      <w:r w:rsidRPr="00585FD6">
        <w:lastRenderedPageBreak/>
        <w:t>The method was not efficient in calculating curvature magnitudes, but the direction of the heading angle obtained from the orthogonal phase shift still provided comparable results to those found by calculating w</w:t>
      </w:r>
      <w:r>
        <w:t>ith AASHTO as shown in Figure 16</w:t>
      </w:r>
      <w:r w:rsidRPr="00585FD6">
        <w:t>. Similarly, the resulting velocity vectors to guide the vehicle provide a suitable heading</w:t>
      </w:r>
      <w:r>
        <w:t xml:space="preserve"> direction as shown in Figure 17</w:t>
      </w:r>
      <w:r w:rsidRPr="00585FD6">
        <w:t xml:space="preserve">. These resulting angles were used as input data on a </w:t>
      </w:r>
      <w:r>
        <w:t>controller developed in Chapter 6</w:t>
      </w:r>
      <w:r w:rsidRPr="00585FD6">
        <w:t xml:space="preserve"> to study the efficiency of navigating with this input information. </w:t>
      </w:r>
    </w:p>
    <w:p w14:paraId="331DEE46" w14:textId="77777777" w:rsidR="00763B0E" w:rsidRPr="00585FD6" w:rsidRDefault="00763B0E" w:rsidP="00763B0E">
      <w:pPr>
        <w:pStyle w:val="Picture"/>
      </w:pPr>
      <w:r w:rsidRPr="008603C0">
        <w:rPr>
          <w:noProof/>
        </w:rPr>
        <w:drawing>
          <wp:inline distT="0" distB="0" distL="0" distR="0" wp14:anchorId="68D6962D" wp14:editId="0B4C36F0">
            <wp:extent cx="3030039" cy="2790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57558" cy="2816172"/>
                    </a:xfrm>
                    <a:prstGeom prst="rect">
                      <a:avLst/>
                    </a:prstGeom>
                    <a:noFill/>
                    <a:ln>
                      <a:noFill/>
                    </a:ln>
                  </pic:spPr>
                </pic:pic>
              </a:graphicData>
            </a:graphic>
          </wp:inline>
        </w:drawing>
      </w:r>
    </w:p>
    <w:p w14:paraId="1E4ABB37" w14:textId="34FE8B39" w:rsidR="00763B0E" w:rsidRDefault="00763B0E" w:rsidP="00763B0E">
      <w:pPr>
        <w:pStyle w:val="FigureCaption"/>
      </w:pPr>
      <w:bookmarkStart w:id="1030" w:name="_Toc19788909"/>
      <w:r>
        <w:t xml:space="preserve">Figure </w:t>
      </w:r>
      <w:r w:rsidR="000E062D">
        <w:fldChar w:fldCharType="begin"/>
      </w:r>
      <w:r w:rsidR="000E062D">
        <w:instrText xml:space="preserve"> SEQ Figure \* ARABIC </w:instrText>
      </w:r>
      <w:r w:rsidR="000E062D">
        <w:fldChar w:fldCharType="separate"/>
      </w:r>
      <w:r w:rsidR="000F1474">
        <w:rPr>
          <w:noProof/>
        </w:rPr>
        <w:t>21</w:t>
      </w:r>
      <w:r w:rsidR="000E062D">
        <w:rPr>
          <w:noProof/>
        </w:rPr>
        <w:fldChar w:fldCharType="end"/>
      </w:r>
      <w:r>
        <w:t xml:space="preserve"> </w:t>
      </w:r>
      <w:r w:rsidRPr="00014E33">
        <w:t>Google Earth Model: Orthogonal Phase Shift Approach</w:t>
      </w:r>
      <w:bookmarkEnd w:id="1030"/>
    </w:p>
    <w:p w14:paraId="33FCE0E8" w14:textId="77777777" w:rsidR="00763B0E" w:rsidRPr="00014E33" w:rsidRDefault="00763B0E" w:rsidP="00763B0E">
      <w:pPr>
        <w:pStyle w:val="Picture"/>
        <w:rPr>
          <w:b/>
        </w:rPr>
      </w:pPr>
      <w:r w:rsidRPr="008603C0">
        <w:rPr>
          <w:noProof/>
        </w:rPr>
        <w:drawing>
          <wp:inline distT="0" distB="0" distL="0" distR="0" wp14:anchorId="05E43F9A" wp14:editId="2068A315">
            <wp:extent cx="3343275" cy="29291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7">
                      <a:extLst>
                        <a:ext uri="{28A0092B-C50C-407E-A947-70E740481C1C}">
                          <a14:useLocalDpi xmlns:a14="http://schemas.microsoft.com/office/drawing/2010/main" val="0"/>
                        </a:ext>
                      </a:extLst>
                    </a:blip>
                    <a:srcRect t="10633" r="7143" b="8354"/>
                    <a:stretch/>
                  </pic:blipFill>
                  <pic:spPr bwMode="auto">
                    <a:xfrm>
                      <a:off x="0" y="0"/>
                      <a:ext cx="3370656" cy="2953125"/>
                    </a:xfrm>
                    <a:prstGeom prst="rect">
                      <a:avLst/>
                    </a:prstGeom>
                    <a:noFill/>
                    <a:ln>
                      <a:noFill/>
                    </a:ln>
                    <a:extLst>
                      <a:ext uri="{53640926-AAD7-44D8-BBD7-CCE9431645EC}">
                        <a14:shadowObscured xmlns:a14="http://schemas.microsoft.com/office/drawing/2010/main"/>
                      </a:ext>
                    </a:extLst>
                  </pic:spPr>
                </pic:pic>
              </a:graphicData>
            </a:graphic>
          </wp:inline>
        </w:drawing>
      </w:r>
    </w:p>
    <w:p w14:paraId="074CF967" w14:textId="2927AF54" w:rsidR="00763B0E" w:rsidRDefault="00763B0E" w:rsidP="00763B0E">
      <w:pPr>
        <w:pStyle w:val="FigureCaption"/>
      </w:pPr>
      <w:bookmarkStart w:id="1031" w:name="_Toc19788910"/>
      <w:r>
        <w:t xml:space="preserve">Figure </w:t>
      </w:r>
      <w:r w:rsidR="000E062D">
        <w:fldChar w:fldCharType="begin"/>
      </w:r>
      <w:r w:rsidR="000E062D">
        <w:instrText xml:space="preserve"> SEQ Figure \* ARABIC </w:instrText>
      </w:r>
      <w:r w:rsidR="000E062D">
        <w:fldChar w:fldCharType="separate"/>
      </w:r>
      <w:r w:rsidR="000F1474">
        <w:rPr>
          <w:noProof/>
        </w:rPr>
        <w:t>22</w:t>
      </w:r>
      <w:r w:rsidR="000E062D">
        <w:rPr>
          <w:noProof/>
        </w:rPr>
        <w:fldChar w:fldCharType="end"/>
      </w:r>
      <w:r>
        <w:t xml:space="preserve"> </w:t>
      </w:r>
      <w:r w:rsidRPr="00014E33">
        <w:t>Google Earth Model: Road with Velocity Vectors</w:t>
      </w:r>
      <w:bookmarkEnd w:id="1031"/>
    </w:p>
    <w:p w14:paraId="423B817F" w14:textId="561B2287" w:rsidR="00515F21" w:rsidRDefault="00515F21" w:rsidP="00D63161">
      <w:pPr>
        <w:pStyle w:val="Body"/>
        <w:sectPr w:rsidR="00515F21" w:rsidSect="00583EA2">
          <w:pgSz w:w="12240" w:h="15840"/>
          <w:pgMar w:top="1440" w:right="1440" w:bottom="1152" w:left="1440" w:header="720" w:footer="1008" w:gutter="0"/>
          <w:cols w:space="720"/>
          <w:docGrid w:linePitch="360"/>
        </w:sectPr>
      </w:pPr>
    </w:p>
    <w:p w14:paraId="4DA800E8" w14:textId="77777777" w:rsidR="00B573D4" w:rsidRDefault="00B573D4" w:rsidP="00B573D4">
      <w:pPr>
        <w:pStyle w:val="ChapterTitle"/>
        <w:numPr>
          <w:ilvl w:val="0"/>
          <w:numId w:val="13"/>
        </w:numPr>
      </w:pPr>
      <w:bookmarkStart w:id="1032" w:name="_Toc15538710"/>
      <w:bookmarkStart w:id="1033" w:name="_Toc19788851"/>
      <w:bookmarkEnd w:id="1002"/>
      <w:r>
        <w:lastRenderedPageBreak/>
        <w:t xml:space="preserve">SECOND STEP: </w:t>
      </w:r>
      <w:r w:rsidRPr="007F2497">
        <w:t xml:space="preserve">VEHICLE </w:t>
      </w:r>
      <w:r>
        <w:t>GUIDANCE/WARNING</w:t>
      </w:r>
      <w:bookmarkEnd w:id="1032"/>
      <w:bookmarkEnd w:id="1033"/>
    </w:p>
    <w:p w14:paraId="767374DF" w14:textId="7C899FE1" w:rsidR="00875D0D" w:rsidRDefault="00875D0D" w:rsidP="00875D0D">
      <w:pPr>
        <w:pStyle w:val="SectionTitle"/>
      </w:pPr>
      <w:bookmarkStart w:id="1034" w:name="_Toc19788852"/>
      <w:r>
        <w:t>Problem Statement</w:t>
      </w:r>
      <w:bookmarkEnd w:id="1034"/>
    </w:p>
    <w:p w14:paraId="46C763A3" w14:textId="6A2344D1" w:rsidR="00875D0D" w:rsidRPr="009237C7" w:rsidRDefault="00875D0D" w:rsidP="009237C7">
      <w:pPr>
        <w:pStyle w:val="Body"/>
      </w:pPr>
      <w:r w:rsidRPr="009237C7">
        <w:t>In order to determine if the local path generation method is viable, a vehicle control structure needs to be developed that is based on the local path data. The control system</w:t>
      </w:r>
      <w:r w:rsidR="005D4199" w:rsidRPr="009237C7">
        <w:t xml:space="preserve"> needs to </w:t>
      </w:r>
      <w:r w:rsidRPr="009237C7">
        <w:t>accurate</w:t>
      </w:r>
      <w:r w:rsidR="005E2506">
        <w:t>ly keep the vehicle on the road, by means of driver alters or direct vehicle control.</w:t>
      </w:r>
    </w:p>
    <w:p w14:paraId="586DC15B" w14:textId="6F1BF63F" w:rsidR="00B573D4" w:rsidRPr="002F4C39" w:rsidRDefault="00A97ED9" w:rsidP="00B573D4">
      <w:pPr>
        <w:pStyle w:val="SectionTitle"/>
      </w:pPr>
      <w:bookmarkStart w:id="1035" w:name="_Toc19788853"/>
      <w:r>
        <w:t>Introduction</w:t>
      </w:r>
      <w:bookmarkEnd w:id="1035"/>
    </w:p>
    <w:p w14:paraId="059FB361" w14:textId="39EAB763" w:rsidR="00B573D4" w:rsidRPr="002F4C39" w:rsidRDefault="00B573D4" w:rsidP="009237C7">
      <w:pPr>
        <w:pStyle w:val="Body"/>
      </w:pPr>
      <w:r w:rsidRPr="002F4C39">
        <w:t xml:space="preserve">Driver assistance and autonomous vehicle control </w:t>
      </w:r>
      <w:r w:rsidR="005E2506">
        <w:t xml:space="preserve">technologies </w:t>
      </w:r>
      <w:r w:rsidRPr="002F4C39">
        <w:t>are a new an</w:t>
      </w:r>
      <w:r w:rsidR="005E2506">
        <w:t>d developing</w:t>
      </w:r>
      <w:r>
        <w:t xml:space="preserve"> in the automotive industry. Advanced d</w:t>
      </w:r>
      <w:r w:rsidRPr="002F4C39">
        <w:t xml:space="preserve">river assistance systems (ADAS) are systems </w:t>
      </w:r>
      <w:r w:rsidR="00D07266">
        <w:t xml:space="preserve">that </w:t>
      </w:r>
      <w:r w:rsidRPr="002F4C39">
        <w:t>are available in most new vehicles on the market however their range of capabilities depends on the specific vehicle model. The goal of ADAS is to use a suite of sensors</w:t>
      </w:r>
      <w:r>
        <w:t xml:space="preserve"> in and</w:t>
      </w:r>
      <w:r w:rsidRPr="002F4C39">
        <w:t xml:space="preserve"> around the vehicle to monitor the environment to detect if there is anything that will endanger the vehicle occupants and alert the driver to take corrective action or by taking direct control of the vehicle. </w:t>
      </w:r>
      <w:r>
        <w:t xml:space="preserve">These hazards can include other vehicles, pedestrians, wildlife, and lane boundaries. </w:t>
      </w:r>
      <w:r w:rsidRPr="002F4C39">
        <w:t>Autonomous ve</w:t>
      </w:r>
      <w:r>
        <w:t xml:space="preserve">hicle (AV) technology is a level </w:t>
      </w:r>
      <w:r w:rsidRPr="002F4C39">
        <w:t xml:space="preserve">above ADAS as it seeks to be in control of the vehicle at all times and uses additional sensors in comparison. AVs are still in the prototype </w:t>
      </w:r>
      <w:r w:rsidR="00D07266">
        <w:t xml:space="preserve">and development phase and are </w:t>
      </w:r>
      <w:r w:rsidRPr="002F4C39">
        <w:t xml:space="preserve">operated under the guidance of a team of experts and are constantly monitored and never allowed to be fully self-sufficient as is the </w:t>
      </w:r>
      <w:r>
        <w:t xml:space="preserve">end </w:t>
      </w:r>
      <w:r w:rsidRPr="002F4C39">
        <w:t>goal.</w:t>
      </w:r>
    </w:p>
    <w:p w14:paraId="5AB13241" w14:textId="5193F6C9" w:rsidR="00B573D4" w:rsidRPr="002F4C39" w:rsidRDefault="00B573D4" w:rsidP="009237C7">
      <w:pPr>
        <w:pStyle w:val="Body"/>
      </w:pPr>
      <w:r w:rsidRPr="002F4C39">
        <w:t xml:space="preserve">As previously mentioned both of these systems are reliant on a suite of external sensors. The sensors interpret the environment and the onboard computer processes the information to determine what actions are necessary. These sensors are accurate in controlled environments, however, on the roadway they are effected by a variety of variables. This can be related to inclement weather that obstruct the sensors’ view, other electrical signals in the environment, poor roadway labeling, and complex road geometry like sharp curves </w:t>
      </w:r>
      <w:r w:rsidRPr="00691D02">
        <w:t>and hills [</w:t>
      </w:r>
      <w:r w:rsidR="00D07266">
        <w:fldChar w:fldCharType="begin"/>
      </w:r>
      <w:r w:rsidR="00D07266">
        <w:instrText xml:space="preserve"> REF _Ref19789606 \r \h </w:instrText>
      </w:r>
      <w:r w:rsidR="00D07266">
        <w:fldChar w:fldCharType="separate"/>
      </w:r>
      <w:r w:rsidR="00D07266">
        <w:t>31</w:t>
      </w:r>
      <w:r w:rsidR="00D07266">
        <w:fldChar w:fldCharType="end"/>
      </w:r>
      <w:r w:rsidR="00D07266">
        <w:t>-</w:t>
      </w:r>
      <w:r w:rsidR="00D07266">
        <w:fldChar w:fldCharType="begin"/>
      </w:r>
      <w:r w:rsidR="00D07266">
        <w:instrText xml:space="preserve"> REF _Ref19789609 \r \h </w:instrText>
      </w:r>
      <w:r w:rsidR="00D07266">
        <w:fldChar w:fldCharType="separate"/>
      </w:r>
      <w:r w:rsidR="00D07266">
        <w:t>36</w:t>
      </w:r>
      <w:r w:rsidR="00D07266">
        <w:fldChar w:fldCharType="end"/>
      </w:r>
      <w:r w:rsidRPr="00691D02">
        <w:t>]. This</w:t>
      </w:r>
      <w:r>
        <w:t xml:space="preserve"> </w:t>
      </w:r>
      <w:r w:rsidRPr="002F4C39">
        <w:t>method of road data collection creates a problem for controlling the vehicle correctly</w:t>
      </w:r>
      <w:r>
        <w:t xml:space="preserve"> at all times and in all scenarios</w:t>
      </w:r>
      <w:r w:rsidR="00D07266">
        <w:t xml:space="preserve"> as vehicle sensors can obstructed or just from interpreting the data incorrectly.</w:t>
      </w:r>
    </w:p>
    <w:p w14:paraId="52040516" w14:textId="11239FC3" w:rsidR="00A97ED9" w:rsidRDefault="00A97ED9" w:rsidP="00A97ED9">
      <w:pPr>
        <w:pStyle w:val="SectionTitle"/>
      </w:pPr>
      <w:bookmarkStart w:id="1036" w:name="_Toc19788854"/>
      <w:r>
        <w:t>Driver Assistance Literature Review</w:t>
      </w:r>
      <w:bookmarkEnd w:id="1036"/>
    </w:p>
    <w:p w14:paraId="6FC77E7E" w14:textId="77777777" w:rsidR="00D07266" w:rsidRDefault="00B573D4" w:rsidP="00D07266">
      <w:pPr>
        <w:pStyle w:val="Body"/>
      </w:pPr>
      <w:r w:rsidRPr="002F4C39">
        <w:t>ADAS has three different tiers of operation. The first is a no action tier when the vehicle is on course and no foreign objects are encroaching on the vehicle. The second tier is driver warning system that is initiated when undesirable behavior is detected. The third tier is vehicle override control which occurs when the driver is not responding to alerts. There are many different modules of ADAS for object avoidance, however, the only commercially available modules that are dedicated to keeping the vehicle on the road are the lane departure warning (LDW) and the lane keeping assist (LKA) modules. These two modules are effectively identical except that LKA has the ability to steer the vehicle back into the lane where as LDW is just a warning system.</w:t>
      </w:r>
    </w:p>
    <w:p w14:paraId="3C335899" w14:textId="3B52E752" w:rsidR="00D07266" w:rsidRPr="002F4C39" w:rsidRDefault="00D07266" w:rsidP="00D07266">
      <w:pPr>
        <w:pStyle w:val="Body"/>
      </w:pPr>
      <w:r w:rsidRPr="002F4C39">
        <w:t>In current LDW systems the driver is alerted based on certain thresholds defined by the vehicle. In order for these thresholds to be calculated information from the road must be extracted and modeled. This is the main focus of research in the field of LDW as it is the m</w:t>
      </w:r>
      <w:r w:rsidR="00E80EC8">
        <w:t>ost complex part of the system</w:t>
      </w:r>
      <w:r w:rsidRPr="002F4C39">
        <w:t xml:space="preserve">. If the road model is incorrect then the warning system will have no chance of working properly. </w:t>
      </w:r>
    </w:p>
    <w:p w14:paraId="512EF448" w14:textId="416B1774" w:rsidR="00B573D4" w:rsidRDefault="00B573D4" w:rsidP="009237C7">
      <w:pPr>
        <w:pStyle w:val="Body"/>
      </w:pPr>
      <w:r>
        <w:lastRenderedPageBreak/>
        <w:t xml:space="preserve">There are a plethora of LDW systems that have been researched. </w:t>
      </w:r>
      <w:r w:rsidR="00DF3237">
        <w:t>Most</w:t>
      </w:r>
      <w:r w:rsidR="00D07266">
        <w:t xml:space="preserve"> use </w:t>
      </w:r>
      <w:r w:rsidRPr="002F4C39">
        <w:t>forward facing ca</w:t>
      </w:r>
      <w:r>
        <w:t xml:space="preserve">meras </w:t>
      </w:r>
      <w:r w:rsidRPr="002F4C39">
        <w:t>to ga</w:t>
      </w:r>
      <w:r>
        <w:t xml:space="preserve">ther information about the lane edge markings. The obvious implementation of a camera is to optically see that part of the vehicle is over the lane edge in much the same manner that humans do. The other use of optics is to obtain data regarding the lane edges. This lane data is used to develop a mathematical representation lane boundaries. Near fields can be modeled as linear functions as the road doesn’t change very quickly over a very short distance therefor linear functions are an accurate representation for those short segments. More complex functions are used to model the extended road lane edges where linear functions no longer are accurate enough. One implementation of this is combines a linear for near field prediction and a parabolic curve for far field </w:t>
      </w:r>
      <w:r w:rsidRPr="002F364F">
        <w:t xml:space="preserve">estimation </w:t>
      </w:r>
      <w:r w:rsidR="002F364F" w:rsidRPr="002F364F">
        <w:t>[</w:t>
      </w:r>
      <w:r w:rsidR="002F364F" w:rsidRPr="002F364F">
        <w:fldChar w:fldCharType="begin"/>
      </w:r>
      <w:r w:rsidR="002F364F" w:rsidRPr="002F364F">
        <w:instrText xml:space="preserve"> REF _Ref19727144 \r \h </w:instrText>
      </w:r>
      <w:r w:rsidR="002F364F">
        <w:instrText xml:space="preserve"> \* MERGEFORMAT </w:instrText>
      </w:r>
      <w:r w:rsidR="002F364F" w:rsidRPr="002F364F">
        <w:fldChar w:fldCharType="separate"/>
      </w:r>
      <w:r w:rsidR="000F1474">
        <w:t>37</w:t>
      </w:r>
      <w:r w:rsidR="002F364F" w:rsidRPr="002F364F">
        <w:fldChar w:fldCharType="end"/>
      </w:r>
      <w:r w:rsidR="002F364F" w:rsidRPr="002F364F">
        <w:t>,</w:t>
      </w:r>
      <w:r w:rsidR="002F364F">
        <w:t xml:space="preserve"> </w:t>
      </w:r>
      <w:r w:rsidR="002F364F" w:rsidRPr="002F364F">
        <w:fldChar w:fldCharType="begin"/>
      </w:r>
      <w:r w:rsidR="002F364F" w:rsidRPr="002F364F">
        <w:instrText xml:space="preserve"> REF _Ref19727146 \r \h </w:instrText>
      </w:r>
      <w:r w:rsidR="002F364F">
        <w:instrText xml:space="preserve"> \* MERGEFORMAT </w:instrText>
      </w:r>
      <w:r w:rsidR="002F364F" w:rsidRPr="002F364F">
        <w:fldChar w:fldCharType="separate"/>
      </w:r>
      <w:r w:rsidR="000F1474">
        <w:t>38</w:t>
      </w:r>
      <w:r w:rsidR="002F364F" w:rsidRPr="002F364F">
        <w:fldChar w:fldCharType="end"/>
      </w:r>
      <w:r w:rsidRPr="002F364F">
        <w:t>].</w:t>
      </w:r>
      <w:r w:rsidR="00D07266">
        <w:t xml:space="preserve"> These lane approximations are used to both locate the vehicle within the lane and also determine what dynamic control is expected to navigate the upcoming road.</w:t>
      </w:r>
      <w:r>
        <w:t xml:space="preserve"> </w:t>
      </w:r>
      <w:r w:rsidR="00D07266">
        <w:t>Another, more simplistic,</w:t>
      </w:r>
      <w:r>
        <w:t xml:space="preserve"> use of lane edge data extraction is to calculate the relative orientation of the left and right lane edge relative to the camera perspective to approximate the vehicle’s location within the lane and esti</w:t>
      </w:r>
      <w:r w:rsidR="002F364F">
        <w:t>mate a time to lane change [</w:t>
      </w:r>
      <w:r w:rsidR="002F364F">
        <w:fldChar w:fldCharType="begin"/>
      </w:r>
      <w:r w:rsidR="002F364F">
        <w:instrText xml:space="preserve"> REF _Ref19727146 \r \h </w:instrText>
      </w:r>
      <w:r w:rsidR="002F364F">
        <w:fldChar w:fldCharType="separate"/>
      </w:r>
      <w:r w:rsidR="000F1474">
        <w:t>38</w:t>
      </w:r>
      <w:r w:rsidR="002F364F">
        <w:fldChar w:fldCharType="end"/>
      </w:r>
      <w:r w:rsidR="002F364F">
        <w:t>-</w:t>
      </w:r>
      <w:r w:rsidR="002F364F">
        <w:fldChar w:fldCharType="begin"/>
      </w:r>
      <w:r w:rsidR="002F364F">
        <w:instrText xml:space="preserve"> REF _Ref19727659 \r \h </w:instrText>
      </w:r>
      <w:r w:rsidR="002F364F">
        <w:fldChar w:fldCharType="separate"/>
      </w:r>
      <w:r w:rsidR="000F1474">
        <w:t>40</w:t>
      </w:r>
      <w:r w:rsidR="002F364F">
        <w:fldChar w:fldCharType="end"/>
      </w:r>
      <w:r>
        <w:t xml:space="preserve">]. </w:t>
      </w:r>
    </w:p>
    <w:p w14:paraId="115E4020" w14:textId="78CE632B" w:rsidR="00B573D4" w:rsidRDefault="00B573D4" w:rsidP="009237C7">
      <w:pPr>
        <w:pStyle w:val="Body"/>
      </w:pPr>
      <w:r>
        <w:t xml:space="preserve">LDW </w:t>
      </w:r>
      <w:r w:rsidR="00D07266">
        <w:t>systems can also be based on a measured vehicle and road position</w:t>
      </w:r>
      <w:r>
        <w:t>. In addition to using sensors to view the road edges the current position of the vehicle is compared to a high level map to determine whether or not the vehicle is off the road. Using GPS to detect lane departures using a combination of accurate mapping data and a vehicle GPS unit is a commonly researched technique. [</w:t>
      </w:r>
      <w:r w:rsidR="00B62D91">
        <w:fldChar w:fldCharType="begin"/>
      </w:r>
      <w:r w:rsidR="00B62D91">
        <w:instrText xml:space="preserve"> REF _Ref19728498 \r \h </w:instrText>
      </w:r>
      <w:r w:rsidR="00B62D91">
        <w:fldChar w:fldCharType="separate"/>
      </w:r>
      <w:r w:rsidR="000F1474">
        <w:t>41</w:t>
      </w:r>
      <w:r w:rsidR="00B62D91">
        <w:fldChar w:fldCharType="end"/>
      </w:r>
      <w:r w:rsidR="00B62D91">
        <w:t>-</w:t>
      </w:r>
      <w:r w:rsidR="00B62D91">
        <w:fldChar w:fldCharType="begin"/>
      </w:r>
      <w:r w:rsidR="00B62D91">
        <w:instrText xml:space="preserve"> REF _Ref19728501 \r \h </w:instrText>
      </w:r>
      <w:r w:rsidR="00B62D91">
        <w:fldChar w:fldCharType="separate"/>
      </w:r>
      <w:r w:rsidR="000F1474">
        <w:t>45</w:t>
      </w:r>
      <w:r w:rsidR="00B62D91">
        <w:fldChar w:fldCharType="end"/>
      </w:r>
      <w:r>
        <w:t xml:space="preserve">]. There are many small differences in the techniques used to increase GPS accuracy and localize the vehicle within the lane to determine whether the vehicle has left or is close to leaving the road. </w:t>
      </w:r>
    </w:p>
    <w:p w14:paraId="5042F264" w14:textId="1EB1DD95" w:rsidR="00A97ED9" w:rsidRDefault="00A97ED9" w:rsidP="00A97ED9">
      <w:pPr>
        <w:pStyle w:val="SectionTitle"/>
      </w:pPr>
      <w:bookmarkStart w:id="1037" w:name="_Toc19788855"/>
      <w:r>
        <w:t>Driver Warning System Development</w:t>
      </w:r>
      <w:bookmarkEnd w:id="1037"/>
    </w:p>
    <w:p w14:paraId="4C9A6611" w14:textId="39C04576" w:rsidR="00A97ED9" w:rsidRPr="002F4C39" w:rsidRDefault="00B573D4" w:rsidP="00BB6F01">
      <w:pPr>
        <w:pStyle w:val="Body"/>
      </w:pPr>
      <w:r w:rsidRPr="002F4C39">
        <w:t xml:space="preserve">The goal of this ADAS is the same as any other ADAS, to alert the driver or take over control of the vehicle if the vehicle is conducting unsafe behavior. The development of this system </w:t>
      </w:r>
      <w:r w:rsidR="00D07266">
        <w:t xml:space="preserve">is </w:t>
      </w:r>
      <w:r w:rsidRPr="002F4C39">
        <w:t xml:space="preserve">based off of the road data was transmitted to the vehicle for the next section of road, including local x and y data, road curvature and road heading angle. A few assumptions where made in this development and simulation. The first is that the road data that the vehicle receives is one hundred percent accurate compared to the actual road geometry. Another assumption is that there are no foreign hazards in the path of the vehicle, i.e. pedestrians, other vehicles, etc. We also assume that the road surface is ideal and there are no bumps or other disturbances that could set the vehicle off course. It is assumed that the vehicle knows its position relative to the desired path with absolute certainty as our </w:t>
      </w:r>
      <w:r w:rsidR="00BB6F01">
        <w:t xml:space="preserve">initial </w:t>
      </w:r>
      <w:r w:rsidRPr="002F4C39">
        <w:t>focus is to develop threshold based on the outcomes rather than the reliability</w:t>
      </w:r>
      <w:r w:rsidR="00BB6F01">
        <w:t xml:space="preserve"> of position</w:t>
      </w:r>
      <w:r w:rsidRPr="002F4C39">
        <w:t>. In the development of thresholds related to vehicle friction capacity the aerodynamics effects on down force or lift are neglected and it is assumed that the normal force of the vehicle is only related to vehicle weight and ground</w:t>
      </w:r>
      <w:r w:rsidR="00BB6F01">
        <w:t xml:space="preserve"> slope, however the needed of aerodynamically based speed limit is discussed.</w:t>
      </w:r>
    </w:p>
    <w:p w14:paraId="5216F96B" w14:textId="77777777" w:rsidR="00B573D4" w:rsidRPr="00A97ED9" w:rsidRDefault="00B573D4" w:rsidP="00A97ED9">
      <w:pPr>
        <w:pStyle w:val="SubsectionTitle"/>
      </w:pPr>
      <w:r w:rsidRPr="00A97ED9">
        <w:tab/>
      </w:r>
      <w:bookmarkStart w:id="1038" w:name="_Toc19788856"/>
      <w:r w:rsidRPr="00A97ED9">
        <w:t>Requirements</w:t>
      </w:r>
      <w:bookmarkEnd w:id="1038"/>
    </w:p>
    <w:p w14:paraId="566B6199" w14:textId="5CEE6ED2" w:rsidR="00B573D4" w:rsidRPr="002F4C39" w:rsidRDefault="00BB6F01" w:rsidP="009237C7">
      <w:pPr>
        <w:pStyle w:val="Body"/>
      </w:pPr>
      <w:r>
        <w:t xml:space="preserve">At the basis of this </w:t>
      </w:r>
      <w:r w:rsidR="00B573D4" w:rsidRPr="002F4C39">
        <w:t>ADAS system is a myriad of thresholds that determine whether or not the occupant is in danger. This is based on the information that the vehicle has with regard to its current environment. Now with a regulated and verified road geometry data set transmitted to the vehicle, the same process can be accomplished more accurately. Therefore we will discuss the thresholds that we determined provided effective means of keeping the vehicle on course.</w:t>
      </w:r>
    </w:p>
    <w:p w14:paraId="4AF66257" w14:textId="57B3BA0D" w:rsidR="00B573D4" w:rsidRPr="002F4C39" w:rsidRDefault="00B573D4" w:rsidP="00A90C61">
      <w:pPr>
        <w:pStyle w:val="Body"/>
        <w:rPr>
          <w:highlight w:val="yellow"/>
        </w:rPr>
      </w:pPr>
      <w:r w:rsidRPr="002F4C39">
        <w:lastRenderedPageBreak/>
        <w:t>There are some criteria that we want our system to be capable of accomplishing. The ADAS system needs to be able monitor when the vehicle about to depart its desired lane and notify the driver of the error or take its own corrective action. It also needs to have additional parameters that will help identify vehicle instabilities and other issues that will cause the vehicle to lose control or exit its lane. In this way the system has the ability to have a predictive nature to its alert system rather than just alerting when something has already gone wrong.</w:t>
      </w:r>
    </w:p>
    <w:p w14:paraId="69277CFE" w14:textId="77777777" w:rsidR="00B573D4" w:rsidRPr="00A97ED9" w:rsidRDefault="00B573D4" w:rsidP="00A97ED9">
      <w:pPr>
        <w:pStyle w:val="SubsectionTitle"/>
      </w:pPr>
      <w:bookmarkStart w:id="1039" w:name="_Toc19788857"/>
      <w:r w:rsidRPr="00A97ED9">
        <w:t>Vehicle instabilities</w:t>
      </w:r>
      <w:bookmarkEnd w:id="1039"/>
    </w:p>
    <w:p w14:paraId="2AF310DD" w14:textId="31B858B7" w:rsidR="00B573D4" w:rsidRPr="00A97ED9" w:rsidRDefault="00B573D4" w:rsidP="00A97ED9">
      <w:pPr>
        <w:pStyle w:val="sub-subsectionTitle"/>
      </w:pPr>
      <w:bookmarkStart w:id="1040" w:name="_Toc19788858"/>
      <w:r w:rsidRPr="00A97ED9">
        <w:t>Excessive Speed</w:t>
      </w:r>
      <w:bookmarkEnd w:id="1040"/>
    </w:p>
    <w:p w14:paraId="49DABA0A" w14:textId="77777777" w:rsidR="00B573D4" w:rsidRPr="002F4C39" w:rsidRDefault="00B573D4" w:rsidP="009237C7">
      <w:pPr>
        <w:pStyle w:val="Body"/>
      </w:pPr>
      <w:r w:rsidRPr="002F4C39">
        <w:t>One threshold that is important to determine is if the vehicle is carrying too much speed into a particular curve. Speed is an important factor in regards to the turn radius of a vehicle. As curvature of the road increases, as long as the vehicle maintains the same speed, the lateral acceleration of the vehicle increases with the following relationship for a level surface:</w:t>
      </w:r>
    </w:p>
    <w:p w14:paraId="671FDD9C" w14:textId="77777777" w:rsidR="00B573D4" w:rsidRPr="002F4C39" w:rsidRDefault="000E062D" w:rsidP="00B573D4">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lat</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κ</m:t>
          </m:r>
        </m:oMath>
      </m:oMathPara>
    </w:p>
    <w:p w14:paraId="4C858A8E" w14:textId="77777777" w:rsidR="00B573D4" w:rsidRPr="002F4C39" w:rsidRDefault="000E062D" w:rsidP="00B573D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lat</m:t>
              </m:r>
            </m:sub>
          </m:sSub>
          <m:r>
            <w:rPr>
              <w:rFonts w:ascii="Cambria Math" w:eastAsiaTheme="minorEastAsia" w:hAnsi="Cambria Math"/>
            </w:rPr>
            <m:t xml:space="preserve">=lateral accelration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ft</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e>
          </m:d>
        </m:oMath>
      </m:oMathPara>
    </w:p>
    <w:p w14:paraId="3A213E1B" w14:textId="77777777" w:rsidR="00B573D4" w:rsidRPr="002F4C39" w:rsidRDefault="00B573D4" w:rsidP="00B573D4">
      <w:pPr>
        <w:rPr>
          <w:rFonts w:eastAsiaTheme="minorEastAsia"/>
        </w:rPr>
      </w:pPr>
      <m:oMathPara>
        <m:oMath>
          <m:r>
            <w:rPr>
              <w:rFonts w:ascii="Cambria Math" w:eastAsiaTheme="minorEastAsia" w:hAnsi="Cambria Math"/>
            </w:rPr>
            <m:t xml:space="preserve">V=Speed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ft</m:t>
                  </m:r>
                </m:num>
                <m:den>
                  <m:r>
                    <w:rPr>
                      <w:rFonts w:ascii="Cambria Math" w:eastAsiaTheme="minorEastAsia" w:hAnsi="Cambria Math"/>
                    </w:rPr>
                    <m:t>s</m:t>
                  </m:r>
                </m:den>
              </m:f>
            </m:e>
          </m:d>
        </m:oMath>
      </m:oMathPara>
    </w:p>
    <w:p w14:paraId="28586774" w14:textId="77777777" w:rsidR="00B573D4" w:rsidRPr="002F4C39" w:rsidRDefault="00B573D4" w:rsidP="00B573D4">
      <w:pPr>
        <w:rPr>
          <w:rFonts w:eastAsiaTheme="minorEastAsia"/>
        </w:rPr>
      </w:pPr>
      <m:oMathPara>
        <m:oMath>
          <m:r>
            <w:rPr>
              <w:rFonts w:ascii="Cambria Math" w:eastAsiaTheme="minorEastAsia" w:hAnsi="Cambria Math"/>
            </w:rPr>
            <m:t>κ=Road curvature</m:t>
          </m:r>
        </m:oMath>
      </m:oMathPara>
    </w:p>
    <w:p w14:paraId="62859838" w14:textId="1EF541AE" w:rsidR="00B573D4" w:rsidRPr="002F4C39" w:rsidRDefault="00B573D4" w:rsidP="009237C7">
      <w:pPr>
        <w:pStyle w:val="Body"/>
        <w:rPr>
          <w:rFonts w:eastAsiaTheme="minorEastAsia"/>
        </w:rPr>
      </w:pPr>
      <w:r w:rsidRPr="002F4C39">
        <w:rPr>
          <w:rFonts w:eastAsiaTheme="minorEastAsia"/>
        </w:rPr>
        <w:t>Now this becomes a problem because this lateral acceleration creates a lateral force in the vehicle. This force is resisted by the lateral friction force between the tires and the road surface. However, tires have a maximum friction limit that they can handle. Once the limit is surpassed the vehicle will slide out of control of the driver. The National Traffic Safety Administration (NHTSA) has a formula that prescribes a maximum vehicle speed threshold</w:t>
      </w:r>
      <w:r w:rsidR="00E80EC8">
        <w:rPr>
          <w:rFonts w:eastAsiaTheme="minorEastAsia"/>
        </w:rPr>
        <w:t xml:space="preserve"> for a given road configuration.</w:t>
      </w:r>
    </w:p>
    <w:p w14:paraId="3A2D7655" w14:textId="77777777" w:rsidR="00B573D4" w:rsidRPr="002F4C39" w:rsidRDefault="000E062D" w:rsidP="00B573D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gR</m:t>
              </m:r>
              <m:f>
                <m:fPr>
                  <m:ctrlPr>
                    <w:rPr>
                      <w:rFonts w:ascii="Cambria Math" w:eastAsiaTheme="minorEastAsia" w:hAnsi="Cambria Math"/>
                      <w:i/>
                    </w:rPr>
                  </m:ctrlPr>
                </m:fPr>
                <m:num>
                  <m:r>
                    <w:rPr>
                      <w:rFonts w:ascii="Cambria Math" w:eastAsiaTheme="minorEastAsia" w:hAnsi="Cambria Math"/>
                    </w:rPr>
                    <m:t>e+f</m:t>
                  </m:r>
                </m:num>
                <m:den>
                  <m:r>
                    <w:rPr>
                      <w:rFonts w:ascii="Cambria Math" w:eastAsiaTheme="minorEastAsia" w:hAnsi="Cambria Math"/>
                    </w:rPr>
                    <m:t>1-ef</m:t>
                  </m:r>
                </m:den>
              </m:f>
            </m:e>
          </m:rad>
        </m:oMath>
      </m:oMathPara>
    </w:p>
    <w:p w14:paraId="7D217A7C" w14:textId="77777777" w:rsidR="00B573D4" w:rsidRPr="002F4C39" w:rsidRDefault="000E062D" w:rsidP="00B573D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r>
            <w:rPr>
              <w:rFonts w:ascii="Cambria Math" w:eastAsiaTheme="minorEastAsia" w:hAnsi="Cambria Math"/>
            </w:rPr>
            <m:t>=maximum safe speed</m:t>
          </m:r>
        </m:oMath>
      </m:oMathPara>
    </w:p>
    <w:p w14:paraId="0864DE90" w14:textId="77777777" w:rsidR="00B573D4" w:rsidRPr="002F4C39" w:rsidRDefault="00B573D4" w:rsidP="00B573D4">
      <w:pPr>
        <w:rPr>
          <w:rFonts w:eastAsiaTheme="minorEastAsia"/>
        </w:rPr>
      </w:pPr>
      <m:oMathPara>
        <m:oMath>
          <m:r>
            <w:rPr>
              <w:rFonts w:ascii="Cambria Math" w:eastAsiaTheme="minorEastAsia" w:hAnsi="Cambria Math"/>
            </w:rPr>
            <m:t xml:space="preserve">g=gravitational acceleration constant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ft</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e>
          </m:d>
        </m:oMath>
      </m:oMathPara>
    </w:p>
    <w:p w14:paraId="20BAE300" w14:textId="77777777" w:rsidR="00B573D4" w:rsidRPr="002F4C39" w:rsidRDefault="00B573D4" w:rsidP="00B573D4">
      <w:pPr>
        <w:rPr>
          <w:rFonts w:eastAsiaTheme="minorEastAsia"/>
        </w:rPr>
      </w:pPr>
      <m:oMathPara>
        <m:oMath>
          <m:r>
            <w:rPr>
              <w:rFonts w:ascii="Cambria Math" w:eastAsiaTheme="minorEastAsia" w:hAnsi="Cambria Math"/>
            </w:rPr>
            <m:t>R=minimum radius of a curve (ft)</m:t>
          </m:r>
        </m:oMath>
      </m:oMathPara>
    </w:p>
    <w:p w14:paraId="3CA342AE" w14:textId="77777777" w:rsidR="00B573D4" w:rsidRPr="002F4C39" w:rsidRDefault="00B573D4" w:rsidP="00B573D4">
      <w:pPr>
        <w:rPr>
          <w:rFonts w:eastAsiaTheme="minorEastAsia"/>
        </w:rPr>
      </w:pPr>
      <m:oMathPara>
        <m:oMath>
          <m:r>
            <w:rPr>
              <w:rFonts w:ascii="Cambria Math" w:eastAsiaTheme="minorEastAsia" w:hAnsi="Cambria Math"/>
            </w:rPr>
            <m:t>e=superelevation of a curve</m:t>
          </m:r>
        </m:oMath>
      </m:oMathPara>
    </w:p>
    <w:p w14:paraId="5E41D238" w14:textId="1C1D8AAF" w:rsidR="00B573D4" w:rsidRPr="00E8219C" w:rsidRDefault="00B573D4" w:rsidP="00B573D4">
      <w:pPr>
        <w:rPr>
          <w:rFonts w:eastAsiaTheme="minorEastAsia"/>
        </w:rPr>
      </w:pPr>
      <m:oMathPara>
        <m:oMath>
          <m:r>
            <w:rPr>
              <w:rFonts w:ascii="Cambria Math" w:eastAsiaTheme="minorEastAsia" w:hAnsi="Cambria Math"/>
            </w:rPr>
            <m:t>f=prescribed side friction factor</m:t>
          </m:r>
        </m:oMath>
      </m:oMathPara>
    </w:p>
    <w:p w14:paraId="345E0A7B" w14:textId="77777777" w:rsidR="00E8219C" w:rsidRPr="002F4C39" w:rsidRDefault="00E8219C" w:rsidP="00B573D4">
      <w:pPr>
        <w:rPr>
          <w:rFonts w:eastAsiaTheme="minorEastAsia"/>
        </w:rPr>
      </w:pPr>
    </w:p>
    <w:p w14:paraId="1E2A9359" w14:textId="77777777" w:rsidR="00B573D4" w:rsidRPr="002F4C39" w:rsidRDefault="00B573D4" w:rsidP="009237C7">
      <w:pPr>
        <w:pStyle w:val="Body"/>
        <w:rPr>
          <w:rFonts w:eastAsiaTheme="minorEastAsia"/>
        </w:rPr>
      </w:pPr>
      <w:r w:rsidRPr="002F4C39">
        <w:rPr>
          <w:rFonts w:eastAsiaTheme="minorEastAsia"/>
        </w:rPr>
        <w:t xml:space="preserve">This formula compensates for the fact that vehicle roll angle increases on elevated curves allowing for additional speed capacity. Additionally it accounts for the side friction factor that is prescribed by AASHTO which applies a factor of safety to the maximum amount of lateral friction force needed. However, this is a safe speed that works under all road conditions. If this were to be set as the speed threshold for ADAS engagement it would be constantly violated by drivers and be more of a nuisance than it would be helpful. </w:t>
      </w:r>
    </w:p>
    <w:p w14:paraId="6263917A" w14:textId="4FCCE634" w:rsidR="00B573D4" w:rsidRDefault="00B573D4" w:rsidP="009237C7">
      <w:pPr>
        <w:pStyle w:val="Body"/>
        <w:rPr>
          <w:rFonts w:eastAsiaTheme="minorEastAsia"/>
        </w:rPr>
      </w:pPr>
      <w:r w:rsidRPr="002F4C39">
        <w:rPr>
          <w:rFonts w:eastAsiaTheme="minorEastAsia"/>
        </w:rPr>
        <w:t>Therefore a threshold needs to be developed that allows for elevated speeds so that the driver is only notified when they will not be able to safely transverse the upcoming curve.</w:t>
      </w:r>
      <w:r w:rsidR="00A90C61">
        <w:rPr>
          <w:rFonts w:eastAsiaTheme="minorEastAsia"/>
        </w:rPr>
        <w:t xml:space="preserve"> Although it is </w:t>
      </w:r>
      <w:r w:rsidR="00A90C61">
        <w:rPr>
          <w:rFonts w:eastAsiaTheme="minorEastAsia"/>
        </w:rPr>
        <w:lastRenderedPageBreak/>
        <w:t>not desired, the driver essentially should have the freedom to travel in excess of the speed limit as long as it doesn’t compromise the stability of the vehicle. If the vehicle system limits this ability, the driver will choose to just disable or turn off the system.</w:t>
      </w:r>
    </w:p>
    <w:p w14:paraId="13EEC74D" w14:textId="3F743FF8" w:rsidR="00CA6D0B" w:rsidRDefault="00A90C61" w:rsidP="009237C7">
      <w:pPr>
        <w:pStyle w:val="Body"/>
        <w:rPr>
          <w:rFonts w:eastAsiaTheme="minorEastAsia"/>
        </w:rPr>
      </w:pPr>
      <w:r>
        <w:rPr>
          <w:rFonts w:eastAsiaTheme="minorEastAsia"/>
        </w:rPr>
        <w:t>A general maximum level speed limit above the legal limit can serve as the base level of warning. This is especially useful when the vehicle is just traveling in a straight line and does not require any dynamic steering input. The vehicle environment will alter the degree to which the driver can exceed the speed limit. In urban setting the threshold should be kept closer to the legal speed limit as the safety of pedestrians</w:t>
      </w:r>
      <w:r w:rsidR="00CA6D0B">
        <w:rPr>
          <w:rFonts w:eastAsiaTheme="minorEastAsia"/>
        </w:rPr>
        <w:t xml:space="preserve"> is more of a significant concern. If the vehicle is travelling on the interstate the risk of colliding with a non-vehicle object is much lower allowing the threshold to increase</w:t>
      </w:r>
      <w:r w:rsidR="00BB6F01">
        <w:rPr>
          <w:rFonts w:eastAsiaTheme="minorEastAsia"/>
        </w:rPr>
        <w:t xml:space="preserve"> with respect to the prescribed speed limit</w:t>
      </w:r>
      <w:r w:rsidR="00CA6D0B">
        <w:rPr>
          <w:rFonts w:eastAsiaTheme="minorEastAsia"/>
        </w:rPr>
        <w:t>. Government age</w:t>
      </w:r>
      <w:r w:rsidR="0015409E">
        <w:rPr>
          <w:rFonts w:eastAsiaTheme="minorEastAsia"/>
        </w:rPr>
        <w:t xml:space="preserve">ncies should </w:t>
      </w:r>
      <w:r w:rsidR="00CA6D0B">
        <w:rPr>
          <w:rFonts w:eastAsiaTheme="minorEastAsia"/>
        </w:rPr>
        <w:t xml:space="preserve">be consulted as to this </w:t>
      </w:r>
      <w:r w:rsidR="0015409E">
        <w:rPr>
          <w:rFonts w:eastAsiaTheme="minorEastAsia"/>
        </w:rPr>
        <w:t>maximum</w:t>
      </w:r>
      <w:r w:rsidR="00CA6D0B">
        <w:rPr>
          <w:rFonts w:eastAsiaTheme="minorEastAsia"/>
        </w:rPr>
        <w:t xml:space="preserve"> level above the speed limit</w:t>
      </w:r>
      <w:r w:rsidR="0015409E">
        <w:rPr>
          <w:rFonts w:eastAsiaTheme="minorEastAsia"/>
        </w:rPr>
        <w:t xml:space="preserve"> especially as it pertains to the safety of non-vehicle personnel to help determine what this speed limit allowance should be.</w:t>
      </w:r>
    </w:p>
    <w:p w14:paraId="02A83BCD" w14:textId="72BD250F" w:rsidR="00A90C61" w:rsidRDefault="00CA6D0B" w:rsidP="009237C7">
      <w:pPr>
        <w:pStyle w:val="Body"/>
        <w:rPr>
          <w:rFonts w:eastAsiaTheme="minorEastAsia"/>
        </w:rPr>
      </w:pPr>
      <w:r>
        <w:rPr>
          <w:rFonts w:eastAsiaTheme="minorEastAsia"/>
        </w:rPr>
        <w:t>An overall speed limit s</w:t>
      </w:r>
      <w:r w:rsidR="0015409E">
        <w:rPr>
          <w:rFonts w:eastAsiaTheme="minorEastAsia"/>
        </w:rPr>
        <w:t>hould also be prescribed</w:t>
      </w:r>
      <w:r>
        <w:rPr>
          <w:rFonts w:eastAsiaTheme="minorEastAsia"/>
        </w:rPr>
        <w:t xml:space="preserve">. Elevated speeds can result in a lift force imposed on the vehicle </w:t>
      </w:r>
      <w:r w:rsidR="0015409E">
        <w:rPr>
          <w:rFonts w:eastAsiaTheme="minorEastAsia"/>
        </w:rPr>
        <w:t xml:space="preserve">from the pressure differential between the top and bottom surfaces of the vehicle. This negatively affects </w:t>
      </w:r>
      <w:r>
        <w:rPr>
          <w:rFonts w:eastAsiaTheme="minorEastAsia"/>
        </w:rPr>
        <w:t>the control capacity of the vehicle</w:t>
      </w:r>
      <w:r w:rsidR="0015409E">
        <w:rPr>
          <w:rFonts w:eastAsiaTheme="minorEastAsia"/>
        </w:rPr>
        <w:t xml:space="preserve"> as normal force transmitted through tires is reduced</w:t>
      </w:r>
      <w:r>
        <w:rPr>
          <w:rFonts w:eastAsiaTheme="minorEastAsia"/>
        </w:rPr>
        <w:t>. Vehicle with higher center of gravities and high ground clearance are particularly susceptible to this</w:t>
      </w:r>
      <w:r w:rsidR="0015409E">
        <w:rPr>
          <w:rFonts w:eastAsiaTheme="minorEastAsia"/>
        </w:rPr>
        <w:t xml:space="preserve"> as it allows more air flow under the vehicle</w:t>
      </w:r>
      <w:r>
        <w:rPr>
          <w:rFonts w:eastAsiaTheme="minorEastAsia"/>
        </w:rPr>
        <w:t xml:space="preserve">. It will be up to the manufacturers to </w:t>
      </w:r>
      <w:r w:rsidR="0015409E">
        <w:rPr>
          <w:rFonts w:eastAsiaTheme="minorEastAsia"/>
        </w:rPr>
        <w:t>determine what this top speed limit should be as it is dependent on the specific vehicle model.</w:t>
      </w:r>
    </w:p>
    <w:p w14:paraId="5D43AB8E" w14:textId="4E4EAF59" w:rsidR="0015409E" w:rsidRDefault="00BB6F01" w:rsidP="009237C7">
      <w:pPr>
        <w:pStyle w:val="Body"/>
        <w:rPr>
          <w:rFonts w:eastAsiaTheme="minorEastAsia"/>
        </w:rPr>
      </w:pPr>
      <w:r>
        <w:rPr>
          <w:rFonts w:eastAsiaTheme="minorEastAsia"/>
        </w:rPr>
        <w:t xml:space="preserve">Another threshold can should be developed based on the </w:t>
      </w:r>
      <w:r w:rsidR="0015409E">
        <w:rPr>
          <w:rFonts w:eastAsiaTheme="minorEastAsia"/>
        </w:rPr>
        <w:t xml:space="preserve">verified data regarding the road ahead </w:t>
      </w:r>
      <w:r>
        <w:rPr>
          <w:rFonts w:eastAsiaTheme="minorEastAsia"/>
        </w:rPr>
        <w:t xml:space="preserve">by predicting the vehicles </w:t>
      </w:r>
      <w:r w:rsidR="0015409E">
        <w:rPr>
          <w:rFonts w:eastAsiaTheme="minorEastAsia"/>
        </w:rPr>
        <w:t xml:space="preserve">ability to negotiate the upcoming roadway. </w:t>
      </w:r>
      <w:r w:rsidR="0045546A">
        <w:rPr>
          <w:rFonts w:eastAsiaTheme="minorEastAsia"/>
        </w:rPr>
        <w:t>A vehicles ability to successfully negotiate a specified curve is dependent on the vehicle’s speed and steering system characteristics. In cornering there are three types of vehicle behavior: neutral steer, understeer and oversteer. For a constant-radius turn if vehicle speed is increased the steering input must remain the same, increased or decreased for the three vehicle behaviors respectively. Most vehicles on the roadway fol</w:t>
      </w:r>
      <w:r>
        <w:rPr>
          <w:rFonts w:eastAsiaTheme="minorEastAsia"/>
        </w:rPr>
        <w:t>low an</w:t>
      </w:r>
      <w:r w:rsidR="002E0757">
        <w:rPr>
          <w:rFonts w:eastAsiaTheme="minorEastAsia"/>
        </w:rPr>
        <w:t xml:space="preserve"> understeer behavior</w:t>
      </w:r>
      <w:r w:rsidR="00672E85">
        <w:rPr>
          <w:rFonts w:eastAsiaTheme="minorEastAsia"/>
        </w:rPr>
        <w:t xml:space="preserve">, thus it will be the configuration </w:t>
      </w:r>
      <w:r w:rsidR="0005036D">
        <w:rPr>
          <w:rFonts w:eastAsiaTheme="minorEastAsia"/>
        </w:rPr>
        <w:t>of interest</w:t>
      </w:r>
      <w:r w:rsidR="002E0757">
        <w:rPr>
          <w:rFonts w:eastAsiaTheme="minorEastAsia"/>
        </w:rPr>
        <w:t>. When corneri</w:t>
      </w:r>
      <w:r w:rsidR="0005036D">
        <w:rPr>
          <w:rFonts w:eastAsiaTheme="minorEastAsia"/>
        </w:rPr>
        <w:t xml:space="preserve">ng at high speeds there is </w:t>
      </w:r>
      <w:r w:rsidR="002E0757">
        <w:rPr>
          <w:rFonts w:eastAsiaTheme="minorEastAsia"/>
        </w:rPr>
        <w:t xml:space="preserve">a point at which </w:t>
      </w:r>
      <w:r w:rsidR="00881088">
        <w:rPr>
          <w:rFonts w:eastAsiaTheme="minorEastAsia"/>
        </w:rPr>
        <w:t xml:space="preserve">no matter how much more the driver steers, the vehicle cannot turn anymore. </w:t>
      </w:r>
      <w:r w:rsidR="0005036D">
        <w:rPr>
          <w:rFonts w:eastAsiaTheme="minorEastAsia"/>
        </w:rPr>
        <w:t>This is a result of the friction between the tires to ground reaching full capacity. Therefore there is no more available friction force available to counteract the increased lateral acceleration. This</w:t>
      </w:r>
      <w:r w:rsidR="00672E85">
        <w:rPr>
          <w:rFonts w:eastAsiaTheme="minorEastAsia"/>
        </w:rPr>
        <w:t xml:space="preserve"> </w:t>
      </w:r>
      <w:r w:rsidR="00E77B02">
        <w:rPr>
          <w:rFonts w:eastAsiaTheme="minorEastAsia"/>
        </w:rPr>
        <w:t xml:space="preserve">is a </w:t>
      </w:r>
      <w:r w:rsidR="00672E85">
        <w:rPr>
          <w:rFonts w:eastAsiaTheme="minorEastAsia"/>
        </w:rPr>
        <w:t xml:space="preserve">point </w:t>
      </w:r>
      <w:r w:rsidR="00E77B02">
        <w:rPr>
          <w:rFonts w:eastAsiaTheme="minorEastAsia"/>
        </w:rPr>
        <w:t>that is not desired to be reached as the vehicle will not be able to be stably controlled.</w:t>
      </w:r>
      <w:r w:rsidR="0005036D">
        <w:rPr>
          <w:rFonts w:eastAsiaTheme="minorEastAsia"/>
        </w:rPr>
        <w:t xml:space="preserve"> </w:t>
      </w:r>
    </w:p>
    <w:p w14:paraId="0F8D4370" w14:textId="7DC7D329" w:rsidR="00C23B5B" w:rsidRDefault="00055062" w:rsidP="009237C7">
      <w:pPr>
        <w:pStyle w:val="Body"/>
        <w:rPr>
          <w:rFonts w:eastAsiaTheme="minorEastAsia"/>
        </w:rPr>
      </w:pPr>
      <w:r>
        <w:rPr>
          <w:rFonts w:eastAsiaTheme="minorEastAsia"/>
        </w:rPr>
        <w:t>In designing road for specific speeds according to AASHTO guidelines they use a .15 friction coefficient as a safe metric for allowable side friction</w:t>
      </w:r>
      <w:r w:rsidR="00E013CE">
        <w:rPr>
          <w:rFonts w:eastAsiaTheme="minorEastAsia"/>
        </w:rPr>
        <w:t xml:space="preserve"> [</w:t>
      </w:r>
      <w:r w:rsidR="00E013CE">
        <w:rPr>
          <w:rFonts w:eastAsiaTheme="minorEastAsia"/>
        </w:rPr>
        <w:fldChar w:fldCharType="begin"/>
      </w:r>
      <w:r w:rsidR="00E013CE">
        <w:rPr>
          <w:rFonts w:eastAsiaTheme="minorEastAsia"/>
        </w:rPr>
        <w:instrText xml:space="preserve"> REF _Ref12450306 \r \h </w:instrText>
      </w:r>
      <w:r w:rsidR="00E013CE">
        <w:rPr>
          <w:rFonts w:eastAsiaTheme="minorEastAsia"/>
        </w:rPr>
      </w:r>
      <w:r w:rsidR="00E013CE">
        <w:rPr>
          <w:rFonts w:eastAsiaTheme="minorEastAsia"/>
        </w:rPr>
        <w:fldChar w:fldCharType="separate"/>
      </w:r>
      <w:r w:rsidR="00E013CE">
        <w:rPr>
          <w:rFonts w:eastAsiaTheme="minorEastAsia"/>
        </w:rPr>
        <w:t>24</w:t>
      </w:r>
      <w:r w:rsidR="00E013CE">
        <w:rPr>
          <w:rFonts w:eastAsiaTheme="minorEastAsia"/>
        </w:rPr>
        <w:fldChar w:fldCharType="end"/>
      </w:r>
      <w:r w:rsidR="00E013CE">
        <w:rPr>
          <w:rFonts w:eastAsiaTheme="minorEastAsia"/>
        </w:rPr>
        <w:t>]</w:t>
      </w:r>
      <w:r>
        <w:rPr>
          <w:rFonts w:eastAsiaTheme="minorEastAsia"/>
        </w:rPr>
        <w:t>. This metric is equivalent to the amount allowable lateral g-force experienced by the vehicle. It is a</w:t>
      </w:r>
      <w:r w:rsidR="009B4AF4">
        <w:rPr>
          <w:rFonts w:eastAsiaTheme="minorEastAsia"/>
        </w:rPr>
        <w:t xml:space="preserve">ssumed that for an average vehicle (no significant tire wear) and for an average road surface that the maximum total available friction coefficient is around one. The typical friction experienced by the vehicle need to be kept much lower so that it has left over capacity should it need to make </w:t>
      </w:r>
      <w:r w:rsidR="00E013CE">
        <w:rPr>
          <w:rFonts w:eastAsiaTheme="minorEastAsia"/>
        </w:rPr>
        <w:t>any dynamic</w:t>
      </w:r>
      <w:r w:rsidR="009B4AF4">
        <w:rPr>
          <w:rFonts w:eastAsiaTheme="minorEastAsia"/>
        </w:rPr>
        <w:t xml:space="preserve"> maneuver</w:t>
      </w:r>
      <w:r w:rsidR="00E013CE">
        <w:rPr>
          <w:rFonts w:eastAsiaTheme="minorEastAsia"/>
        </w:rPr>
        <w:t>s</w:t>
      </w:r>
      <w:r w:rsidR="009B4AF4">
        <w:rPr>
          <w:rFonts w:eastAsiaTheme="minorEastAsia"/>
        </w:rPr>
        <w:t>. A very small po</w:t>
      </w:r>
      <w:r w:rsidR="00FA594A">
        <w:rPr>
          <w:rFonts w:eastAsiaTheme="minorEastAsia"/>
        </w:rPr>
        <w:t xml:space="preserve">rtion of </w:t>
      </w:r>
      <w:r w:rsidR="009B4AF4">
        <w:rPr>
          <w:rFonts w:eastAsiaTheme="minorEastAsia"/>
        </w:rPr>
        <w:t xml:space="preserve">this limit goes to the longitudinal movement of the vehicle as the </w:t>
      </w:r>
      <w:r w:rsidR="00557CDE">
        <w:rPr>
          <w:rFonts w:eastAsiaTheme="minorEastAsia"/>
        </w:rPr>
        <w:t xml:space="preserve">vehicle </w:t>
      </w:r>
      <w:r w:rsidR="009B4AF4">
        <w:rPr>
          <w:rFonts w:eastAsiaTheme="minorEastAsia"/>
        </w:rPr>
        <w:t>accelerates forward and</w:t>
      </w:r>
      <w:r w:rsidR="00557CDE">
        <w:rPr>
          <w:rFonts w:eastAsiaTheme="minorEastAsia"/>
        </w:rPr>
        <w:t xml:space="preserve"> due to wheel slip</w:t>
      </w:r>
      <w:r w:rsidR="009B4AF4">
        <w:rPr>
          <w:rFonts w:eastAsiaTheme="minorEastAsia"/>
        </w:rPr>
        <w:t xml:space="preserve"> that o</w:t>
      </w:r>
      <w:r w:rsidR="00557CDE">
        <w:rPr>
          <w:rFonts w:eastAsiaTheme="minorEastAsia"/>
        </w:rPr>
        <w:t xml:space="preserve">ccurs a constant speeds as </w:t>
      </w:r>
      <w:r w:rsidR="00047AFE">
        <w:rPr>
          <w:rFonts w:eastAsiaTheme="minorEastAsia"/>
        </w:rPr>
        <w:t>well as when accelerating.</w:t>
      </w:r>
      <w:r w:rsidR="007629EB">
        <w:rPr>
          <w:rFonts w:eastAsiaTheme="minorEastAsia"/>
        </w:rPr>
        <w:t xml:space="preserve"> </w:t>
      </w:r>
      <w:r w:rsidR="00391A54">
        <w:rPr>
          <w:rFonts w:eastAsiaTheme="minorEastAsia"/>
        </w:rPr>
        <w:t>A change of</w:t>
      </w:r>
      <w:r w:rsidR="007629EB">
        <w:rPr>
          <w:rFonts w:eastAsiaTheme="minorEastAsia"/>
        </w:rPr>
        <w:t xml:space="preserve"> allowable </w:t>
      </w:r>
      <w:r w:rsidR="00391A54">
        <w:rPr>
          <w:rFonts w:eastAsiaTheme="minorEastAsia"/>
        </w:rPr>
        <w:t xml:space="preserve">in lateral acceleration </w:t>
      </w:r>
      <w:r w:rsidR="007629EB">
        <w:rPr>
          <w:rFonts w:eastAsiaTheme="minorEastAsia"/>
        </w:rPr>
        <w:t>could be a metric that could be altered to increase the allowable travel speed.</w:t>
      </w:r>
      <w:r w:rsidR="00391A54">
        <w:rPr>
          <w:rFonts w:eastAsiaTheme="minorEastAsia"/>
        </w:rPr>
        <w:t xml:space="preserve"> </w:t>
      </w:r>
      <w:r w:rsidR="007629EB">
        <w:rPr>
          <w:rFonts w:eastAsiaTheme="minorEastAsia"/>
        </w:rPr>
        <w:t>However lateral wheel slip occurs before friction capacity is reached.</w:t>
      </w:r>
    </w:p>
    <w:p w14:paraId="68CD5D46" w14:textId="3FF051DA" w:rsidR="00ED64D3" w:rsidRPr="002F4C39" w:rsidRDefault="00ED64D3" w:rsidP="00ED64D3">
      <w:pPr>
        <w:pStyle w:val="Body"/>
      </w:pPr>
      <w:r>
        <w:rPr>
          <w:rFonts w:eastAsiaTheme="minorEastAsia"/>
        </w:rPr>
        <w:t>Therefore a more accurate measure by which to predict the vehicle’s ability to traverse a curve is</w:t>
      </w:r>
      <w:r>
        <w:t xml:space="preserve"> to use</w:t>
      </w:r>
      <w:r w:rsidRPr="002F4C39">
        <w:t xml:space="preserve"> the unders</w:t>
      </w:r>
      <w:r w:rsidR="002C7F6B">
        <w:t>teer modified Ackerman equation [</w:t>
      </w:r>
      <w:r w:rsidR="002C7F6B">
        <w:fldChar w:fldCharType="begin"/>
      </w:r>
      <w:r w:rsidR="002C7F6B">
        <w:instrText xml:space="preserve"> REF _Ref19791911 \r \h </w:instrText>
      </w:r>
      <w:r w:rsidR="002C7F6B">
        <w:fldChar w:fldCharType="separate"/>
      </w:r>
      <w:r w:rsidR="002C7F6B">
        <w:t>52</w:t>
      </w:r>
      <w:r w:rsidR="002C7F6B">
        <w:fldChar w:fldCharType="end"/>
      </w:r>
      <w:r w:rsidR="002C7F6B">
        <w:t>].</w:t>
      </w:r>
    </w:p>
    <w:p w14:paraId="298033FA" w14:textId="77777777" w:rsidR="00ED64D3" w:rsidRPr="002F4C39" w:rsidRDefault="00ED64D3" w:rsidP="000708A7">
      <w:pPr>
        <w:pStyle w:val="Body"/>
        <w:spacing w:after="0"/>
        <w:rPr>
          <w:rFonts w:eastAsiaTheme="minorEastAsia"/>
        </w:rPr>
      </w:pPr>
      <m:oMathPara>
        <m:oMath>
          <m:r>
            <w:rPr>
              <w:rFonts w:ascii="Cambria Math" w:hAnsi="Cambria Math"/>
            </w:rPr>
            <w:lastRenderedPageBreak/>
            <m:t>δ=57.3Lκ+K</m:t>
          </m:r>
          <m:sSub>
            <m:sSubPr>
              <m:ctrlPr>
                <w:rPr>
                  <w:rFonts w:ascii="Cambria Math" w:hAnsi="Cambria Math"/>
                  <w:i/>
                </w:rPr>
              </m:ctrlPr>
            </m:sSubPr>
            <m:e>
              <m:r>
                <w:rPr>
                  <w:rFonts w:ascii="Cambria Math" w:hAnsi="Cambria Math"/>
                </w:rPr>
                <m:t>a</m:t>
              </m:r>
            </m:e>
            <m:sub>
              <m:r>
                <w:rPr>
                  <w:rFonts w:ascii="Cambria Math" w:hAnsi="Cambria Math"/>
                </w:rPr>
                <m:t>y</m:t>
              </m:r>
            </m:sub>
          </m:sSub>
        </m:oMath>
      </m:oMathPara>
    </w:p>
    <w:p w14:paraId="3656C6BA" w14:textId="77777777" w:rsidR="00ED64D3" w:rsidRPr="002F4C39" w:rsidRDefault="00ED64D3" w:rsidP="000708A7">
      <w:pPr>
        <w:pStyle w:val="Body"/>
        <w:spacing w:after="0"/>
        <w:rPr>
          <w:rFonts w:eastAsiaTheme="minorEastAsia"/>
        </w:rPr>
      </w:pPr>
      <m:oMathPara>
        <m:oMath>
          <m:r>
            <w:rPr>
              <w:rFonts w:ascii="Cambria Math" w:eastAsiaTheme="minorEastAsia" w:hAnsi="Cambria Math"/>
            </w:rPr>
            <m:t xml:space="preserve">δ=Front wheel steer angle </m:t>
          </m:r>
          <m:d>
            <m:dPr>
              <m:ctrlPr>
                <w:rPr>
                  <w:rFonts w:ascii="Cambria Math" w:eastAsiaTheme="minorEastAsia" w:hAnsi="Cambria Math"/>
                  <w:i/>
                </w:rPr>
              </m:ctrlPr>
            </m:dPr>
            <m:e>
              <m:r>
                <m:rPr>
                  <m:sty m:val="p"/>
                </m:rPr>
                <w:rPr>
                  <w:rFonts w:ascii="Cambria Math" w:eastAsiaTheme="minorEastAsia" w:hAnsi="Cambria Math"/>
                </w:rPr>
                <m:t>deg</m:t>
              </m:r>
            </m:e>
          </m:d>
        </m:oMath>
      </m:oMathPara>
    </w:p>
    <w:p w14:paraId="3A129D4B" w14:textId="77777777" w:rsidR="00ED64D3" w:rsidRPr="002F4C39" w:rsidRDefault="00ED64D3" w:rsidP="000708A7">
      <w:pPr>
        <w:pStyle w:val="Body"/>
        <w:spacing w:after="0"/>
        <w:rPr>
          <w:rFonts w:eastAsiaTheme="minorEastAsia"/>
        </w:rPr>
      </w:pPr>
      <m:oMathPara>
        <m:oMath>
          <m:r>
            <w:rPr>
              <w:rFonts w:ascii="Cambria Math" w:eastAsiaTheme="minorEastAsia" w:hAnsi="Cambria Math"/>
            </w:rPr>
            <m:t xml:space="preserve">L=Wheelbase </m:t>
          </m:r>
          <m:d>
            <m:dPr>
              <m:ctrlPr>
                <w:rPr>
                  <w:rFonts w:ascii="Cambria Math" w:eastAsiaTheme="minorEastAsia" w:hAnsi="Cambria Math"/>
                  <w:i/>
                </w:rPr>
              </m:ctrlPr>
            </m:dPr>
            <m:e>
              <m:r>
                <w:rPr>
                  <w:rFonts w:ascii="Cambria Math" w:eastAsiaTheme="minorEastAsia" w:hAnsi="Cambria Math"/>
                </w:rPr>
                <m:t>ft</m:t>
              </m:r>
            </m:e>
          </m:d>
        </m:oMath>
      </m:oMathPara>
    </w:p>
    <w:p w14:paraId="77292A46" w14:textId="77777777" w:rsidR="00ED64D3" w:rsidRPr="002F4C39" w:rsidRDefault="00ED64D3" w:rsidP="000708A7">
      <w:pPr>
        <w:pStyle w:val="Body"/>
        <w:spacing w:after="0"/>
        <w:rPr>
          <w:rFonts w:eastAsiaTheme="minorEastAsia"/>
        </w:rPr>
      </w:pPr>
      <m:oMathPara>
        <m:oMath>
          <m:r>
            <w:rPr>
              <w:rFonts w:ascii="Cambria Math" w:eastAsiaTheme="minorEastAsia" w:hAnsi="Cambria Math"/>
            </w:rPr>
            <m:t xml:space="preserve">κ=Turn Curvature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ft</m:t>
                  </m:r>
                </m:den>
              </m:f>
            </m:e>
          </m:d>
        </m:oMath>
      </m:oMathPara>
    </w:p>
    <w:p w14:paraId="0147AC14" w14:textId="77777777" w:rsidR="00ED64D3" w:rsidRPr="002F4C39" w:rsidRDefault="00ED64D3" w:rsidP="000708A7">
      <w:pPr>
        <w:pStyle w:val="Body"/>
        <w:spacing w:after="0"/>
        <w:rPr>
          <w:rFonts w:eastAsiaTheme="minorEastAsia"/>
        </w:rPr>
      </w:pPr>
      <m:oMathPara>
        <m:oMath>
          <m:r>
            <w:rPr>
              <w:rFonts w:ascii="Cambria Math" w:hAnsi="Cambria Math"/>
            </w:rPr>
            <m:t xml:space="preserve">K=Understeer gradient </m:t>
          </m:r>
          <m:d>
            <m:dPr>
              <m:ctrlPr>
                <w:rPr>
                  <w:rFonts w:ascii="Cambria Math" w:hAnsi="Cambria Math"/>
                  <w:i/>
                </w:rPr>
              </m:ctrlPr>
            </m:dPr>
            <m:e>
              <m:f>
                <m:fPr>
                  <m:ctrlPr>
                    <w:rPr>
                      <w:rFonts w:ascii="Cambria Math" w:hAnsi="Cambria Math"/>
                      <w:i/>
                    </w:rPr>
                  </m:ctrlPr>
                </m:fPr>
                <m:num>
                  <m:r>
                    <w:rPr>
                      <w:rFonts w:ascii="Cambria Math" w:hAnsi="Cambria Math"/>
                    </w:rPr>
                    <m:t>deg</m:t>
                  </m:r>
                </m:num>
                <m:den>
                  <m:r>
                    <w:rPr>
                      <w:rFonts w:ascii="Cambria Math" w:hAnsi="Cambria Math"/>
                    </w:rPr>
                    <m:t>g</m:t>
                  </m:r>
                </m:den>
              </m:f>
            </m:e>
          </m:d>
        </m:oMath>
      </m:oMathPara>
    </w:p>
    <w:p w14:paraId="35A13D6E" w14:textId="77777777" w:rsidR="00ED64D3" w:rsidRPr="00ED64D3" w:rsidRDefault="000E062D" w:rsidP="000708A7">
      <w:pPr>
        <w:pStyle w:val="Body"/>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=Lateral acceleration (g)</m:t>
          </m:r>
        </m:oMath>
      </m:oMathPara>
    </w:p>
    <w:p w14:paraId="332457FF" w14:textId="17364FBB" w:rsidR="007629EB" w:rsidRPr="002F4C39" w:rsidRDefault="00ED64D3" w:rsidP="009237C7">
      <w:pPr>
        <w:pStyle w:val="Body"/>
        <w:rPr>
          <w:rFonts w:eastAsiaTheme="minorEastAsia"/>
        </w:rPr>
      </w:pPr>
      <w:r>
        <w:rPr>
          <w:rFonts w:eastAsiaTheme="minorEastAsia"/>
        </w:rPr>
        <w:t xml:space="preserve">This accounts for lateral wheel slip in the vehicle. This formula can be used to predict whether the vehicle has the physical capacity to traverse the upcoming curve given it current speed and steering limits. The physical steering limits of then should be compared to the estimated wheel angle as it should </w:t>
      </w:r>
      <w:r w:rsidR="00B01BAA">
        <w:rPr>
          <w:rFonts w:eastAsiaTheme="minorEastAsia"/>
        </w:rPr>
        <w:t xml:space="preserve">not strain the physical limits. For low speeds the percentage of </w:t>
      </w:r>
      <w:r w:rsidR="0045038E">
        <w:rPr>
          <w:rFonts w:eastAsiaTheme="minorEastAsia"/>
        </w:rPr>
        <w:t xml:space="preserve">allowable angular wheel steer is greater than is allowable for higher speeds as the minimum safer turn radius increases. An inversely proportional relationship between speed and percent difference between steering angle based on the prescribed road speed can be applied so that the higher the speed, </w:t>
      </w:r>
      <w:r w:rsidR="00D00EFC">
        <w:rPr>
          <w:rFonts w:eastAsiaTheme="minorEastAsia"/>
        </w:rPr>
        <w:t xml:space="preserve">the less leeway the driver will have before being alerted to slow down. </w:t>
      </w:r>
    </w:p>
    <w:p w14:paraId="20D0CE7D" w14:textId="0ED86DA6" w:rsidR="00B573D4" w:rsidRPr="002F4C39" w:rsidRDefault="00B573D4" w:rsidP="00A97ED9">
      <w:pPr>
        <w:pStyle w:val="sub-subsectionTitle"/>
      </w:pPr>
      <w:bookmarkStart w:id="1041" w:name="_Toc19788859"/>
      <w:r w:rsidRPr="00A97ED9">
        <w:t>Roll Over</w:t>
      </w:r>
      <w:bookmarkEnd w:id="1041"/>
    </w:p>
    <w:p w14:paraId="058E4ABC" w14:textId="558C3DE4" w:rsidR="00B573D4" w:rsidRDefault="00B573D4" w:rsidP="009237C7">
      <w:pPr>
        <w:pStyle w:val="Body"/>
      </w:pPr>
      <w:r w:rsidRPr="002F4C39">
        <w:t>In addition to the maximum friction limit, roll over parameters of vehicles impact the vehicle speed limit heading into a curve. Vehicle roll instability occurs when the normal force corresponding to one side o</w:t>
      </w:r>
      <w:r w:rsidR="00A260A6">
        <w:t xml:space="preserve">f the vehicle transmitted to the tires is equal to zero. This will result in the vehicle rolling over onto the side of the vehicle or even further. This also results and loss of vehicle control as one side the vehicle no longer has any potential for friction development. </w:t>
      </w:r>
    </w:p>
    <w:p w14:paraId="002F4247" w14:textId="1908C6FC" w:rsidR="00A260A6" w:rsidRDefault="00A260A6" w:rsidP="009237C7">
      <w:pPr>
        <w:pStyle w:val="Body"/>
      </w:pPr>
      <w:r>
        <w:t>Roll stability is primarily dependent on the lateral acceleration of the vehicle as it impacts vehi</w:t>
      </w:r>
      <w:r w:rsidR="00367547">
        <w:t>cle weight distribution as the vehicle corners. A vehicle propensity for roll ove</w:t>
      </w:r>
      <w:r w:rsidR="00731C7C">
        <w:t>r is dependent on the track width</w:t>
      </w:r>
      <w:r w:rsidR="00367547">
        <w:t xml:space="preserve"> and center of gravity height as they effect the magnitude of the moment that </w:t>
      </w:r>
      <w:r w:rsidR="005878CD">
        <w:t xml:space="preserve">force resulting from lateral acceleration. The wider the </w:t>
      </w:r>
      <w:r w:rsidR="00731C7C">
        <w:t>track width</w:t>
      </w:r>
      <w:r w:rsidR="005878CD">
        <w:t xml:space="preserve"> and the lower the center of gravity the more </w:t>
      </w:r>
      <w:r w:rsidR="004E0902">
        <w:t xml:space="preserve">lateral acceleration is needed to overturn the vehicle. A critical </w:t>
      </w:r>
      <w:r w:rsidR="00285CD8">
        <w:t>speed is defined for roll over instability</w:t>
      </w:r>
      <w:r w:rsidR="009D0EB2">
        <w:t xml:space="preserve"> at which there no normal force on one side of the vehicle:</w:t>
      </w:r>
    </w:p>
    <w:p w14:paraId="7442FF3D" w14:textId="04DBD1D7" w:rsidR="00285CD8" w:rsidRDefault="009D0EB2" w:rsidP="009D0EB2">
      <w:pPr>
        <w:pStyle w:val="Picture"/>
      </w:pPr>
      <w:r>
        <w:rPr>
          <w:noProof/>
        </w:rPr>
        <w:lastRenderedPageBreak/>
        <w:drawing>
          <wp:inline distT="0" distB="0" distL="0" distR="0" wp14:anchorId="21194822" wp14:editId="61F111A6">
            <wp:extent cx="4057650" cy="2571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57650" cy="2571750"/>
                    </a:xfrm>
                    <a:prstGeom prst="rect">
                      <a:avLst/>
                    </a:prstGeom>
                  </pic:spPr>
                </pic:pic>
              </a:graphicData>
            </a:graphic>
          </wp:inline>
        </w:drawing>
      </w:r>
    </w:p>
    <w:p w14:paraId="000DE313" w14:textId="4E1C15B7" w:rsidR="009D0EB2" w:rsidRDefault="00F03F9F" w:rsidP="00F03F9F">
      <w:pPr>
        <w:pStyle w:val="FigureCaption"/>
      </w:pPr>
      <w:bookmarkStart w:id="1042" w:name="_Toc19788911"/>
      <w:r>
        <w:t xml:space="preserve">Figure </w:t>
      </w:r>
      <w:r w:rsidR="000E062D">
        <w:fldChar w:fldCharType="begin"/>
      </w:r>
      <w:r w:rsidR="000E062D">
        <w:instrText xml:space="preserve"> SEQ Figure \* ARABIC </w:instrText>
      </w:r>
      <w:r w:rsidR="000E062D">
        <w:fldChar w:fldCharType="separate"/>
      </w:r>
      <w:r w:rsidR="000F1474">
        <w:rPr>
          <w:noProof/>
        </w:rPr>
        <w:t>23</w:t>
      </w:r>
      <w:r w:rsidR="000E062D">
        <w:rPr>
          <w:noProof/>
        </w:rPr>
        <w:fldChar w:fldCharType="end"/>
      </w:r>
      <w:r>
        <w:t xml:space="preserve"> </w:t>
      </w:r>
      <w:r w:rsidR="009D0EB2">
        <w:t>Track Width Vehicle Model</w:t>
      </w:r>
      <w:bookmarkEnd w:id="1042"/>
    </w:p>
    <w:p w14:paraId="07245C83" w14:textId="77777777" w:rsidR="009D0EB2" w:rsidRDefault="009D0EB2" w:rsidP="009D0EB2">
      <w:pPr>
        <w:pStyle w:val="Body"/>
        <w:numPr>
          <w:ilvl w:val="0"/>
          <w:numId w:val="89"/>
        </w:numPr>
        <w:spacing w:after="0"/>
        <w:sectPr w:rsidR="009D0EB2" w:rsidSect="00583EA2">
          <w:pgSz w:w="12240" w:h="15840"/>
          <w:pgMar w:top="1440" w:right="1440" w:bottom="1152" w:left="1440" w:header="720" w:footer="1008" w:gutter="0"/>
          <w:cols w:space="720"/>
          <w:docGrid w:linePitch="360"/>
        </w:sectPr>
      </w:pPr>
    </w:p>
    <w:p w14:paraId="618BF422" w14:textId="4F017CFA" w:rsidR="009D0EB2" w:rsidRDefault="009D0EB2" w:rsidP="000708A7">
      <w:pPr>
        <w:pStyle w:val="Body"/>
        <w:numPr>
          <w:ilvl w:val="0"/>
          <w:numId w:val="89"/>
        </w:numPr>
        <w:spacing w:after="0"/>
      </w:pPr>
      <w:r>
        <w:t>h- vehicle c.g. height</w:t>
      </w:r>
    </w:p>
    <w:p w14:paraId="39615DA4" w14:textId="0E93BE87" w:rsidR="009D0EB2" w:rsidRDefault="009D0EB2" w:rsidP="000708A7">
      <w:pPr>
        <w:pStyle w:val="Body"/>
        <w:numPr>
          <w:ilvl w:val="0"/>
          <w:numId w:val="89"/>
        </w:numPr>
        <w:spacing w:after="0"/>
      </w:pPr>
      <w:r>
        <w:t>g- gravity</w:t>
      </w:r>
    </w:p>
    <w:p w14:paraId="550101B5" w14:textId="4F0B9300" w:rsidR="009D0EB2" w:rsidRDefault="009D0EB2" w:rsidP="000708A7">
      <w:pPr>
        <w:pStyle w:val="Body"/>
        <w:numPr>
          <w:ilvl w:val="0"/>
          <w:numId w:val="89"/>
        </w:numPr>
        <w:spacing w:after="0"/>
      </w:pPr>
      <w:r>
        <w:t>m- vehicle mass</w:t>
      </w:r>
    </w:p>
    <w:p w14:paraId="0A133860" w14:textId="771344C7" w:rsidR="009D0EB2" w:rsidRDefault="009D0EB2" w:rsidP="000708A7">
      <w:pPr>
        <w:pStyle w:val="Body"/>
        <w:numPr>
          <w:ilvl w:val="0"/>
          <w:numId w:val="89"/>
        </w:numPr>
        <w:spacing w:after="0"/>
      </w:pPr>
      <w:r>
        <w:t>a</w:t>
      </w:r>
      <w:r w:rsidRPr="009D0EB2">
        <w:rPr>
          <w:vertAlign w:val="subscript"/>
        </w:rPr>
        <w:t>lat</w:t>
      </w:r>
      <w:r>
        <w:t>- lateral acceleration</w:t>
      </w:r>
    </w:p>
    <w:p w14:paraId="5B0EF43C" w14:textId="336D6408" w:rsidR="009D0EB2" w:rsidRDefault="009D0EB2" w:rsidP="000708A7">
      <w:pPr>
        <w:pStyle w:val="Body"/>
        <w:numPr>
          <w:ilvl w:val="0"/>
          <w:numId w:val="89"/>
        </w:numPr>
        <w:spacing w:after="0"/>
      </w:pPr>
      <w:r>
        <w:t>t- track width</w:t>
      </w:r>
    </w:p>
    <w:p w14:paraId="06A35F2D" w14:textId="32831068" w:rsidR="009D0EB2" w:rsidRDefault="009D0EB2" w:rsidP="000708A7">
      <w:pPr>
        <w:pStyle w:val="Body"/>
        <w:numPr>
          <w:ilvl w:val="0"/>
          <w:numId w:val="89"/>
        </w:numPr>
        <w:spacing w:after="0"/>
      </w:pPr>
      <w:r>
        <w:t>N</w:t>
      </w:r>
      <w:r w:rsidRPr="009D0EB2">
        <w:rPr>
          <w:vertAlign w:val="subscript"/>
        </w:rPr>
        <w:t>L</w:t>
      </w:r>
      <w:r>
        <w:t>- normal force left</w:t>
      </w:r>
    </w:p>
    <w:p w14:paraId="009AC5CF" w14:textId="4831A9AF" w:rsidR="009D0EB2" w:rsidRDefault="009D0EB2" w:rsidP="000708A7">
      <w:pPr>
        <w:pStyle w:val="Body"/>
        <w:numPr>
          <w:ilvl w:val="0"/>
          <w:numId w:val="89"/>
        </w:numPr>
        <w:spacing w:after="0"/>
      </w:pPr>
      <w:r>
        <w:t>N</w:t>
      </w:r>
      <w:r w:rsidRPr="009D0EB2">
        <w:rPr>
          <w:vertAlign w:val="subscript"/>
        </w:rPr>
        <w:t>R</w:t>
      </w:r>
      <w:r>
        <w:t>- normal force right</w:t>
      </w:r>
    </w:p>
    <w:p w14:paraId="34477677" w14:textId="4FCE9EA7" w:rsidR="00E85F06" w:rsidRDefault="00E85F06" w:rsidP="000708A7">
      <w:pPr>
        <w:pStyle w:val="Body"/>
        <w:numPr>
          <w:ilvl w:val="0"/>
          <w:numId w:val="89"/>
        </w:numPr>
        <w:spacing w:after="0"/>
      </w:pPr>
      <w:r>
        <w:t xml:space="preserve">V_crit – critical roll speed </w:t>
      </w:r>
    </w:p>
    <w:p w14:paraId="5C543EC8" w14:textId="77777777" w:rsidR="009D0EB2" w:rsidRDefault="009D0EB2" w:rsidP="000708A7">
      <w:pPr>
        <w:pStyle w:val="Body"/>
        <w:spacing w:after="0"/>
        <w:rPr>
          <w:rFonts w:ascii="Cambria Math" w:hAnsi="Cambria Math"/>
          <w:oMath/>
        </w:rPr>
        <w:sectPr w:rsidR="009D0EB2" w:rsidSect="009D0EB2">
          <w:type w:val="continuous"/>
          <w:pgSz w:w="12240" w:h="15840"/>
          <w:pgMar w:top="1440" w:right="1440" w:bottom="1152" w:left="1440" w:header="720" w:footer="1008" w:gutter="0"/>
          <w:cols w:num="2" w:space="720"/>
          <w:docGrid w:linePitch="360"/>
        </w:sectPr>
      </w:pPr>
    </w:p>
    <w:p w14:paraId="281F5850" w14:textId="108A5A9B" w:rsidR="009D0EB2" w:rsidRPr="009D0EB2" w:rsidRDefault="000E062D" w:rsidP="000708A7">
      <w:pPr>
        <w:pStyle w:val="Body"/>
        <w:spacing w:after="0"/>
        <w:jc w:val="center"/>
      </w:pPr>
      <m:oMath>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mg</m:t>
            </m:r>
          </m:num>
          <m:den>
            <m:r>
              <w:rPr>
                <w:rFonts w:ascii="Cambria Math" w:hAnsi="Cambria Math"/>
              </w:rPr>
              <m:t>2</m:t>
            </m:r>
          </m:den>
        </m:f>
      </m:oMath>
      <w:r w:rsidR="00375B14">
        <w:tab/>
        <w:t>*for a stationary vehicle</w:t>
      </w:r>
    </w:p>
    <w:p w14:paraId="4ACDC4D8" w14:textId="627C9E37" w:rsidR="009D0EB2" w:rsidRPr="00375B14" w:rsidRDefault="009D0EB2" w:rsidP="000708A7">
      <w:pPr>
        <w:pStyle w:val="Body"/>
        <w:spacing w:after="0"/>
      </w:pPr>
      <m:oMathPara>
        <m:oMath>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lat</m:t>
              </m:r>
            </m:sub>
          </m:sSub>
          <m:r>
            <w:rPr>
              <w:rFonts w:ascii="Cambria Math" w:hAnsi="Cambria Math"/>
            </w:rPr>
            <m:t>h=</m:t>
          </m:r>
          <m:f>
            <m:fPr>
              <m:ctrlPr>
                <w:rPr>
                  <w:rFonts w:ascii="Cambria Math" w:hAnsi="Cambria Math"/>
                  <w:i/>
                </w:rPr>
              </m:ctrlPr>
            </m:fPr>
            <m:num>
              <m:r>
                <w:rPr>
                  <w:rFonts w:ascii="Cambria Math" w:hAnsi="Cambria Math"/>
                </w:rPr>
                <m:t>mg</m:t>
              </m:r>
            </m:num>
            <m:den>
              <m:r>
                <w:rPr>
                  <w:rFonts w:ascii="Cambria Math" w:hAnsi="Cambria Math"/>
                </w:rPr>
                <m:t>2</m:t>
              </m:r>
            </m:den>
          </m:f>
          <m:r>
            <w:rPr>
              <w:rFonts w:ascii="Cambria Math" w:hAnsi="Cambria Math"/>
            </w:rPr>
            <m:t>+mg</m:t>
          </m:r>
          <m:f>
            <m:fPr>
              <m:ctrlPr>
                <w:rPr>
                  <w:rFonts w:ascii="Cambria Math" w:hAnsi="Cambria Math"/>
                  <w:i/>
                </w:rPr>
              </m:ctrlPr>
            </m:fPr>
            <m:num>
              <m:r>
                <w:rPr>
                  <w:rFonts w:ascii="Cambria Math" w:hAnsi="Cambria Math"/>
                </w:rPr>
                <m:t>t</m:t>
              </m:r>
            </m:num>
            <m:den>
              <m:r>
                <w:rPr>
                  <w:rFonts w:ascii="Cambria Math" w:hAnsi="Cambria Math"/>
                </w:rPr>
                <m:t>2</m:t>
              </m:r>
            </m:den>
          </m:f>
        </m:oMath>
      </m:oMathPara>
    </w:p>
    <w:p w14:paraId="61CE8250" w14:textId="6D255A06" w:rsidR="00375B14" w:rsidRPr="00375B14" w:rsidRDefault="000E062D" w:rsidP="000708A7">
      <w:pPr>
        <w:pStyle w:val="Body"/>
        <w:spacing w:after="0"/>
      </w:pPr>
      <m:oMathPara>
        <m:oMath>
          <m:sSub>
            <m:sSubPr>
              <m:ctrlPr>
                <w:rPr>
                  <w:rFonts w:ascii="Cambria Math" w:hAnsi="Cambria Math"/>
                  <w:i/>
                </w:rPr>
              </m:ctrlPr>
            </m:sSubPr>
            <m:e>
              <m:r>
                <w:rPr>
                  <w:rFonts w:ascii="Cambria Math" w:hAnsi="Cambria Math"/>
                </w:rPr>
                <m:t>a</m:t>
              </m:r>
            </m:e>
            <m:sub>
              <m:r>
                <w:rPr>
                  <w:rFonts w:ascii="Cambria Math" w:hAnsi="Cambria Math"/>
                </w:rPr>
                <m:t>lat</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crit</m:t>
                  </m:r>
                </m:sub>
                <m:sup>
                  <m:r>
                    <w:rPr>
                      <w:rFonts w:ascii="Cambria Math" w:hAnsi="Cambria Math"/>
                    </w:rPr>
                    <m:t>2</m:t>
                  </m:r>
                </m:sup>
              </m:sSubSup>
            </m:num>
            <m:den>
              <m:r>
                <w:rPr>
                  <w:rFonts w:ascii="Cambria Math" w:hAnsi="Cambria Math"/>
                </w:rPr>
                <m:t>R</m:t>
              </m:r>
            </m:den>
          </m:f>
        </m:oMath>
      </m:oMathPara>
    </w:p>
    <w:p w14:paraId="4CFB8E7E" w14:textId="7A405752" w:rsidR="00375B14" w:rsidRPr="00375B14" w:rsidRDefault="000E062D" w:rsidP="000708A7">
      <w:pPr>
        <w:pStyle w:val="Body"/>
        <w:spacing w:after="0"/>
      </w:pPr>
      <m:oMathPara>
        <m:oMath>
          <m:sSub>
            <m:sSubPr>
              <m:ctrlPr>
                <w:rPr>
                  <w:rFonts w:ascii="Cambria Math" w:hAnsi="Cambria Math"/>
                  <w:i/>
                </w:rPr>
              </m:ctrlPr>
            </m:sSubPr>
            <m:e>
              <m:r>
                <w:rPr>
                  <w:rFonts w:ascii="Cambria Math" w:hAnsi="Cambria Math"/>
                </w:rPr>
                <m:t>V</m:t>
              </m:r>
            </m:e>
            <m:sub>
              <m:r>
                <w:rPr>
                  <w:rFonts w:ascii="Cambria Math" w:hAnsi="Cambria Math"/>
                </w:rPr>
                <m:t>crit</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Rgt</m:t>
                  </m:r>
                </m:num>
                <m:den>
                  <m:r>
                    <w:rPr>
                      <w:rFonts w:ascii="Cambria Math" w:hAnsi="Cambria Math"/>
                    </w:rPr>
                    <m:t>h</m:t>
                  </m:r>
                </m:den>
              </m:f>
            </m:e>
          </m:rad>
        </m:oMath>
      </m:oMathPara>
    </w:p>
    <w:p w14:paraId="14DC0E1E" w14:textId="32B153E8" w:rsidR="000708A7" w:rsidRPr="000708A7" w:rsidRDefault="00375B14" w:rsidP="000708A7">
      <w:pPr>
        <w:pStyle w:val="Body"/>
      </w:pPr>
      <w:r>
        <w:t>This formulation d</w:t>
      </w:r>
      <w:r w:rsidR="00780D3F">
        <w:t xml:space="preserve">oes not account road slope which would allow for a higher critical velocity for roll over. However, by excluding road slope this metric is </w:t>
      </w:r>
      <w:r w:rsidR="00540729">
        <w:t>given a factor of safety</w:t>
      </w:r>
      <w:r w:rsidR="00E85F06">
        <w:t>. Therefore as a recommended vehicle limit, the vehicle critical road speed for a given curve should be used to set a speed limit warning when approaching a curve.</w:t>
      </w:r>
    </w:p>
    <w:p w14:paraId="29357D94" w14:textId="77777777" w:rsidR="00B573D4" w:rsidRPr="00A97ED9" w:rsidRDefault="00B573D4" w:rsidP="00A97ED9">
      <w:pPr>
        <w:pStyle w:val="SubsectionTitle"/>
      </w:pPr>
      <w:bookmarkStart w:id="1043" w:name="_Toc19788860"/>
      <w:r w:rsidRPr="00A97ED9">
        <w:t>Departure Thresholds</w:t>
      </w:r>
      <w:bookmarkEnd w:id="1043"/>
    </w:p>
    <w:p w14:paraId="041F5BDA" w14:textId="77777777" w:rsidR="00B573D4" w:rsidRPr="00A97ED9" w:rsidRDefault="00B573D4" w:rsidP="00A97ED9">
      <w:pPr>
        <w:pStyle w:val="sub-subsectionTitle"/>
      </w:pPr>
      <w:r w:rsidRPr="00A97ED9">
        <w:tab/>
      </w:r>
      <w:bookmarkStart w:id="1044" w:name="_Toc19788861"/>
      <w:r w:rsidRPr="00A97ED9">
        <w:t>Orientation Error</w:t>
      </w:r>
      <w:bookmarkEnd w:id="1044"/>
    </w:p>
    <w:p w14:paraId="608EFC91" w14:textId="1319604C" w:rsidR="0021793A" w:rsidRDefault="00B573D4" w:rsidP="009237C7">
      <w:pPr>
        <w:pStyle w:val="Body"/>
      </w:pPr>
      <w:r w:rsidRPr="00EE6B43">
        <w:t xml:space="preserve">A measure that is helpful in predicting potential road departures is </w:t>
      </w:r>
      <w:r>
        <w:t>orientation error. Orientation error is difference between the ideal heading angle of the roadway and the current heading angle of the vehi</w:t>
      </w:r>
      <w:r w:rsidR="00E85F06">
        <w:t xml:space="preserve">cle as described in </w:t>
      </w:r>
      <w:r w:rsidR="007F4BB1">
        <w:fldChar w:fldCharType="begin"/>
      </w:r>
      <w:r w:rsidR="007F4BB1">
        <w:instrText xml:space="preserve"> REF _Ref19713399 \h </w:instrText>
      </w:r>
      <w:r w:rsidR="007F4BB1">
        <w:fldChar w:fldCharType="separate"/>
      </w:r>
      <w:r w:rsidR="000F1474">
        <w:t xml:space="preserve">Figure </w:t>
      </w:r>
      <w:r w:rsidR="000F1474">
        <w:rPr>
          <w:noProof/>
        </w:rPr>
        <w:t>24</w:t>
      </w:r>
      <w:r w:rsidR="007F4BB1">
        <w:fldChar w:fldCharType="end"/>
      </w:r>
      <w:r w:rsidR="0021793A">
        <w:t>.</w:t>
      </w:r>
    </w:p>
    <w:p w14:paraId="59E53B7E" w14:textId="028297F8" w:rsidR="0021793A" w:rsidRDefault="0021793A" w:rsidP="0021793A">
      <w:pPr>
        <w:pStyle w:val="Picture"/>
      </w:pPr>
      <w:r>
        <w:rPr>
          <w:noProof/>
        </w:rPr>
        <w:lastRenderedPageBreak/>
        <w:drawing>
          <wp:inline distT="0" distB="0" distL="0" distR="0" wp14:anchorId="326565AB" wp14:editId="76FA159A">
            <wp:extent cx="3762375" cy="2162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ror diagram.JPG"/>
                    <pic:cNvPicPr/>
                  </pic:nvPicPr>
                  <pic:blipFill rotWithShape="1">
                    <a:blip r:embed="rId49" cstate="print">
                      <a:extLst>
                        <a:ext uri="{28A0092B-C50C-407E-A947-70E740481C1C}">
                          <a14:useLocalDpi xmlns:a14="http://schemas.microsoft.com/office/drawing/2010/main" val="0"/>
                        </a:ext>
                      </a:extLst>
                    </a:blip>
                    <a:srcRect l="9039" t="5491" r="11624" b="5491"/>
                    <a:stretch/>
                  </pic:blipFill>
                  <pic:spPr bwMode="auto">
                    <a:xfrm>
                      <a:off x="0" y="0"/>
                      <a:ext cx="3762375" cy="2162175"/>
                    </a:xfrm>
                    <a:prstGeom prst="rect">
                      <a:avLst/>
                    </a:prstGeom>
                    <a:ln>
                      <a:noFill/>
                    </a:ln>
                    <a:extLst>
                      <a:ext uri="{53640926-AAD7-44D8-BBD7-CCE9431645EC}">
                        <a14:shadowObscured xmlns:a14="http://schemas.microsoft.com/office/drawing/2010/main"/>
                      </a:ext>
                    </a:extLst>
                  </pic:spPr>
                </pic:pic>
              </a:graphicData>
            </a:graphic>
          </wp:inline>
        </w:drawing>
      </w:r>
    </w:p>
    <w:p w14:paraId="011AD1DD" w14:textId="58123A74" w:rsidR="00B573D4" w:rsidRDefault="00F03F9F" w:rsidP="00F03F9F">
      <w:pPr>
        <w:pStyle w:val="FigureCaption"/>
      </w:pPr>
      <w:bookmarkStart w:id="1045" w:name="_Ref19713399"/>
      <w:bookmarkStart w:id="1046" w:name="_Toc19788912"/>
      <w:r>
        <w:t xml:space="preserve">Figure </w:t>
      </w:r>
      <w:r w:rsidR="000E062D">
        <w:fldChar w:fldCharType="begin"/>
      </w:r>
      <w:r w:rsidR="000E062D">
        <w:instrText xml:space="preserve"> SEQ Figure \* ARABIC </w:instrText>
      </w:r>
      <w:r w:rsidR="000E062D">
        <w:fldChar w:fldCharType="separate"/>
      </w:r>
      <w:r w:rsidR="000F1474">
        <w:rPr>
          <w:noProof/>
        </w:rPr>
        <w:t>24</w:t>
      </w:r>
      <w:r w:rsidR="000E062D">
        <w:rPr>
          <w:noProof/>
        </w:rPr>
        <w:fldChar w:fldCharType="end"/>
      </w:r>
      <w:bookmarkEnd w:id="1045"/>
      <w:r>
        <w:t xml:space="preserve"> Heading Error and Lateral Deviation</w:t>
      </w:r>
      <w:bookmarkEnd w:id="1046"/>
    </w:p>
    <w:p w14:paraId="7CF1BE75" w14:textId="77777777" w:rsidR="00B573D4" w:rsidRPr="00C55B33" w:rsidRDefault="000E062D" w:rsidP="00B573D4">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V</m:t>
              </m:r>
            </m:sub>
          </m:sSub>
        </m:oMath>
      </m:oMathPara>
    </w:p>
    <w:p w14:paraId="61249107" w14:textId="77777777" w:rsidR="00B573D4" w:rsidRPr="00C55B33" w:rsidRDefault="000E062D" w:rsidP="00B573D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e</m:t>
              </m:r>
            </m:sub>
          </m:sSub>
          <m:r>
            <w:rPr>
              <w:rFonts w:ascii="Cambria Math" w:eastAsiaTheme="minorEastAsia" w:hAnsi="Cambria Math"/>
            </w:rPr>
            <m:t>=heading angle error</m:t>
          </m:r>
        </m:oMath>
      </m:oMathPara>
    </w:p>
    <w:p w14:paraId="52DCAEF4" w14:textId="77777777" w:rsidR="00B573D4" w:rsidRPr="00C55B33" w:rsidRDefault="000E062D" w:rsidP="00B573D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=ideal heading angle</m:t>
          </m:r>
        </m:oMath>
      </m:oMathPara>
    </w:p>
    <w:p w14:paraId="67967BC1" w14:textId="0735053E" w:rsidR="0021793A" w:rsidRDefault="000E062D" w:rsidP="00700C8C">
      <w:pPr>
        <w:spacing w:after="240"/>
        <w:rPr>
          <w:rStyle w:val="BodyCha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V</m:t>
              </m:r>
            </m:sub>
          </m:sSub>
          <m:r>
            <w:rPr>
              <w:rFonts w:ascii="Cambria Math" w:eastAsiaTheme="minorEastAsia" w:hAnsi="Cambria Math"/>
            </w:rPr>
            <m:t>=vehicle heading angle</m:t>
          </m:r>
        </m:oMath>
      </m:oMathPara>
    </w:p>
    <w:p w14:paraId="2329D696" w14:textId="18B8B3CB" w:rsidR="00B573D4" w:rsidRDefault="00B573D4" w:rsidP="009237C7">
      <w:pPr>
        <w:pStyle w:val="Body"/>
        <w:rPr>
          <w:rFonts w:eastAsiaTheme="minorEastAsia"/>
        </w:rPr>
      </w:pPr>
      <w:r w:rsidRPr="009237C7">
        <w:rPr>
          <w:rStyle w:val="BodyChar"/>
          <w:rFonts w:eastAsiaTheme="minorEastAsia"/>
        </w:rPr>
        <w:t>Using the realistic AASHTO roadway data, heading angle error was multiplied by the current vehicle speed of 88 ft/s and error was calculated against lateral deviation rate. It can be seen in FIGURE ### that for small values of heading angle error that it is equivalent to the lateral</w:t>
      </w:r>
      <w:r>
        <w:rPr>
          <w:rFonts w:eastAsiaTheme="minorEastAsia"/>
        </w:rPr>
        <w:t xml:space="preserve"> departure rate from the path for the given vehicle speed. Therefore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e</m:t>
            </m:r>
          </m:sub>
        </m:sSub>
      </m:oMath>
      <w:r>
        <w:rPr>
          <w:rFonts w:eastAsiaTheme="minorEastAsia"/>
        </w:rPr>
        <w:t xml:space="preserve"> can be used as a signifier for predicting if the vehicle is trending out of its lane.</w:t>
      </w:r>
    </w:p>
    <w:p w14:paraId="00D63D9B" w14:textId="7F534A0B" w:rsidR="0021793A" w:rsidRDefault="0021793A" w:rsidP="0021793A">
      <w:pPr>
        <w:pStyle w:val="Picture"/>
        <w:rPr>
          <w:rFonts w:eastAsiaTheme="minorEastAsia"/>
        </w:rPr>
      </w:pPr>
      <w:r>
        <w:rPr>
          <w:noProof/>
        </w:rPr>
        <w:drawing>
          <wp:inline distT="0" distB="0" distL="0" distR="0" wp14:anchorId="2A0EBE48" wp14:editId="6BA08224">
            <wp:extent cx="4572000" cy="2743200"/>
            <wp:effectExtent l="0" t="0" r="0" b="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394C8CEB" w14:textId="50A5B1FA" w:rsidR="00700C8C" w:rsidRDefault="00F03F9F" w:rsidP="00F03F9F">
      <w:pPr>
        <w:pStyle w:val="FigureCaption"/>
        <w:rPr>
          <w:rFonts w:eastAsiaTheme="minorEastAsia"/>
        </w:rPr>
      </w:pPr>
      <w:bookmarkStart w:id="1047" w:name="_Toc19788913"/>
      <w:r>
        <w:t xml:space="preserve">Figure </w:t>
      </w:r>
      <w:r w:rsidR="000E062D">
        <w:fldChar w:fldCharType="begin"/>
      </w:r>
      <w:r w:rsidR="000E062D">
        <w:instrText xml:space="preserve"> SEQ Figure \* ARABIC </w:instrText>
      </w:r>
      <w:r w:rsidR="000E062D">
        <w:fldChar w:fldCharType="separate"/>
      </w:r>
      <w:r w:rsidR="000F1474">
        <w:rPr>
          <w:noProof/>
        </w:rPr>
        <w:t>25</w:t>
      </w:r>
      <w:r w:rsidR="000E062D">
        <w:rPr>
          <w:noProof/>
        </w:rPr>
        <w:fldChar w:fldCharType="end"/>
      </w:r>
      <w:r>
        <w:t xml:space="preserve"> Departure Rate According to Heading Angle Error</w:t>
      </w:r>
      <w:bookmarkEnd w:id="1047"/>
    </w:p>
    <w:p w14:paraId="1719F736" w14:textId="212A47FF" w:rsidR="00B573D4" w:rsidRDefault="00B573D4" w:rsidP="009237C7">
      <w:pPr>
        <w:pStyle w:val="Body"/>
        <w:rPr>
          <w:rFonts w:eastAsiaTheme="minorEastAsia"/>
        </w:rPr>
      </w:pPr>
      <w:r>
        <w:rPr>
          <w:rFonts w:eastAsiaTheme="minorEastAsia"/>
        </w:rPr>
        <w:t xml:space="preserve">Now since human driving behavior is imperfects as people do not perfectly mimic the centerline trajectory of the road. Instead the typical driving behavior is to gradually oscillate around the </w:t>
      </w:r>
      <w:r>
        <w:rPr>
          <w:rFonts w:eastAsiaTheme="minorEastAsia"/>
        </w:rPr>
        <w:lastRenderedPageBreak/>
        <w:t>centerline. Therefore some heading angle error is expected, and a threshold needs to be determined that dictates when the heading angle error is abnormal.</w:t>
      </w:r>
    </w:p>
    <w:p w14:paraId="5A2D875E" w14:textId="749C1B92" w:rsidR="00B573D4" w:rsidRDefault="00B573D4" w:rsidP="009237C7">
      <w:pPr>
        <w:pStyle w:val="Body"/>
        <w:rPr>
          <w:rFonts w:eastAsiaTheme="minorEastAsia"/>
        </w:rPr>
      </w:pPr>
      <w:r>
        <w:rPr>
          <w:rFonts w:eastAsiaTheme="minorEastAsia"/>
        </w:rPr>
        <w:t xml:space="preserve">Now using a singular departure threshold may not always be applicable. </w:t>
      </w:r>
      <w:r w:rsidR="007B1F4E">
        <w:rPr>
          <w:rFonts w:eastAsiaTheme="minorEastAsia"/>
        </w:rPr>
        <w:t>Depending on t</w:t>
      </w:r>
      <w:r w:rsidR="0021793A">
        <w:rPr>
          <w:rFonts w:eastAsiaTheme="minorEastAsia"/>
        </w:rPr>
        <w:t>he current position of the vehicle on the road and the width of the road the driver may need to be warned sooner. Departure rate can be used to calculate a time to road departure and determine when the vehicle needs to be altered. In order to determine what time to road departure is appropriate, real driving tests need to be conducted in order to evaluate the typical characteristics in regards to departure rate for an attentive driver and an inattentive driver. A</w:t>
      </w:r>
      <w:r w:rsidR="00D5165A">
        <w:rPr>
          <w:rFonts w:eastAsiaTheme="minorEastAsia"/>
        </w:rPr>
        <w:t xml:space="preserve"> good starting point is to alert</w:t>
      </w:r>
      <w:r w:rsidR="0021793A">
        <w:rPr>
          <w:rFonts w:eastAsiaTheme="minorEastAsia"/>
        </w:rPr>
        <w:t xml:space="preserve"> the driver</w:t>
      </w:r>
      <w:r w:rsidR="007F4BB1">
        <w:rPr>
          <w:rFonts w:eastAsiaTheme="minorEastAsia"/>
        </w:rPr>
        <w:t xml:space="preserve"> if the system determines that there is</w:t>
      </w:r>
      <w:r w:rsidR="00D5165A">
        <w:rPr>
          <w:rFonts w:eastAsiaTheme="minorEastAsia"/>
        </w:rPr>
        <w:t xml:space="preserve"> one second to road departure.</w:t>
      </w:r>
    </w:p>
    <w:p w14:paraId="1FAEF632" w14:textId="77777777" w:rsidR="00B573D4" w:rsidRPr="00DA3362" w:rsidRDefault="00B573D4" w:rsidP="00A97ED9">
      <w:pPr>
        <w:pStyle w:val="sub-subsectionTitle"/>
        <w:rPr>
          <w:rFonts w:eastAsiaTheme="minorEastAsia"/>
        </w:rPr>
      </w:pPr>
      <w:bookmarkStart w:id="1048" w:name="_Toc19788862"/>
      <w:r w:rsidRPr="00A97ED9">
        <w:rPr>
          <w:rFonts w:eastAsiaTheme="minorEastAsia"/>
        </w:rPr>
        <w:t>Rate of change of heading angle</w:t>
      </w:r>
      <w:bookmarkEnd w:id="1048"/>
    </w:p>
    <w:p w14:paraId="07ACED85" w14:textId="6188CDDD" w:rsidR="00B573D4" w:rsidRPr="00C55B33" w:rsidRDefault="00B573D4" w:rsidP="009237C7">
      <w:pPr>
        <w:pStyle w:val="Body"/>
        <w:rPr>
          <w:rFonts w:eastAsiaTheme="minorEastAsia"/>
        </w:rPr>
      </w:pPr>
      <w:r>
        <w:rPr>
          <w:rFonts w:eastAsiaTheme="minorEastAsia"/>
        </w:rPr>
        <w:t>When using heading angle error as a road departure characteristic the rate at which it is changing is a useful metric to separate normal driving characteristics and a departure. Typical driving behavior can be characterized by a slow oscillation around the lane centerli</w:t>
      </w:r>
      <w:r w:rsidR="00D5165A">
        <w:rPr>
          <w:rFonts w:eastAsiaTheme="minorEastAsia"/>
        </w:rPr>
        <w:t>ne of the vehicle. Therefore</w:t>
      </w:r>
      <w:r>
        <w:rPr>
          <w:rFonts w:eastAsiaTheme="minorEastAsia"/>
        </w:rPr>
        <w:t xml:space="preserve"> under normal driving behavior</w:t>
      </w:r>
      <w:r w:rsidR="00D5165A">
        <w:rPr>
          <w:rFonts w:eastAsiaTheme="minorEastAsia"/>
        </w:rPr>
        <w:t>s</w:t>
      </w:r>
      <w:r>
        <w:rPr>
          <w:rFonts w:eastAsiaTheme="minorEastAsia"/>
        </w:rPr>
        <w:t xml:space="preserve"> the rate of change in heading angle will also change as well and not </w:t>
      </w:r>
      <w:r w:rsidR="00D5165A">
        <w:rPr>
          <w:rFonts w:eastAsiaTheme="minorEastAsia"/>
        </w:rPr>
        <w:t>trend in any particular direction</w:t>
      </w:r>
      <w:r>
        <w:rPr>
          <w:rFonts w:eastAsiaTheme="minorEastAsia"/>
        </w:rPr>
        <w:t>. In the case of a road the departure the heading angle error rate will be a relatively constant value in the case of a straight road, and a constantly increasing measurement in the case of a curved roadway.</w:t>
      </w:r>
      <w:r w:rsidR="00D5165A">
        <w:rPr>
          <w:rFonts w:eastAsiaTheme="minorEastAsia"/>
        </w:rPr>
        <w:t xml:space="preserve"> So the rate of change in heading angle can be used to filter out false positives.</w:t>
      </w:r>
      <w:r w:rsidR="002828EC">
        <w:rPr>
          <w:rFonts w:eastAsiaTheme="minorEastAsia"/>
        </w:rPr>
        <w:t xml:space="preserve"> A</w:t>
      </w:r>
      <w:r w:rsidR="007F4BB1">
        <w:rPr>
          <w:rFonts w:eastAsiaTheme="minorEastAsia"/>
        </w:rPr>
        <w:t xml:space="preserve"> time lapse of constant direction, positive or negative, for a predetermine time threshold can be set to alert the driver before leaving the roadway</w:t>
      </w:r>
      <w:r w:rsidR="002828EC">
        <w:rPr>
          <w:rFonts w:eastAsiaTheme="minorEastAsia"/>
        </w:rPr>
        <w:t>, however this is complicated by current vehicle position and road geometry. It could, however be used in a secondary check to the current heading angle error and providing a time to lane change through curve fitting the recorded rate for the times steps since the last sign change</w:t>
      </w:r>
      <w:r w:rsidR="007F4BB1">
        <w:rPr>
          <w:rFonts w:eastAsiaTheme="minorEastAsia"/>
        </w:rPr>
        <w:t>.</w:t>
      </w:r>
      <w:r w:rsidR="002828EC">
        <w:rPr>
          <w:rFonts w:eastAsiaTheme="minorEastAsia"/>
        </w:rPr>
        <w:t xml:space="preserve"> Once the function is approximated it would again warn the driver if a departure is predicted in less than one second.</w:t>
      </w:r>
    </w:p>
    <w:p w14:paraId="1020BD91" w14:textId="77777777" w:rsidR="00B573D4" w:rsidRPr="00A97ED9" w:rsidRDefault="00B573D4" w:rsidP="00A97ED9">
      <w:pPr>
        <w:pStyle w:val="sub-subsectionTitle"/>
      </w:pPr>
      <w:bookmarkStart w:id="1049" w:name="_Toc19788863"/>
      <w:r w:rsidRPr="00A97ED9">
        <w:t>Change in acceleration</w:t>
      </w:r>
      <w:bookmarkEnd w:id="1049"/>
    </w:p>
    <w:p w14:paraId="53152AA2" w14:textId="77777777" w:rsidR="00B573D4" w:rsidRDefault="00B573D4" w:rsidP="009237C7">
      <w:pPr>
        <w:pStyle w:val="Body"/>
      </w:pPr>
      <w:r w:rsidRPr="002F4C39">
        <w:t xml:space="preserve">Another measurement that can also help predict a roadway departure is the change in </w:t>
      </w:r>
      <w:r>
        <w:t xml:space="preserve">lateral vehicle </w:t>
      </w:r>
      <w:r w:rsidRPr="002F4C39">
        <w:t>acceleration over time. The reason that this is</w:t>
      </w:r>
      <w:r>
        <w:t xml:space="preserve"> useful is that</w:t>
      </w:r>
      <w:r w:rsidRPr="002F4C39">
        <w:t xml:space="preserve"> </w:t>
      </w:r>
      <w:r>
        <w:t>road curve transitions are traditionally built off of a desired change in later acceleration as it is a measure of ride comfort and safety. The equation as presented in AASHTO for calculating the necessary transition length is as follows:</w:t>
      </w:r>
    </w:p>
    <w:p w14:paraId="6E116336" w14:textId="77777777" w:rsidR="00B573D4" w:rsidRPr="0029555E" w:rsidRDefault="00B573D4" w:rsidP="00B573D4">
      <w:pPr>
        <w:rPr>
          <w:rFonts w:eastAsiaTheme="minorEastAsia"/>
        </w:rPr>
      </w:pPr>
      <m:oMathPara>
        <m:oMath>
          <m:r>
            <w:rPr>
              <w:rFonts w:ascii="Cambria Math" w:hAnsi="Cambria Math"/>
            </w:rPr>
            <m:t>L=</m:t>
          </m:r>
          <m:f>
            <m:fPr>
              <m:ctrlPr>
                <w:rPr>
                  <w:rFonts w:ascii="Cambria Math" w:hAnsi="Cambria Math"/>
                  <w:i/>
                </w:rPr>
              </m:ctrlPr>
            </m:fPr>
            <m:num>
              <m:r>
                <w:rPr>
                  <w:rFonts w:ascii="Cambria Math" w:hAnsi="Cambria Math"/>
                </w:rPr>
                <m:t>3.15</m:t>
              </m:r>
              <m:sSup>
                <m:sSupPr>
                  <m:ctrlPr>
                    <w:rPr>
                      <w:rFonts w:ascii="Cambria Math" w:hAnsi="Cambria Math"/>
                      <w:i/>
                    </w:rPr>
                  </m:ctrlPr>
                </m:sSupPr>
                <m:e>
                  <m:r>
                    <w:rPr>
                      <w:rFonts w:ascii="Cambria Math" w:hAnsi="Cambria Math"/>
                    </w:rPr>
                    <m:t>V</m:t>
                  </m:r>
                </m:e>
                <m:sup>
                  <m:r>
                    <w:rPr>
                      <w:rFonts w:ascii="Cambria Math" w:hAnsi="Cambria Math"/>
                    </w:rPr>
                    <m:t>3</m:t>
                  </m:r>
                </m:sup>
              </m:sSup>
            </m:num>
            <m:den>
              <m:r>
                <w:rPr>
                  <w:rFonts w:ascii="Cambria Math" w:hAnsi="Cambria Math"/>
                </w:rPr>
                <m:t>RC</m:t>
              </m:r>
            </m:den>
          </m:f>
        </m:oMath>
      </m:oMathPara>
    </w:p>
    <w:p w14:paraId="2C181112" w14:textId="77777777" w:rsidR="00B573D4" w:rsidRPr="0029555E" w:rsidRDefault="00B573D4" w:rsidP="00B573D4">
      <w:pPr>
        <w:rPr>
          <w:rFonts w:eastAsiaTheme="minorEastAsia"/>
        </w:rPr>
      </w:pPr>
      <m:oMathPara>
        <m:oMath>
          <m:r>
            <w:rPr>
              <w:rFonts w:ascii="Cambria Math" w:hAnsi="Cambria Math"/>
            </w:rPr>
            <m:t xml:space="preserve">L=minimum length of transition </m:t>
          </m:r>
          <m:d>
            <m:dPr>
              <m:ctrlPr>
                <w:rPr>
                  <w:rFonts w:ascii="Cambria Math" w:hAnsi="Cambria Math"/>
                  <w:i/>
                </w:rPr>
              </m:ctrlPr>
            </m:dPr>
            <m:e>
              <m:r>
                <w:rPr>
                  <w:rFonts w:ascii="Cambria Math" w:hAnsi="Cambria Math"/>
                </w:rPr>
                <m:t>ft</m:t>
              </m:r>
            </m:e>
          </m:d>
        </m:oMath>
      </m:oMathPara>
    </w:p>
    <w:p w14:paraId="32539C28" w14:textId="77777777" w:rsidR="00B573D4" w:rsidRPr="0029555E" w:rsidRDefault="00B573D4" w:rsidP="00B573D4">
      <w:pPr>
        <w:rPr>
          <w:rFonts w:eastAsiaTheme="minorEastAsia"/>
        </w:rPr>
      </w:pPr>
      <m:oMathPara>
        <m:oMath>
          <m:r>
            <w:rPr>
              <w:rFonts w:ascii="Cambria Math" w:eastAsiaTheme="minorEastAsia" w:hAnsi="Cambria Math"/>
            </w:rPr>
            <m:t xml:space="preserve">V=vehicle speed </m:t>
          </m:r>
          <m:d>
            <m:dPr>
              <m:ctrlPr>
                <w:rPr>
                  <w:rFonts w:ascii="Cambria Math" w:eastAsiaTheme="minorEastAsia" w:hAnsi="Cambria Math"/>
                  <w:i/>
                </w:rPr>
              </m:ctrlPr>
            </m:dPr>
            <m:e>
              <m:r>
                <w:rPr>
                  <w:rFonts w:ascii="Cambria Math" w:eastAsiaTheme="minorEastAsia" w:hAnsi="Cambria Math"/>
                </w:rPr>
                <m:t>mph</m:t>
              </m:r>
            </m:e>
          </m:d>
        </m:oMath>
      </m:oMathPara>
    </w:p>
    <w:p w14:paraId="4C9A8259" w14:textId="77777777" w:rsidR="00B573D4" w:rsidRPr="0029555E" w:rsidRDefault="00B573D4" w:rsidP="00B573D4">
      <w:pPr>
        <w:rPr>
          <w:rFonts w:eastAsiaTheme="minorEastAsia"/>
        </w:rPr>
      </w:pPr>
      <m:oMathPara>
        <m:oMath>
          <m:r>
            <w:rPr>
              <w:rFonts w:ascii="Cambria Math" w:eastAsiaTheme="minorEastAsia" w:hAnsi="Cambria Math"/>
            </w:rPr>
            <m:t xml:space="preserve">R=curve radius </m:t>
          </m:r>
          <m:d>
            <m:dPr>
              <m:ctrlPr>
                <w:rPr>
                  <w:rFonts w:ascii="Cambria Math" w:eastAsiaTheme="minorEastAsia" w:hAnsi="Cambria Math"/>
                  <w:i/>
                </w:rPr>
              </m:ctrlPr>
            </m:dPr>
            <m:e>
              <m:r>
                <w:rPr>
                  <w:rFonts w:ascii="Cambria Math" w:eastAsiaTheme="minorEastAsia" w:hAnsi="Cambria Math"/>
                </w:rPr>
                <m:t>ft</m:t>
              </m:r>
            </m:e>
          </m:d>
        </m:oMath>
      </m:oMathPara>
    </w:p>
    <w:p w14:paraId="5E8765AC" w14:textId="77777777" w:rsidR="00B573D4" w:rsidRPr="0029555E" w:rsidRDefault="00B573D4" w:rsidP="00B573D4">
      <w:pPr>
        <w:rPr>
          <w:rFonts w:eastAsiaTheme="minorEastAsia"/>
        </w:rPr>
      </w:pPr>
      <m:oMathPara>
        <m:oMath>
          <m:r>
            <w:rPr>
              <w:rFonts w:ascii="Cambria Math" w:eastAsiaTheme="minorEastAsia" w:hAnsi="Cambria Math"/>
            </w:rPr>
            <m:t xml:space="preserve">C=rate of increase of lateral acceleration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ft</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den>
              </m:f>
            </m:e>
          </m:d>
        </m:oMath>
      </m:oMathPara>
    </w:p>
    <w:p w14:paraId="0B54736B" w14:textId="2CD4681B" w:rsidR="00B573D4" w:rsidRPr="00AF316A" w:rsidRDefault="00B573D4" w:rsidP="009237C7">
      <w:pPr>
        <w:pStyle w:val="Body"/>
      </w:pPr>
      <w:r>
        <w:t>In designing spiral transitions the maximum increase in lateral acceleration usually ranges between 1 and 3</w:t>
      </w:r>
      <m:oMath>
        <m:f>
          <m:fPr>
            <m:ctrlPr>
              <w:rPr>
                <w:rFonts w:ascii="Cambria Math" w:hAnsi="Cambria Math"/>
                <w:i/>
              </w:rPr>
            </m:ctrlPr>
          </m:fPr>
          <m:num>
            <m:r>
              <w:rPr>
                <w:rFonts w:ascii="Cambria Math" w:hAnsi="Cambria Math"/>
              </w:rPr>
              <m:t>ft</m:t>
            </m:r>
          </m:num>
          <m:den>
            <m:sSup>
              <m:sSupPr>
                <m:ctrlPr>
                  <w:rPr>
                    <w:rFonts w:ascii="Cambria Math" w:hAnsi="Cambria Math"/>
                    <w:i/>
                  </w:rPr>
                </m:ctrlPr>
              </m:sSupPr>
              <m:e>
                <m:r>
                  <w:rPr>
                    <w:rFonts w:ascii="Cambria Math" w:hAnsi="Cambria Math"/>
                  </w:rPr>
                  <m:t>s</m:t>
                </m:r>
              </m:e>
              <m:sup>
                <m:r>
                  <w:rPr>
                    <w:rFonts w:ascii="Cambria Math" w:hAnsi="Cambria Math"/>
                  </w:rPr>
                  <m:t>3</m:t>
                </m:r>
              </m:sup>
            </m:sSup>
          </m:den>
        </m:f>
      </m:oMath>
      <w:r>
        <w:rPr>
          <w:rFonts w:eastAsiaTheme="minorEastAsia"/>
        </w:rPr>
        <w:t xml:space="preserve">. </w:t>
      </w:r>
      <w:r w:rsidR="00AF316A">
        <w:t xml:space="preserve">It is another metric that can be used to determine whether or not the vehicle is following the desired path according to design standards. </w:t>
      </w:r>
      <w:r w:rsidR="002940D6">
        <w:rPr>
          <w:rFonts w:eastAsiaTheme="minorEastAsia"/>
        </w:rPr>
        <w:t>When components of the change in lateral acceleration is integrated over time we can predict the future heading angle of the vehicle and calculate the error to the desired orientation error.</w:t>
      </w:r>
    </w:p>
    <w:p w14:paraId="0A4701D7" w14:textId="4EEACC5A" w:rsidR="00AF316A" w:rsidRPr="00AF316A" w:rsidRDefault="000E062D" w:rsidP="00B573D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lat</m:t>
                  </m:r>
                </m:sub>
              </m:sSub>
            </m:num>
            <m:den>
              <m:r>
                <w:rPr>
                  <w:rFonts w:ascii="Cambria Math" w:eastAsiaTheme="minorEastAsia" w:hAnsi="Cambria Math"/>
                </w:rPr>
                <m:t>dt</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f>
            <m:fPr>
              <m:ctrlPr>
                <w:rPr>
                  <w:rFonts w:ascii="Cambria Math" w:eastAsiaTheme="minorEastAsia" w:hAnsi="Cambria Math"/>
                  <w:i/>
                </w:rPr>
              </m:ctrlPr>
            </m:fPr>
            <m:num>
              <m:r>
                <w:rPr>
                  <w:rFonts w:ascii="Cambria Math" w:eastAsiaTheme="minorEastAsia" w:hAnsi="Cambria Math"/>
                </w:rPr>
                <m:t>dκ</m:t>
              </m:r>
            </m:num>
            <m:den>
              <m:r>
                <w:rPr>
                  <w:rFonts w:ascii="Cambria Math" w:eastAsiaTheme="minorEastAsia" w:hAnsi="Cambria Math"/>
                </w:rPr>
                <m:t>dt</m:t>
              </m:r>
            </m:den>
          </m:f>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dκ</m:t>
                  </m:r>
                </m:num>
                <m:den>
                  <m:r>
                    <w:rPr>
                      <w:rFonts w:ascii="Cambria Math" w:eastAsiaTheme="minorEastAsia" w:hAnsi="Cambria Math"/>
                    </w:rPr>
                    <m:t>dt</m:t>
                  </m:r>
                </m:den>
              </m:f>
            </m:e>
          </m:d>
        </m:oMath>
      </m:oMathPara>
    </w:p>
    <w:p w14:paraId="4D1C9DBA" w14:textId="6208FD33" w:rsidR="00AF316A" w:rsidRPr="002940D6" w:rsidRDefault="00AF316A" w:rsidP="00B573D4">
      <w:pPr>
        <w:rPr>
          <w:rFonts w:eastAsiaTheme="minorEastAsia"/>
        </w:rPr>
      </w:pPr>
      <m:oMathPara>
        <m:oMath>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dκ</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∆rad</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oMath>
      </m:oMathPara>
    </w:p>
    <w:p w14:paraId="7AFE8077" w14:textId="6E98ED79" w:rsidR="002940D6" w:rsidRPr="00B63892" w:rsidRDefault="000E062D" w:rsidP="00B573D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∆rad</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 xml:space="preserve">∆s∆s=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V</m:t>
              </m:r>
            </m:sub>
          </m:sSub>
        </m:oMath>
      </m:oMathPara>
    </w:p>
    <w:p w14:paraId="7BDB21C1" w14:textId="1C2DF737" w:rsidR="00B63892" w:rsidRDefault="00B63892" w:rsidP="00B573D4">
      <w:pPr>
        <w:rPr>
          <w:rFonts w:eastAsiaTheme="minorEastAsia"/>
        </w:rPr>
      </w:pPr>
      <w:r>
        <w:rPr>
          <w:rFonts w:eastAsiaTheme="minorEastAsia"/>
        </w:rPr>
        <w:t xml:space="preserve">As previously discussed heading angle error is proportional to departure rate. By using lateral acceleration we could predict what the future </w:t>
      </w:r>
      <w:r w:rsidR="002304E9">
        <w:rPr>
          <w:rFonts w:eastAsiaTheme="minorEastAsia"/>
        </w:rPr>
        <w:t xml:space="preserve">rate of road departure could be based on current dynamics. </w:t>
      </w:r>
    </w:p>
    <w:p w14:paraId="3667367B" w14:textId="244E7AE6" w:rsidR="00B573D4" w:rsidRPr="00A97ED9" w:rsidRDefault="00B573D4" w:rsidP="00A97ED9">
      <w:pPr>
        <w:pStyle w:val="sub-subsectionTitle"/>
      </w:pPr>
      <w:bookmarkStart w:id="1050" w:name="_Toc19788864"/>
      <w:r w:rsidRPr="00A97ED9">
        <w:t>Lateral Deviation</w:t>
      </w:r>
      <w:bookmarkEnd w:id="1050"/>
    </w:p>
    <w:p w14:paraId="30A1E15B" w14:textId="77777777" w:rsidR="00B573D4" w:rsidRPr="002F4C39" w:rsidRDefault="00B573D4" w:rsidP="009237C7">
      <w:pPr>
        <w:pStyle w:val="Body"/>
      </w:pPr>
      <w:r w:rsidRPr="002F4C39">
        <w:t>Vehicle deviation from the desired trajectory is an important characteristic as it is the ultimate determination of vehicle safety with regards to staying on target. In the scenario of slow and gradual departure, it is the only subsystem that will detect the issue because the short term vehicle behave is stable.</w:t>
      </w:r>
    </w:p>
    <w:p w14:paraId="2E3F8D46" w14:textId="38BCF202" w:rsidR="00BC67CA" w:rsidRDefault="00B573D4" w:rsidP="00BC67CA">
      <w:pPr>
        <w:pStyle w:val="Body"/>
      </w:pPr>
      <w:r w:rsidRPr="002F4C39">
        <w:t>In order to determine the lateral deviation from the path the vehicle computer uses the XY data that it received from the infrastructure network in the beginning of the route and compares it to its current</w:t>
      </w:r>
      <w:r w:rsidR="00BC67CA">
        <w:t xml:space="preserve"> XY position in the local frame</w:t>
      </w:r>
      <w:r w:rsidRPr="002F4C39">
        <w:t>work.</w:t>
      </w:r>
      <w:r w:rsidR="00BC67CA" w:rsidRPr="00BC67CA">
        <w:t xml:space="preserve"> </w:t>
      </w:r>
      <w:r w:rsidR="00BC67CA">
        <w:t>After calculating the relative error between the desired road path and vehicle position, the component of the error measurement that is normal to the road path is used to determine the lateral error.</w:t>
      </w:r>
    </w:p>
    <w:p w14:paraId="439D033A" w14:textId="00DD6898" w:rsidR="00BC67CA" w:rsidRPr="00FB7141" w:rsidRDefault="000E062D" w:rsidP="002C65E1">
      <w:pPr>
        <w:pStyle w:val="Body"/>
        <w:spacing w:after="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e>
          </m:d>
        </m:oMath>
      </m:oMathPara>
    </w:p>
    <w:p w14:paraId="49022D1D" w14:textId="745BE443" w:rsidR="00FB7141" w:rsidRPr="00FB7141" w:rsidRDefault="000E062D" w:rsidP="002C65E1">
      <w:pPr>
        <w:pStyle w:val="Body"/>
        <w:spacing w:after="0"/>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oMath>
      </m:oMathPara>
    </w:p>
    <w:p w14:paraId="0450C705" w14:textId="0F40E3F5" w:rsidR="00FB7141" w:rsidRPr="004A3673" w:rsidRDefault="000E062D" w:rsidP="002C65E1">
      <w:pPr>
        <w:pStyle w:val="Body"/>
        <w:spacing w:after="0"/>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e</m:t>
                        </m:r>
                      </m:e>
                      <m:sub>
                        <m:r>
                          <w:rPr>
                            <w:rFonts w:ascii="Cambria Math" w:hAnsi="Cambria Math"/>
                          </w:rPr>
                          <m:t>tangent</m:t>
                        </m:r>
                      </m:sub>
                    </m:sSub>
                  </m:e>
                </m:mr>
                <m:mr>
                  <m:e>
                    <m:sSub>
                      <m:sSubPr>
                        <m:ctrlPr>
                          <w:rPr>
                            <w:rFonts w:ascii="Cambria Math" w:hAnsi="Cambria Math"/>
                            <w:i/>
                          </w:rPr>
                        </m:ctrlPr>
                      </m:sSubPr>
                      <m:e>
                        <m:r>
                          <w:rPr>
                            <w:rFonts w:ascii="Cambria Math" w:hAnsi="Cambria Math"/>
                          </w:rPr>
                          <m:t>e</m:t>
                        </m:r>
                      </m:e>
                      <m:sub>
                        <m:r>
                          <w:rPr>
                            <w:rFonts w:ascii="Cambria Math" w:hAnsi="Cambria Math"/>
                          </w:rPr>
                          <m:t>lateral</m:t>
                        </m:r>
                      </m:sub>
                    </m:sSub>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mr>
                <m:m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e</m:t>
                        </m:r>
                      </m:sub>
                    </m:sSub>
                  </m:e>
                </m:mr>
                <m:mr>
                  <m:e>
                    <m:sSub>
                      <m:sSubPr>
                        <m:ctrlPr>
                          <w:rPr>
                            <w:rFonts w:ascii="Cambria Math" w:hAnsi="Cambria Math"/>
                            <w:i/>
                          </w:rPr>
                        </m:ctrlPr>
                      </m:sSubPr>
                      <m:e>
                        <m:r>
                          <w:rPr>
                            <w:rFonts w:ascii="Cambria Math" w:hAnsi="Cambria Math"/>
                          </w:rPr>
                          <m:t>y</m:t>
                        </m:r>
                      </m:e>
                      <m:sub>
                        <m:r>
                          <w:rPr>
                            <w:rFonts w:ascii="Cambria Math" w:hAnsi="Cambria Math"/>
                          </w:rPr>
                          <m:t>e</m:t>
                        </m:r>
                      </m:sub>
                    </m:sSub>
                  </m:e>
                </m:mr>
              </m:m>
            </m:e>
          </m:d>
        </m:oMath>
      </m:oMathPara>
    </w:p>
    <w:p w14:paraId="4775DEA2" w14:textId="7600418C" w:rsidR="004A3673" w:rsidRPr="004A3673" w:rsidRDefault="000E062D" w:rsidP="002C65E1">
      <w:pPr>
        <w:pStyle w:val="Body"/>
        <w:spacing w:after="0"/>
      </w:pPr>
      <m:oMathPara>
        <m:oMath>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)-road position</m:t>
          </m:r>
        </m:oMath>
      </m:oMathPara>
    </w:p>
    <w:p w14:paraId="02DF93F2" w14:textId="3ACEDF94" w:rsidR="004A3673" w:rsidRPr="004A3673" w:rsidRDefault="000E062D" w:rsidP="002C65E1">
      <w:pPr>
        <w:pStyle w:val="Body"/>
        <w:spacing w:after="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e>
          </m:d>
          <m:r>
            <w:rPr>
              <w:rFonts w:ascii="Cambria Math" w:hAnsi="Cambria Math"/>
            </w:rPr>
            <m:t>-vehcile position</m:t>
          </m:r>
        </m:oMath>
      </m:oMathPara>
    </w:p>
    <w:p w14:paraId="2D63F8A0" w14:textId="59CCC293" w:rsidR="004A3673" w:rsidRPr="004A3673" w:rsidRDefault="000E062D" w:rsidP="002C65E1">
      <w:pPr>
        <w:pStyle w:val="Body"/>
        <w:spacing w:after="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-position error</m:t>
          </m:r>
        </m:oMath>
      </m:oMathPara>
    </w:p>
    <w:p w14:paraId="6D3B2A6E" w14:textId="4F5434DF" w:rsidR="004A3673" w:rsidRPr="002828EC" w:rsidRDefault="000E062D" w:rsidP="00BC67CA">
      <w:pPr>
        <w:pStyle w:val="Body"/>
      </w:pPr>
      <m:oMathPara>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tangent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lateral</m:t>
                  </m:r>
                </m:sub>
              </m:sSub>
            </m:e>
          </m:d>
          <m:r>
            <w:rPr>
              <w:rFonts w:ascii="Cambria Math" w:hAnsi="Cambria Math"/>
            </w:rPr>
            <m:t>-tangent error and lateral error</m:t>
          </m:r>
        </m:oMath>
      </m:oMathPara>
    </w:p>
    <w:p w14:paraId="6C7D3E81" w14:textId="112737B1" w:rsidR="002828EC" w:rsidRPr="004A3673" w:rsidRDefault="002828EC" w:rsidP="00BC67CA">
      <w:pPr>
        <w:pStyle w:val="Body"/>
      </w:pPr>
      <w:r>
        <w:t xml:space="preserve">Current lateral deviation is a vital part of the system as other departure metrics are dependent on the current lateral deviation to predict the time road departure. It is also the used as the last line of defense so to speak, meaning that if the vehicle behaves in such a way the no other thresholds are triggered, if the vehicle is on or over the lane boundary, the lateral deviation threshold </w:t>
      </w:r>
      <w:r w:rsidR="00E46CAB">
        <w:t xml:space="preserve">will trigger an alert. This threshold should be set to be triggered when the vehicle has deviated enough to be on the lane boundary. </w:t>
      </w:r>
    </w:p>
    <w:p w14:paraId="23C5A79A" w14:textId="5FED50BF" w:rsidR="00BC67CA" w:rsidRPr="00A97ED9" w:rsidRDefault="00BC67CA" w:rsidP="00B15C97">
      <w:pPr>
        <w:pStyle w:val="SectionTitle"/>
      </w:pPr>
      <w:bookmarkStart w:id="1051" w:name="_Toc19788865"/>
      <w:r w:rsidRPr="00A97ED9">
        <w:t>Safe Stop Scenarios</w:t>
      </w:r>
      <w:bookmarkEnd w:id="1051"/>
    </w:p>
    <w:p w14:paraId="70BB7916" w14:textId="77777777" w:rsidR="00BC67CA" w:rsidRDefault="00BC67CA" w:rsidP="00BC67CA">
      <w:pPr>
        <w:pStyle w:val="Body"/>
      </w:pPr>
      <w:r>
        <w:t>The purpose of most of the developed thresholds, excessive speed, orientation error, change in lateral acceleration, determine whether or not the driver should be warned of unsafe behavior and to take corrective action. No control of the vehicle is taken over by the computer system as there is only potential for a safety hazard.</w:t>
      </w:r>
    </w:p>
    <w:p w14:paraId="63213F65" w14:textId="77777777" w:rsidR="00BC67CA" w:rsidRDefault="00BC67CA" w:rsidP="00BC67CA">
      <w:pPr>
        <w:pStyle w:val="Body"/>
      </w:pPr>
      <w:r>
        <w:t xml:space="preserve">In the case of excessive lateral deviation, road departure has already occurred. If at this point no drive input has been detected the vehicle computer must take over control to bring the vehicle to a </w:t>
      </w:r>
      <w:r>
        <w:lastRenderedPageBreak/>
        <w:t>safe stop. A safe stop is maneuver in which the vehicle is brought to a controlled stop and the vehicle is also steered to the side of the road way so that it is out of the way of traffic when it comes to a stop. The point at which this takes place is a complex question as it is dependent on the particular vehicle as well as the road configuration. These factors need to be accounted for in the development of a safe stop protocol.</w:t>
      </w:r>
    </w:p>
    <w:p w14:paraId="0D89F005" w14:textId="77777777" w:rsidR="00BC67CA" w:rsidRDefault="00BC67CA" w:rsidP="00BC67CA">
      <w:pPr>
        <w:pStyle w:val="Body"/>
      </w:pPr>
      <w:r>
        <w:t xml:space="preserve">Different road configurations affect when the safe stop occurs. In the case of large road shoulder, with no nearby roadside hazards, the vehicle could be allowed to venture over the road edge and onto the shoulder before the computer takes over control. However the opposite scenario is on narrow mountain roads that have no shoulder the vehicle has a smaller error window before a safe stop can be invoked. </w:t>
      </w:r>
    </w:p>
    <w:p w14:paraId="4D4F1D46" w14:textId="3AEC2007" w:rsidR="00B573D4" w:rsidRPr="002F4C39" w:rsidRDefault="00BC67CA" w:rsidP="009237C7">
      <w:pPr>
        <w:pStyle w:val="Body"/>
      </w:pPr>
      <w:r>
        <w:t>In additional to the roadside configuration the lane configuration also plays an important role. One of the outcomes of the safe stop is bringing the vehicle to the side of the road, however if the vehicle is traveling on a road with multiple lanes the vehicle cannot automatically deviate to the side of the road to stop if it is in an interior lane. In this instance the vehicle would slow down to a creep pace instead of a full stop while until it determines that it is safe to changes lane and make its way to the side of the road. This process would require the use of either external proximity sensors or vehicle to vehicle (V2V) communication to determine if there are any veh</w:t>
      </w:r>
      <w:r w:rsidR="002C65E1">
        <w:t>icles in the relative proximity before making any maneuvers.</w:t>
      </w:r>
    </w:p>
    <w:p w14:paraId="7581D42D" w14:textId="1FFD5609" w:rsidR="002C65E1" w:rsidRDefault="00407A22" w:rsidP="002C65E1">
      <w:pPr>
        <w:pStyle w:val="SectionTitle"/>
      </w:pPr>
      <w:bookmarkStart w:id="1052" w:name="_Ref19694366"/>
      <w:bookmarkStart w:id="1053" w:name="_Toc19788866"/>
      <w:r>
        <w:t>Emergency Stop</w:t>
      </w:r>
      <w:r w:rsidR="00C050FB">
        <w:t xml:space="preserve"> Evaluation</w:t>
      </w:r>
      <w:bookmarkEnd w:id="1052"/>
      <w:bookmarkEnd w:id="1053"/>
    </w:p>
    <w:p w14:paraId="4B10AC96" w14:textId="77777777" w:rsidR="007E7AD0" w:rsidRDefault="007E7AD0" w:rsidP="007E7AD0">
      <w:pPr>
        <w:pStyle w:val="Body"/>
      </w:pPr>
      <w:r>
        <w:t>Simulations were conducted to investigate road departure characteristics. One of the worst case scenarios is for an inattentive driver on a curve. This simulation assumes that the driver is not responsive to departure alerts. This scenario is explored to determine at what point an ADAS needs to take over control, and what kind of control input is necessary to prevent the vehicle from running off of the road.</w:t>
      </w:r>
    </w:p>
    <w:p w14:paraId="59B9E396" w14:textId="77777777" w:rsidR="007E7AD0" w:rsidRDefault="007E7AD0" w:rsidP="007E7AD0">
      <w:pPr>
        <w:pStyle w:val="Body"/>
      </w:pPr>
      <w:r>
        <w:t xml:space="preserve">The first simulation does not apply ADAS control until the outside tires of the vehicle are on the shoulder of the road, a lateral deviation of 6ft or a 12 ft wide road. Once the vehicle reaches this point, full brake is applied with no </w:t>
      </w:r>
      <w:r w:rsidRPr="00AF27F1">
        <w:t>steering</w:t>
      </w:r>
      <w:r>
        <w:t xml:space="preserve"> input. It is assumed that the maximum deceleration rate is 1 G. The road that was used in this simulation was an AASHTO regulated curve designed for travel speeds of 60 mph. The road is a transition designed for the highest allowable change in lateral acceleration as the road transitions from a straight lane to a constant radius curve.</w:t>
      </w:r>
    </w:p>
    <w:p w14:paraId="4B5CDD50" w14:textId="77777777" w:rsidR="007E7AD0" w:rsidRDefault="007E7AD0" w:rsidP="007E7AD0">
      <w:pPr>
        <w:pStyle w:val="Picture"/>
      </w:pPr>
      <w:r>
        <w:rPr>
          <w:noProof/>
        </w:rPr>
        <w:lastRenderedPageBreak/>
        <w:drawing>
          <wp:inline distT="0" distB="0" distL="0" distR="0" wp14:anchorId="703B5850" wp14:editId="2FB7F87D">
            <wp:extent cx="5334000" cy="3752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375" t="8428" r="2406" b="1822"/>
                    <a:stretch/>
                  </pic:blipFill>
                  <pic:spPr bwMode="auto">
                    <a:xfrm>
                      <a:off x="0" y="0"/>
                      <a:ext cx="5334000" cy="3752850"/>
                    </a:xfrm>
                    <a:prstGeom prst="rect">
                      <a:avLst/>
                    </a:prstGeom>
                    <a:ln>
                      <a:noFill/>
                    </a:ln>
                    <a:extLst>
                      <a:ext uri="{53640926-AAD7-44D8-BBD7-CCE9431645EC}">
                        <a14:shadowObscured xmlns:a14="http://schemas.microsoft.com/office/drawing/2010/main"/>
                      </a:ext>
                    </a:extLst>
                  </pic:spPr>
                </pic:pic>
              </a:graphicData>
            </a:graphic>
          </wp:inline>
        </w:drawing>
      </w:r>
    </w:p>
    <w:p w14:paraId="44A32E83" w14:textId="4426BE6A" w:rsidR="007E7AD0" w:rsidRDefault="00C050FB" w:rsidP="00C050FB">
      <w:pPr>
        <w:pStyle w:val="FigureCaption"/>
      </w:pPr>
      <w:bookmarkStart w:id="1054" w:name="_Ref19700191"/>
      <w:bookmarkStart w:id="1055" w:name="_Toc19788914"/>
      <w:r>
        <w:t xml:space="preserve">Figure </w:t>
      </w:r>
      <w:r w:rsidR="000E062D">
        <w:fldChar w:fldCharType="begin"/>
      </w:r>
      <w:r w:rsidR="000E062D">
        <w:instrText xml:space="preserve"> SEQ Figure \* ARABIC </w:instrText>
      </w:r>
      <w:r w:rsidR="000E062D">
        <w:fldChar w:fldCharType="separate"/>
      </w:r>
      <w:r w:rsidR="000F1474">
        <w:rPr>
          <w:noProof/>
        </w:rPr>
        <w:t>26</w:t>
      </w:r>
      <w:r w:rsidR="000E062D">
        <w:rPr>
          <w:noProof/>
        </w:rPr>
        <w:fldChar w:fldCharType="end"/>
      </w:r>
      <w:bookmarkEnd w:id="1054"/>
      <w:r>
        <w:t xml:space="preserve"> </w:t>
      </w:r>
      <w:r w:rsidR="007E7AD0">
        <w:t>Lateral Position over Time</w:t>
      </w:r>
      <w:bookmarkEnd w:id="1055"/>
    </w:p>
    <w:p w14:paraId="433C395F" w14:textId="77777777" w:rsidR="007E7AD0" w:rsidRDefault="007E7AD0" w:rsidP="007E7AD0">
      <w:pPr>
        <w:pStyle w:val="Picture"/>
      </w:pPr>
      <w:r>
        <w:rPr>
          <w:noProof/>
        </w:rPr>
        <w:drawing>
          <wp:inline distT="0" distB="0" distL="0" distR="0" wp14:anchorId="3FC49DF7" wp14:editId="74ECDC4D">
            <wp:extent cx="5143500" cy="36861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6570" t="7860" r="6891" b="7642"/>
                    <a:stretch/>
                  </pic:blipFill>
                  <pic:spPr bwMode="auto">
                    <a:xfrm>
                      <a:off x="0" y="0"/>
                      <a:ext cx="5143500" cy="3686175"/>
                    </a:xfrm>
                    <a:prstGeom prst="rect">
                      <a:avLst/>
                    </a:prstGeom>
                    <a:ln>
                      <a:noFill/>
                    </a:ln>
                    <a:extLst>
                      <a:ext uri="{53640926-AAD7-44D8-BBD7-CCE9431645EC}">
                        <a14:shadowObscured xmlns:a14="http://schemas.microsoft.com/office/drawing/2010/main"/>
                      </a:ext>
                    </a:extLst>
                  </pic:spPr>
                </pic:pic>
              </a:graphicData>
            </a:graphic>
          </wp:inline>
        </w:drawing>
      </w:r>
    </w:p>
    <w:p w14:paraId="7871CCEC" w14:textId="19C2F80B" w:rsidR="007E7AD0" w:rsidRDefault="00C050FB" w:rsidP="00C050FB">
      <w:pPr>
        <w:pStyle w:val="FigureCaption"/>
      </w:pPr>
      <w:bookmarkStart w:id="1056" w:name="_Toc19788915"/>
      <w:r>
        <w:lastRenderedPageBreak/>
        <w:t xml:space="preserve">Figure </w:t>
      </w:r>
      <w:r w:rsidR="000E062D">
        <w:fldChar w:fldCharType="begin"/>
      </w:r>
      <w:r w:rsidR="000E062D">
        <w:instrText xml:space="preserve"> SEQ Figure \* ARABIC </w:instrText>
      </w:r>
      <w:r w:rsidR="000E062D">
        <w:fldChar w:fldCharType="separate"/>
      </w:r>
      <w:r w:rsidR="000F1474">
        <w:rPr>
          <w:noProof/>
        </w:rPr>
        <w:t>27</w:t>
      </w:r>
      <w:r w:rsidR="000E062D">
        <w:rPr>
          <w:noProof/>
        </w:rPr>
        <w:fldChar w:fldCharType="end"/>
      </w:r>
      <w:r>
        <w:t xml:space="preserve"> </w:t>
      </w:r>
      <w:r w:rsidR="007E7AD0">
        <w:t>Orientation Angle over Time</w:t>
      </w:r>
      <w:bookmarkEnd w:id="1056"/>
    </w:p>
    <w:p w14:paraId="5F8D0A25" w14:textId="4F345D4C" w:rsidR="003A02C6" w:rsidRDefault="007E7AD0" w:rsidP="007E7AD0">
      <w:pPr>
        <w:pStyle w:val="Body"/>
      </w:pPr>
      <w:r>
        <w:t xml:space="preserve">The vehicle starts in the middle of the lane and gradually drifts to the side of the road as no steering correction is made as it travels down the road. The vehicle position reaches the outer road boundary in approximately three seconds. It is interesting to note that the orientation angle at that point the error in orientation reaches </w:t>
      </w:r>
      <w:r w:rsidR="00B15C97">
        <w:t xml:space="preserve">a maximum value of </w:t>
      </w:r>
      <w:r w:rsidR="004828A3">
        <w:t>0.07 radians. Even though the orientation is small a road departure occurred over</w:t>
      </w:r>
      <w:r w:rsidR="003A02C6">
        <w:t xml:space="preserve"> </w:t>
      </w:r>
      <w:r w:rsidR="004828A3">
        <w:t xml:space="preserve">time </w:t>
      </w:r>
      <w:r w:rsidR="003A02C6">
        <w:t xml:space="preserve">because </w:t>
      </w:r>
      <w:r w:rsidR="004828A3">
        <w:t xml:space="preserve">orientation error </w:t>
      </w:r>
      <w:r w:rsidR="003A02C6">
        <w:t xml:space="preserve">persisted. When the vehicle reaches the road edge the vehicle is slowed at a rate of 1 G. </w:t>
      </w:r>
      <w:r w:rsidR="00EF575A">
        <w:t xml:space="preserve">The emergency stop protocol was not evoked until this point to allow for as much lateral deviation as possible before braking. </w:t>
      </w:r>
      <w:r w:rsidR="003A02C6">
        <w:t xml:space="preserve">When the vehicle comes to a complete stop the lateral error is at its overall peak of </w:t>
      </w:r>
      <w:r w:rsidR="00EF575A">
        <w:t xml:space="preserve">41 ft, 35 ft, at which point the vehicle has far exceeded </w:t>
      </w:r>
    </w:p>
    <w:p w14:paraId="173DD4D3" w14:textId="741CE21A" w:rsidR="00A93761" w:rsidRPr="007E7AD0" w:rsidRDefault="003A02C6" w:rsidP="007E7AD0">
      <w:pPr>
        <w:pStyle w:val="Body"/>
      </w:pPr>
      <w:r>
        <w:t>When braking from 60 mph the vehicle takes 2.8 seconds to stop. In order for the vehicle to be stopped without any</w:t>
      </w:r>
      <w:r w:rsidR="00EF575A">
        <w:t xml:space="preserve"> leaving the roadway the brakes need to be applied before an inch of deviation occurs. Therefore a steering input commands also needs to be applied </w:t>
      </w:r>
      <w:r w:rsidR="00233EE6">
        <w:t>in an emergency stop protocol to stop the vehicle on or near the road.</w:t>
      </w:r>
      <w:r w:rsidR="00A93761">
        <w:t xml:space="preserve"> This will be discussed in further sections as the vehicle steering control is developed.</w:t>
      </w:r>
    </w:p>
    <w:p w14:paraId="6F22EFA0" w14:textId="77777777" w:rsidR="00B573D4" w:rsidRDefault="00B573D4" w:rsidP="00A97ED9">
      <w:pPr>
        <w:pStyle w:val="SectionTitle"/>
      </w:pPr>
      <w:bookmarkStart w:id="1057" w:name="_Toc19788867"/>
      <w:r w:rsidRPr="00A97ED9">
        <w:t>Threshold Summary</w:t>
      </w:r>
      <w:bookmarkEnd w:id="1057"/>
    </w:p>
    <w:p w14:paraId="7B7B6A65" w14:textId="21F7F618" w:rsidR="007B1F4E" w:rsidRPr="007B1F4E" w:rsidRDefault="00B573D4" w:rsidP="007B1F4E">
      <w:pPr>
        <w:pStyle w:val="Body"/>
      </w:pPr>
      <w:r w:rsidRPr="009237C7">
        <w:t xml:space="preserve">Discussed in this section where various metrics by which driver can alerted or the vehicle computer takes over control to remain on the roadway. The next step in this series to drive real vehicles with necessary sensors to capture the </w:t>
      </w:r>
      <w:r w:rsidR="00D5165A">
        <w:t xml:space="preserve">data necessary to determine which </w:t>
      </w:r>
      <w:r w:rsidRPr="009237C7">
        <w:t xml:space="preserve">predicted thresholds </w:t>
      </w:r>
      <w:r w:rsidR="00D5165A">
        <w:t xml:space="preserve">would </w:t>
      </w:r>
      <w:r w:rsidR="00BC67CA">
        <w:t xml:space="preserve">be </w:t>
      </w:r>
      <w:r w:rsidR="00D5165A">
        <w:t>the most effective</w:t>
      </w:r>
      <w:r w:rsidRPr="009237C7">
        <w:t xml:space="preserve"> in being the support structure of an ADAS. </w:t>
      </w:r>
    </w:p>
    <w:p w14:paraId="32BAA3A8" w14:textId="77777777" w:rsidR="00B573D4" w:rsidRPr="00A97ED9" w:rsidRDefault="00B573D4" w:rsidP="00A97ED9">
      <w:pPr>
        <w:pStyle w:val="SectionTitle"/>
      </w:pPr>
      <w:bookmarkStart w:id="1058" w:name="_Toc19788868"/>
      <w:r w:rsidRPr="00A97ED9">
        <w:t>Vehicle control literature review</w:t>
      </w:r>
      <w:bookmarkEnd w:id="1058"/>
    </w:p>
    <w:p w14:paraId="6807B738" w14:textId="77777777" w:rsidR="00CF2DDA" w:rsidRDefault="00B573D4" w:rsidP="00A97ED9">
      <w:pPr>
        <w:pStyle w:val="SubsectionTitle"/>
      </w:pPr>
      <w:bookmarkStart w:id="1059" w:name="_Toc19788869"/>
      <w:r w:rsidRPr="00A97ED9">
        <w:t>Control methods</w:t>
      </w:r>
      <w:bookmarkEnd w:id="1059"/>
      <w:r w:rsidRPr="00A97ED9">
        <w:t xml:space="preserve"> </w:t>
      </w:r>
    </w:p>
    <w:p w14:paraId="3D252C0A" w14:textId="1BEC2D89" w:rsidR="00B573D4" w:rsidRPr="00A97ED9" w:rsidRDefault="00B573D4" w:rsidP="00CF2DDA">
      <w:pPr>
        <w:pStyle w:val="sub-subsectionTitle"/>
      </w:pPr>
      <w:bookmarkStart w:id="1060" w:name="_Toc19788870"/>
      <w:r w:rsidRPr="00A97ED9">
        <w:t>PID</w:t>
      </w:r>
      <w:r w:rsidR="00CF2DDA">
        <w:t xml:space="preserve"> Control</w:t>
      </w:r>
      <w:bookmarkEnd w:id="1060"/>
    </w:p>
    <w:p w14:paraId="56174476" w14:textId="6D4E188B" w:rsidR="00B573D4" w:rsidRPr="009237C7" w:rsidRDefault="00B573D4" w:rsidP="009237C7">
      <w:pPr>
        <w:pStyle w:val="Body"/>
      </w:pPr>
      <w:r w:rsidRPr="009237C7">
        <w:t>One of the most common control methods used in industry is the Proportional Integral Derivative (PID) controller. PID controllers are a feedback controller, meaning that the output variable(s) of the system are fed back to the control which prompts a new control command into the system. The control structure is based on the error from the desired system output. The goal of a PID controller is to minimize that error. It accomplished this by taking the error, the derivative of error, and the integration of error with respect to time along with three individual gain constant and combining them to a system i</w:t>
      </w:r>
      <w:r w:rsidR="00441E71">
        <w:t>nput as shown below</w:t>
      </w:r>
    </w:p>
    <w:p w14:paraId="55AA51FC" w14:textId="142762C0" w:rsidR="00B573D4" w:rsidRPr="006477E8" w:rsidRDefault="00B573D4" w:rsidP="00B573D4">
      <w:pPr>
        <w:pStyle w:val="Body"/>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i/>
                </w:rPr>
              </m:ctrlPr>
            </m:fPr>
            <m:num>
              <m:r>
                <w:rPr>
                  <w:rFonts w:ascii="Cambria Math" w:hAnsi="Cambria Math"/>
                </w:rPr>
                <m:t>dE(t)</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021818B4" w14:textId="77777777" w:rsidR="00B573D4" w:rsidRPr="006477E8" w:rsidRDefault="00B573D4" w:rsidP="00B573D4">
      <w:pPr>
        <w:pStyle w:val="Body"/>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=system input</m:t>
          </m:r>
        </m:oMath>
      </m:oMathPara>
    </w:p>
    <w:p w14:paraId="717850EF" w14:textId="77777777" w:rsidR="00B573D4" w:rsidRPr="006477E8" w:rsidRDefault="00B573D4" w:rsidP="00B573D4">
      <w:pPr>
        <w:pStyle w:val="Body"/>
      </w:pPr>
      <m:oMathPara>
        <m:oMath>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=system error</m:t>
          </m:r>
        </m:oMath>
      </m:oMathPara>
    </w:p>
    <w:p w14:paraId="2FC5CCBA" w14:textId="77777777" w:rsidR="00B573D4" w:rsidRPr="006477E8" w:rsidRDefault="000E062D" w:rsidP="00B573D4">
      <w:pPr>
        <w:pStyle w:val="Body"/>
      </w:pPr>
      <m:oMathPara>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=proportionial constant</m:t>
          </m:r>
        </m:oMath>
      </m:oMathPara>
    </w:p>
    <w:p w14:paraId="524BB557" w14:textId="77777777" w:rsidR="00B573D4" w:rsidRPr="006477E8" w:rsidRDefault="000E062D" w:rsidP="00B573D4">
      <w:pPr>
        <w:pStyle w:val="Body"/>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=integral constant</m:t>
          </m:r>
        </m:oMath>
      </m:oMathPara>
    </w:p>
    <w:p w14:paraId="3D78A62B" w14:textId="77777777" w:rsidR="00B573D4" w:rsidRPr="006477E8" w:rsidRDefault="000E062D" w:rsidP="00B573D4">
      <w:pPr>
        <w:pStyle w:val="Body"/>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=derivative constant</m:t>
          </m:r>
        </m:oMath>
      </m:oMathPara>
    </w:p>
    <w:p w14:paraId="588B981C" w14:textId="77777777" w:rsidR="00B573D4" w:rsidRPr="002F4C39" w:rsidRDefault="00B573D4" w:rsidP="00B573D4">
      <w:pPr>
        <w:pStyle w:val="Body"/>
      </w:pPr>
      <w:r w:rsidRPr="002F4C39">
        <w:t>PID controller are modified to fit the specific system it controls by tuning the gain constants to achieve the desired output. The main performance factors that are consider when tuning a PID controller are rise time, overshoot, settling time, and steady-state error [Michigan website]. Rise time is the time required to reach the desired output value, when error is zero. Overshoot occurs when the system output reaches the desired value but the system doesn’t stop and overshoots the target. This occurs due to system inertia and the system doesn’t stop at the desired value. Settling time is the time it take for the system output to settle and remain with a certain percentage of the desired output, usually 10%. Finally steady state error the remaining error between the current output value and the desired value after the control process is finished.</w:t>
      </w:r>
    </w:p>
    <w:p w14:paraId="7E5757DD" w14:textId="2D406CA6" w:rsidR="00B573D4" w:rsidRPr="002F4C39" w:rsidRDefault="00B573D4" w:rsidP="00B573D4">
      <w:pPr>
        <w:pStyle w:val="Body"/>
      </w:pPr>
      <w:r w:rsidRPr="002F4C39">
        <w:t>The proportional constant, K</w:t>
      </w:r>
      <w:r w:rsidRPr="002F4C39">
        <w:rPr>
          <w:vertAlign w:val="subscript"/>
        </w:rPr>
        <w:t>p</w:t>
      </w:r>
      <w:r w:rsidRPr="002F4C39">
        <w:t>, is adjusted to minimize rise time, the larger K</w:t>
      </w:r>
      <w:r w:rsidRPr="002F4C39">
        <w:rPr>
          <w:vertAlign w:val="subscript"/>
        </w:rPr>
        <w:t>p</w:t>
      </w:r>
      <w:r w:rsidRPr="002F4C39">
        <w:t xml:space="preserve"> the faster the output will reach the desired value. However the higher the value the will result in a magnified overshoot value. The primary objective of the integral constant, K</w:t>
      </w:r>
      <w:r w:rsidRPr="002F4C39">
        <w:rPr>
          <w:vertAlign w:val="subscript"/>
        </w:rPr>
        <w:t>i</w:t>
      </w:r>
      <w:r w:rsidRPr="002F4C39">
        <w:t>, is to reduce steady state error. If a small error remains in the system, if it is integrated over time that small error with grow allowing the controller to compensate for it. The derivative constant, K</w:t>
      </w:r>
      <w:r w:rsidRPr="002F4C39">
        <w:rPr>
          <w:vertAlign w:val="subscript"/>
        </w:rPr>
        <w:t>d</w:t>
      </w:r>
      <w:r w:rsidRPr="002F4C39">
        <w:t xml:space="preserve">, is to reduce overshooting and </w:t>
      </w:r>
      <w:r w:rsidR="0027549F">
        <w:t>settling time. [</w:t>
      </w:r>
      <w:r w:rsidR="0027549F">
        <w:fldChar w:fldCharType="begin"/>
      </w:r>
      <w:r w:rsidR="0027549F">
        <w:instrText xml:space="preserve"> REF _Ref19769131 \r \h </w:instrText>
      </w:r>
      <w:r w:rsidR="0027549F">
        <w:fldChar w:fldCharType="separate"/>
      </w:r>
      <w:r w:rsidR="000F1474">
        <w:t>47</w:t>
      </w:r>
      <w:r w:rsidR="0027549F">
        <w:fldChar w:fldCharType="end"/>
      </w:r>
      <w:r w:rsidRPr="002F4C39">
        <w:t>]. It affects the control output based on the derivative of error overtime so as the error approaches zero it reduces the amount of correction allowing for a smoother control.</w:t>
      </w:r>
    </w:p>
    <w:p w14:paraId="77D2B67D" w14:textId="77777777" w:rsidR="00B573D4" w:rsidRPr="002F4C39" w:rsidRDefault="00B573D4" w:rsidP="00B573D4">
      <w:pPr>
        <w:pStyle w:val="Body"/>
      </w:pPr>
      <w:r w:rsidRPr="002F4C39">
        <w:t xml:space="preserve">PID is advantageous as it is simplistic meaning that it takes less computing time and power to achieve accurate results. This is important as intelligent vehicles need to be able to make decisions quickly. However this simplicity negatively affects the controller’s ability to control complex and nonlinear systems. </w:t>
      </w:r>
    </w:p>
    <w:p w14:paraId="69AFC754" w14:textId="77777777" w:rsidR="00B573D4" w:rsidRPr="00CF2DDA" w:rsidRDefault="00B573D4" w:rsidP="00CF2DDA">
      <w:pPr>
        <w:pStyle w:val="sub-subsectionTitle"/>
      </w:pPr>
      <w:bookmarkStart w:id="1061" w:name="_Toc19788871"/>
      <w:r w:rsidRPr="00CF2DDA">
        <w:t>MPC Control</w:t>
      </w:r>
      <w:bookmarkEnd w:id="1061"/>
    </w:p>
    <w:p w14:paraId="42060D9D" w14:textId="3E94E4FE" w:rsidR="00AE0A71" w:rsidRDefault="00B573D4" w:rsidP="00417A8C">
      <w:pPr>
        <w:pStyle w:val="Body"/>
      </w:pPr>
      <w:r>
        <w:t xml:space="preserve">Another common control method used in </w:t>
      </w:r>
      <w:r w:rsidR="00433127">
        <w:t xml:space="preserve">intelligent </w:t>
      </w:r>
      <w:r>
        <w:t>vehicles is Model Predict</w:t>
      </w:r>
      <w:r w:rsidR="00433127">
        <w:t xml:space="preserve">ive Control (MPC). </w:t>
      </w:r>
      <w:r w:rsidR="006F4676">
        <w:t xml:space="preserve">MPC again works to achieve a desired outcome by minimizing the error between the desired behavior of the system and the actual outcome. </w:t>
      </w:r>
      <w:r w:rsidR="000A6AF5">
        <w:t>This is done by f</w:t>
      </w:r>
      <w:r w:rsidR="00CF280E">
        <w:t>irst inputting the future trajectory</w:t>
      </w:r>
      <w:r w:rsidR="00E421A1">
        <w:t xml:space="preserve"> path. The prediction horizon is a metric that dictates how far into the fu</w:t>
      </w:r>
      <w:r w:rsidR="00546BB4">
        <w:t>ture the control ex</w:t>
      </w:r>
      <w:r w:rsidR="00F150BB">
        <w:t xml:space="preserve">tracts information in order to make decisions. The controller uses this future </w:t>
      </w:r>
      <w:r w:rsidR="00824725">
        <w:t xml:space="preserve">data to create a schedule of </w:t>
      </w:r>
      <w:r w:rsidR="00AE0A71">
        <w:t>control steps for every time step to achieve the end result. This allows the controls step to be optimized to work together to efficiently control the system. The controller then applies the first control step to the system and then re</w:t>
      </w:r>
      <w:r w:rsidR="00C37A6B">
        <w:t>-optimizes the control schedule taking into account the next additional times step</w:t>
      </w:r>
      <w:r w:rsidR="0027549F">
        <w:t xml:space="preserve"> [</w:t>
      </w:r>
      <w:r w:rsidR="0027549F">
        <w:fldChar w:fldCharType="begin"/>
      </w:r>
      <w:r w:rsidR="0027549F">
        <w:instrText xml:space="preserve"> REF _Ref19769229 \r \h </w:instrText>
      </w:r>
      <w:r w:rsidR="0027549F">
        <w:fldChar w:fldCharType="separate"/>
      </w:r>
      <w:r w:rsidR="000F1474">
        <w:t>48</w:t>
      </w:r>
      <w:r w:rsidR="0027549F">
        <w:fldChar w:fldCharType="end"/>
      </w:r>
      <w:r w:rsidR="0027549F">
        <w:t>]</w:t>
      </w:r>
      <w:r w:rsidR="00C37A6B">
        <w:t>.</w:t>
      </w:r>
      <w:r w:rsidR="00551E4F">
        <w:t xml:space="preserve"> An example of this is shown in </w:t>
      </w:r>
      <w:r w:rsidR="00A93761">
        <w:fldChar w:fldCharType="begin"/>
      </w:r>
      <w:r w:rsidR="00A93761">
        <w:instrText xml:space="preserve"> REF _Ref19641705 \h </w:instrText>
      </w:r>
      <w:r w:rsidR="00A93761">
        <w:fldChar w:fldCharType="separate"/>
      </w:r>
      <w:r w:rsidR="000F1474">
        <w:t xml:space="preserve">Figure </w:t>
      </w:r>
      <w:r w:rsidR="000F1474">
        <w:rPr>
          <w:noProof/>
        </w:rPr>
        <w:t>28</w:t>
      </w:r>
      <w:r w:rsidR="00A93761">
        <w:fldChar w:fldCharType="end"/>
      </w:r>
      <w:r w:rsidR="00A93761">
        <w:t xml:space="preserve">. </w:t>
      </w:r>
      <w:r w:rsidR="00417A8C">
        <w:t xml:space="preserve">MPC </w:t>
      </w:r>
      <w:r w:rsidR="00C37A6B">
        <w:t xml:space="preserve">is particularly useful for vehicle control due to its ability to </w:t>
      </w:r>
      <w:r w:rsidR="00716E52">
        <w:t xml:space="preserve">handle specified constraints. In the control parameters hard and soft constraints can be prescribed so that model will not violate key aspects of travel like road deviation, speed limit, and other vehicle limits. </w:t>
      </w:r>
    </w:p>
    <w:p w14:paraId="22ED7B2F" w14:textId="7E3AD784" w:rsidR="00551E4F" w:rsidRDefault="00551E4F" w:rsidP="00BA4BC8">
      <w:pPr>
        <w:pStyle w:val="Picture"/>
      </w:pPr>
      <w:r>
        <w:rPr>
          <w:noProof/>
        </w:rPr>
        <w:lastRenderedPageBreak/>
        <w:drawing>
          <wp:inline distT="0" distB="0" distL="0" distR="0" wp14:anchorId="425B7881" wp14:editId="2222CC3C">
            <wp:extent cx="3933825" cy="2186129"/>
            <wp:effectExtent l="0" t="0" r="0" b="5080"/>
            <wp:docPr id="29" name="Picture 29" descr="MPC model predictiv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C model predictive control"/>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947436" cy="2193693"/>
                    </a:xfrm>
                    <a:prstGeom prst="rect">
                      <a:avLst/>
                    </a:prstGeom>
                    <a:noFill/>
                    <a:ln>
                      <a:noFill/>
                    </a:ln>
                  </pic:spPr>
                </pic:pic>
              </a:graphicData>
            </a:graphic>
          </wp:inline>
        </w:drawing>
      </w:r>
    </w:p>
    <w:p w14:paraId="326AE1F5" w14:textId="37FFBF44" w:rsidR="00551E4F" w:rsidRDefault="00F03F9F" w:rsidP="00F03F9F">
      <w:pPr>
        <w:pStyle w:val="FigureCaption"/>
      </w:pPr>
      <w:bookmarkStart w:id="1062" w:name="_Ref19641705"/>
      <w:bookmarkStart w:id="1063" w:name="_Toc19788916"/>
      <w:r>
        <w:t xml:space="preserve">Figure </w:t>
      </w:r>
      <w:r w:rsidR="000E062D">
        <w:fldChar w:fldCharType="begin"/>
      </w:r>
      <w:r w:rsidR="000E062D">
        <w:instrText xml:space="preserve"> SEQ Figure \* ARABIC </w:instrText>
      </w:r>
      <w:r w:rsidR="000E062D">
        <w:fldChar w:fldCharType="separate"/>
      </w:r>
      <w:r w:rsidR="000F1474">
        <w:rPr>
          <w:noProof/>
        </w:rPr>
        <w:t>28</w:t>
      </w:r>
      <w:r w:rsidR="000E062D">
        <w:rPr>
          <w:noProof/>
        </w:rPr>
        <w:fldChar w:fldCharType="end"/>
      </w:r>
      <w:bookmarkEnd w:id="1062"/>
      <w:r>
        <w:t xml:space="preserve"> </w:t>
      </w:r>
      <w:r w:rsidR="00551E4F">
        <w:t xml:space="preserve">Example of </w:t>
      </w:r>
      <w:r w:rsidR="006C1BD9">
        <w:t>MPC Prediction a</w:t>
      </w:r>
      <w:r w:rsidR="0027549F">
        <w:t>nd Control [</w:t>
      </w:r>
      <w:r w:rsidR="0027549F">
        <w:fldChar w:fldCharType="begin"/>
      </w:r>
      <w:r w:rsidR="0027549F">
        <w:instrText xml:space="preserve"> REF _Ref19769369 \r \h </w:instrText>
      </w:r>
      <w:r w:rsidR="0027549F">
        <w:fldChar w:fldCharType="separate"/>
      </w:r>
      <w:r w:rsidR="000F1474">
        <w:t>49</w:t>
      </w:r>
      <w:r w:rsidR="0027549F">
        <w:fldChar w:fldCharType="end"/>
      </w:r>
      <w:r w:rsidR="0027549F">
        <w:t>]</w:t>
      </w:r>
      <w:bookmarkEnd w:id="1063"/>
    </w:p>
    <w:p w14:paraId="7168AED6" w14:textId="1BF3B0D4" w:rsidR="00551E4F" w:rsidRPr="002F4C39" w:rsidRDefault="00551E4F" w:rsidP="00417A8C">
      <w:pPr>
        <w:pStyle w:val="Body"/>
      </w:pPr>
      <w:r>
        <w:t>The major</w:t>
      </w:r>
      <w:r w:rsidR="006C1BD9">
        <w:t xml:space="preserve"> drawback of MPC control is that it is more computationally expensive as it re-optimizes the predicted control for every times step. </w:t>
      </w:r>
      <w:r w:rsidR="00E927C0">
        <w:t xml:space="preserve">This can be remedied by reducing the length of </w:t>
      </w:r>
      <w:r w:rsidR="00E432B9">
        <w:t>the prediction horizon, however, this negates the benefits the advantages of this aspect of the control method.</w:t>
      </w:r>
    </w:p>
    <w:p w14:paraId="769844B0" w14:textId="7970F5DF" w:rsidR="00B573D4" w:rsidRPr="00CF2DDA" w:rsidRDefault="00B573D4" w:rsidP="00B850D1">
      <w:pPr>
        <w:pStyle w:val="SubsectionTitle"/>
      </w:pPr>
      <w:bookmarkStart w:id="1064" w:name="_Toc19788872"/>
      <w:r w:rsidRPr="00CF2DDA">
        <w:t>Correction Method</w:t>
      </w:r>
      <w:r w:rsidR="00CF2DDA" w:rsidRPr="00CF2DDA">
        <w:t>s</w:t>
      </w:r>
      <w:bookmarkEnd w:id="1064"/>
    </w:p>
    <w:p w14:paraId="4A901C15" w14:textId="12BC8B49" w:rsidR="00B573D4" w:rsidRPr="00CF2DDA" w:rsidRDefault="00B573D4" w:rsidP="00CF2DDA">
      <w:pPr>
        <w:pStyle w:val="sub-subsectionTitle"/>
      </w:pPr>
      <w:bookmarkStart w:id="1065" w:name="_Toc19788873"/>
      <w:r w:rsidRPr="00CF2DDA">
        <w:t>Stanley method</w:t>
      </w:r>
      <w:bookmarkEnd w:id="1065"/>
    </w:p>
    <w:p w14:paraId="15922D1F" w14:textId="77777777" w:rsidR="00B573D4" w:rsidRPr="002F4C39" w:rsidRDefault="00B573D4" w:rsidP="009237C7">
      <w:pPr>
        <w:pStyle w:val="Body"/>
      </w:pPr>
      <w:r w:rsidRPr="002F4C39">
        <w:t xml:space="preserve">One particular method to guide an autonomous vehicle is known as the Stanley method. This method applies a correction to regain the desired path based on heading error and cross track error, governed by the following equation: </w:t>
      </w:r>
    </w:p>
    <w:p w14:paraId="23D9A96C" w14:textId="77777777" w:rsidR="00B573D4" w:rsidRPr="00BA4BC8" w:rsidRDefault="00B573D4" w:rsidP="00B573D4">
      <w:pPr>
        <w:ind w:firstLine="720"/>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e</m:t>
              </m:r>
            </m:sub>
          </m:sSub>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ctrlPr>
                    <w:rPr>
                      <w:rFonts w:ascii="Cambria Math" w:hAnsi="Cambria Math"/>
                    </w:rPr>
                  </m:ctrlPr>
                </m:e>
                <m:sup>
                  <m:r>
                    <w:rPr>
                      <w:rFonts w:ascii="Cambria Math" w:hAnsi="Cambria Math"/>
                    </w:rPr>
                    <m:t>-1</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r>
                        <w:rPr>
                          <w:rFonts w:ascii="Cambria Math" w:hAnsi="Cambria Math"/>
                        </w:rPr>
                        <m:t>k</m:t>
                      </m:r>
                      <m:sSub>
                        <m:sSubPr>
                          <m:ctrlPr>
                            <w:rPr>
                              <w:rFonts w:ascii="Cambria Math" w:hAnsi="Cambria Math"/>
                              <w:i/>
                            </w:rPr>
                          </m:ctrlPr>
                        </m:sSubPr>
                        <m:e>
                          <m:r>
                            <w:rPr>
                              <w:rFonts w:ascii="Cambria Math" w:hAnsi="Cambria Math"/>
                            </w:rPr>
                            <m:t>e</m:t>
                          </m:r>
                        </m:e>
                        <m:sub>
                          <m:r>
                            <w:rPr>
                              <w:rFonts w:ascii="Cambria Math" w:hAnsi="Cambria Math"/>
                            </w:rPr>
                            <m:t>fa</m:t>
                          </m:r>
                        </m:sub>
                      </m:sSub>
                      <m:r>
                        <w:rPr>
                          <w:rFonts w:ascii="Cambria Math" w:hAnsi="Cambria Math"/>
                        </w:rPr>
                        <m:t>(t)</m:t>
                      </m:r>
                    </m:num>
                    <m:den>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(t)</m:t>
                      </m:r>
                    </m:den>
                  </m:f>
                </m:e>
              </m:d>
            </m:e>
          </m:func>
        </m:oMath>
      </m:oMathPara>
    </w:p>
    <w:p w14:paraId="70455FAF" w14:textId="77777777" w:rsidR="00B573D4" w:rsidRPr="00BA4BC8" w:rsidRDefault="000E062D" w:rsidP="00B573D4">
      <w:pPr>
        <w:ind w:firstLine="720"/>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e</m:t>
              </m:r>
            </m:sub>
          </m:sSub>
          <m:r>
            <w:rPr>
              <w:rFonts w:ascii="Cambria Math" w:hAnsi="Cambria Math"/>
            </w:rPr>
            <m:t>=heading error</m:t>
          </m:r>
        </m:oMath>
      </m:oMathPara>
    </w:p>
    <w:p w14:paraId="3074B968" w14:textId="77777777" w:rsidR="00B573D4" w:rsidRPr="00BA4BC8" w:rsidRDefault="000E062D" w:rsidP="00B573D4">
      <w:pPr>
        <w:ind w:firstLine="7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fa</m:t>
              </m:r>
            </m:sub>
          </m:sSub>
          <m:r>
            <w:rPr>
              <w:rFonts w:ascii="Cambria Math" w:eastAsiaTheme="minorEastAsia" w:hAnsi="Cambria Math"/>
            </w:rPr>
            <m:t>=cross track error</m:t>
          </m:r>
        </m:oMath>
      </m:oMathPara>
    </w:p>
    <w:p w14:paraId="08F995F0" w14:textId="77777777" w:rsidR="00B573D4" w:rsidRPr="00BA4BC8" w:rsidRDefault="000E062D" w:rsidP="00B573D4">
      <w:pPr>
        <w:ind w:firstLine="7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=forward velocity</m:t>
          </m:r>
        </m:oMath>
      </m:oMathPara>
    </w:p>
    <w:p w14:paraId="69F9D2C7" w14:textId="77777777" w:rsidR="00B573D4" w:rsidRPr="00BA4BC8" w:rsidRDefault="00B573D4" w:rsidP="00F03F9F">
      <w:pPr>
        <w:pStyle w:val="Body"/>
        <w:rPr>
          <w:rFonts w:eastAsiaTheme="minorEastAsia"/>
        </w:rPr>
      </w:pPr>
      <m:oMathPara>
        <m:oMath>
          <m:r>
            <w:rPr>
              <w:rFonts w:ascii="Cambria Math" w:eastAsiaTheme="minorEastAsia" w:hAnsi="Cambria Math"/>
            </w:rPr>
            <m:t>k</m:t>
          </m:r>
          <m:r>
            <m:rPr>
              <m:sty m:val="p"/>
            </m:rPr>
            <w:rPr>
              <w:rFonts w:ascii="Cambria Math" w:eastAsiaTheme="minorEastAsia" w:hAnsi="Cambria Math"/>
            </w:rPr>
            <m:t>=</m:t>
          </m:r>
          <m:r>
            <w:rPr>
              <w:rFonts w:ascii="Cambria Math" w:eastAsiaTheme="minorEastAsia" w:hAnsi="Cambria Math"/>
            </w:rPr>
            <m:t>correction</m:t>
          </m:r>
          <m:r>
            <m:rPr>
              <m:sty m:val="p"/>
            </m:rPr>
            <w:rPr>
              <w:rFonts w:ascii="Cambria Math" w:eastAsiaTheme="minorEastAsia" w:hAnsi="Cambria Math"/>
            </w:rPr>
            <m:t xml:space="preserve"> </m:t>
          </m:r>
          <m:r>
            <w:rPr>
              <w:rFonts w:ascii="Cambria Math" w:eastAsiaTheme="minorEastAsia" w:hAnsi="Cambria Math"/>
            </w:rPr>
            <m:t>factor</m:t>
          </m:r>
        </m:oMath>
      </m:oMathPara>
    </w:p>
    <w:p w14:paraId="30181E25" w14:textId="559A5084" w:rsidR="00B573D4" w:rsidRPr="00BA4BC8" w:rsidRDefault="00B573D4" w:rsidP="009237C7">
      <w:pPr>
        <w:pStyle w:val="Body"/>
        <w:rPr>
          <w:rFonts w:eastAsiaTheme="minorEastAsia"/>
        </w:rPr>
      </w:pPr>
      <w:r w:rsidRPr="00BA4BC8">
        <w:rPr>
          <w:rFonts w:eastAsiaTheme="minorEastAsia"/>
        </w:rPr>
        <w:t xml:space="preserve">The correction factor </w:t>
      </w:r>
      <m:oMath>
        <m:r>
          <w:rPr>
            <w:rFonts w:ascii="Cambria Math" w:eastAsiaTheme="minorEastAsia" w:hAnsi="Cambria Math"/>
          </w:rPr>
          <m:t>k</m:t>
        </m:r>
      </m:oMath>
      <w:r w:rsidRPr="00BA4BC8">
        <w:rPr>
          <w:rFonts w:eastAsiaTheme="minorEastAsia"/>
        </w:rPr>
        <w:t xml:space="preserve"> is then altered to by either increasing for a higher degree of correction or by decreasing for a </w:t>
      </w:r>
      <w:r w:rsidR="0027549F">
        <w:rPr>
          <w:rFonts w:eastAsiaTheme="minorEastAsia"/>
        </w:rPr>
        <w:t>smaller correction effect [</w:t>
      </w:r>
      <w:r w:rsidR="0027549F">
        <w:rPr>
          <w:rFonts w:eastAsiaTheme="minorEastAsia"/>
        </w:rPr>
        <w:fldChar w:fldCharType="begin"/>
      </w:r>
      <w:r w:rsidR="0027549F">
        <w:rPr>
          <w:rFonts w:eastAsiaTheme="minorEastAsia"/>
        </w:rPr>
        <w:instrText xml:space="preserve"> REF _Ref19769436 \r \h </w:instrText>
      </w:r>
      <w:r w:rsidR="0027549F">
        <w:rPr>
          <w:rFonts w:eastAsiaTheme="minorEastAsia"/>
        </w:rPr>
      </w:r>
      <w:r w:rsidR="0027549F">
        <w:rPr>
          <w:rFonts w:eastAsiaTheme="minorEastAsia"/>
        </w:rPr>
        <w:fldChar w:fldCharType="separate"/>
      </w:r>
      <w:r w:rsidR="000F1474">
        <w:rPr>
          <w:rFonts w:eastAsiaTheme="minorEastAsia"/>
        </w:rPr>
        <w:t>50</w:t>
      </w:r>
      <w:r w:rsidR="0027549F">
        <w:rPr>
          <w:rFonts w:eastAsiaTheme="minorEastAsia"/>
        </w:rPr>
        <w:fldChar w:fldCharType="end"/>
      </w:r>
      <w:r w:rsidRPr="00BA4BC8">
        <w:rPr>
          <w:rFonts w:eastAsiaTheme="minorEastAsia"/>
        </w:rPr>
        <w:t>].</w:t>
      </w:r>
    </w:p>
    <w:p w14:paraId="284942F7" w14:textId="77777777" w:rsidR="00B573D4" w:rsidRPr="00BA4BC8" w:rsidRDefault="00B573D4" w:rsidP="00CF2DDA">
      <w:pPr>
        <w:pStyle w:val="sub-subsectionTitle"/>
      </w:pPr>
      <w:r w:rsidRPr="00BA4BC8">
        <w:tab/>
      </w:r>
      <w:bookmarkStart w:id="1066" w:name="_Toc19788874"/>
      <w:r w:rsidRPr="00BA4BC8">
        <w:t>Pure Pursuit</w:t>
      </w:r>
      <w:bookmarkEnd w:id="1066"/>
    </w:p>
    <w:p w14:paraId="1D9AC930" w14:textId="25129D28" w:rsidR="00B573D4" w:rsidRPr="00BA4BC8" w:rsidRDefault="00B573D4" w:rsidP="009237C7">
      <w:pPr>
        <w:pStyle w:val="Body"/>
      </w:pPr>
      <w:r w:rsidRPr="00BA4BC8">
        <w:t xml:space="preserve">Pure pursuit is a very common navigation method used in robotics. </w:t>
      </w:r>
      <w:r w:rsidR="008A48F3" w:rsidRPr="00BA4BC8">
        <w:t xml:space="preserve">This method works by setting a path of data points. The current position of the vehicle is then used to calculate the radius of curvature of a path from the vehicle position and is used to estimate the wheel angle to achieve the target point. </w:t>
      </w:r>
      <w:r w:rsidR="00B35A20" w:rsidRPr="00BA4BC8">
        <w:t>This is geometrically demonstrated in FIGURE ###. The desired steering angle is then calculated as follows [</w:t>
      </w:r>
      <w:r w:rsidR="0027549F">
        <w:fldChar w:fldCharType="begin"/>
      </w:r>
      <w:r w:rsidR="0027549F">
        <w:instrText xml:space="preserve"> REF _Ref19769436 \r \h </w:instrText>
      </w:r>
      <w:r w:rsidR="0027549F">
        <w:fldChar w:fldCharType="separate"/>
      </w:r>
      <w:r w:rsidR="000F1474">
        <w:t>50</w:t>
      </w:r>
      <w:r w:rsidR="0027549F">
        <w:fldChar w:fldCharType="end"/>
      </w:r>
      <w:r w:rsidR="00B35A20" w:rsidRPr="00BA4BC8">
        <w:t>]:</w:t>
      </w:r>
    </w:p>
    <w:p w14:paraId="482CED0C" w14:textId="12827230" w:rsidR="00B35A20" w:rsidRDefault="0027549F" w:rsidP="0027549F">
      <w:pPr>
        <w:pStyle w:val="Picture"/>
      </w:pPr>
      <w:r>
        <w:rPr>
          <w:noProof/>
        </w:rPr>
        <w:lastRenderedPageBreak/>
        <w:drawing>
          <wp:inline distT="0" distB="0" distL="0" distR="0" wp14:anchorId="70A9D4DE" wp14:editId="0E4519FB">
            <wp:extent cx="2857500" cy="263155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3652" t="1493" r="12969" b="-1"/>
                    <a:stretch/>
                  </pic:blipFill>
                  <pic:spPr bwMode="auto">
                    <a:xfrm>
                      <a:off x="0" y="0"/>
                      <a:ext cx="2865171" cy="2638622"/>
                    </a:xfrm>
                    <a:prstGeom prst="rect">
                      <a:avLst/>
                    </a:prstGeom>
                    <a:ln>
                      <a:noFill/>
                    </a:ln>
                    <a:extLst>
                      <a:ext uri="{53640926-AAD7-44D8-BBD7-CCE9431645EC}">
                        <a14:shadowObscured xmlns:a14="http://schemas.microsoft.com/office/drawing/2010/main"/>
                      </a:ext>
                    </a:extLst>
                  </pic:spPr>
                </pic:pic>
              </a:graphicData>
            </a:graphic>
          </wp:inline>
        </w:drawing>
      </w:r>
    </w:p>
    <w:p w14:paraId="316364CB" w14:textId="0705D326" w:rsidR="00144F2D" w:rsidRPr="00BA4BC8" w:rsidRDefault="00144F2D" w:rsidP="00144F2D">
      <w:pPr>
        <w:pStyle w:val="FigureCaption"/>
      </w:pPr>
      <w:bookmarkStart w:id="1067" w:name="_Toc19788917"/>
      <w:r>
        <w:t xml:space="preserve">Figure </w:t>
      </w:r>
      <w:r w:rsidR="000E062D">
        <w:fldChar w:fldCharType="begin"/>
      </w:r>
      <w:r w:rsidR="000E062D">
        <w:instrText xml:space="preserve"> SEQ Figure \* ARABIC </w:instrText>
      </w:r>
      <w:r w:rsidR="000E062D">
        <w:fldChar w:fldCharType="separate"/>
      </w:r>
      <w:r w:rsidR="000F1474">
        <w:rPr>
          <w:noProof/>
        </w:rPr>
        <w:t>29</w:t>
      </w:r>
      <w:r w:rsidR="000E062D">
        <w:rPr>
          <w:noProof/>
        </w:rPr>
        <w:fldChar w:fldCharType="end"/>
      </w:r>
      <w:r>
        <w:t xml:space="preserve"> Pure Pursuit Controller Geometry [</w:t>
      </w:r>
      <w:r>
        <w:fldChar w:fldCharType="begin"/>
      </w:r>
      <w:r>
        <w:instrText xml:space="preserve"> REF _Ref19769436 \r \h </w:instrText>
      </w:r>
      <w:r>
        <w:fldChar w:fldCharType="separate"/>
      </w:r>
      <w:r w:rsidR="000F1474">
        <w:t>50</w:t>
      </w:r>
      <w:r>
        <w:fldChar w:fldCharType="end"/>
      </w:r>
      <w:r>
        <w:t>]</w:t>
      </w:r>
      <w:bookmarkEnd w:id="1067"/>
    </w:p>
    <w:p w14:paraId="7EA38D1C" w14:textId="3FD1D2FC" w:rsidR="00B35A20" w:rsidRPr="00BA4BC8" w:rsidRDefault="00B35A20" w:rsidP="009237C7">
      <w:pPr>
        <w:pStyle w:val="Body"/>
      </w:pPr>
      <m:oMathPara>
        <m:oMath>
          <m:r>
            <w:rPr>
              <w:rFonts w:ascii="Cambria Math" w:hAnsi="Cambria Math"/>
            </w:rPr>
            <m:t>δ</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2Lsin</m:t>
                      </m:r>
                      <m:d>
                        <m:dPr>
                          <m:ctrlPr>
                            <w:rPr>
                              <w:rFonts w:ascii="Cambria Math" w:hAnsi="Cambria Math"/>
                              <w:i/>
                            </w:rPr>
                          </m:ctrlPr>
                        </m:dPr>
                        <m:e>
                          <m:r>
                            <w:rPr>
                              <w:rFonts w:ascii="Cambria Math" w:hAnsi="Cambria Math"/>
                            </w:rPr>
                            <m:t>α</m:t>
                          </m:r>
                        </m:e>
                      </m:d>
                    </m:num>
                    <m:den>
                      <m:r>
                        <w:rPr>
                          <w:rFonts w:ascii="Cambria Math" w:hAnsi="Cambria Math"/>
                        </w:rPr>
                        <m:t>κ</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den>
                  </m:f>
                </m:e>
              </m:d>
              <m:ctrlPr>
                <w:rPr>
                  <w:rFonts w:ascii="Cambria Math" w:hAnsi="Cambria Math"/>
                  <w:i/>
                </w:rPr>
              </m:ctrlPr>
            </m:e>
          </m:func>
        </m:oMath>
      </m:oMathPara>
    </w:p>
    <w:p w14:paraId="57FA3B8B" w14:textId="20CD3743" w:rsidR="0018285F" w:rsidRPr="00BA4BC8" w:rsidRDefault="004B09FC" w:rsidP="0018285F">
      <w:pPr>
        <w:pStyle w:val="Body"/>
      </w:pPr>
      <w:r w:rsidRPr="00BA4BC8">
        <w:t xml:space="preserve">Pure pursuit is tuned by modifying </w:t>
      </w:r>
      <w:r w:rsidR="00013433" w:rsidRPr="00BA4BC8">
        <w:t xml:space="preserve">look ahead distance. The look ahead distance determines how far ahead into the prescribed path the controller looks. This metric is very sensitive to the road geometry and needs to be tuned the specific nature the roadway. If the look ahead distance is too short the vehicle will tend to oscillate excessively due to small curve radii and if the look ahead distance is too long the vehicle will not accurately </w:t>
      </w:r>
      <w:r w:rsidR="0018285F" w:rsidRPr="00BA4BC8">
        <w:t>track w</w:t>
      </w:r>
      <w:r w:rsidR="00144F2D">
        <w:t>ith current vehicle path [</w:t>
      </w:r>
      <w:r w:rsidR="00144F2D">
        <w:fldChar w:fldCharType="begin"/>
      </w:r>
      <w:r w:rsidR="00144F2D">
        <w:instrText xml:space="preserve"> REF _Ref19769660 \r \h </w:instrText>
      </w:r>
      <w:r w:rsidR="00144F2D">
        <w:fldChar w:fldCharType="separate"/>
      </w:r>
      <w:r w:rsidR="000F1474">
        <w:t>51</w:t>
      </w:r>
      <w:r w:rsidR="00144F2D">
        <w:fldChar w:fldCharType="end"/>
      </w:r>
      <w:r w:rsidR="0018285F" w:rsidRPr="00BA4BC8">
        <w:t>].</w:t>
      </w:r>
    </w:p>
    <w:p w14:paraId="6EB75A85" w14:textId="77777777" w:rsidR="00B573D4" w:rsidRPr="002F4C39" w:rsidRDefault="00B573D4" w:rsidP="00BD75C4">
      <w:pPr>
        <w:pStyle w:val="SectionTitle"/>
      </w:pPr>
      <w:bookmarkStart w:id="1068" w:name="_Toc19788875"/>
      <w:r w:rsidRPr="00BD75C4">
        <w:t>Vehicle control development</w:t>
      </w:r>
      <w:bookmarkEnd w:id="1068"/>
      <w:r w:rsidRPr="002F4C39">
        <w:t xml:space="preserve"> </w:t>
      </w:r>
    </w:p>
    <w:p w14:paraId="0B18840D" w14:textId="77777777" w:rsidR="00B573D4" w:rsidRPr="002F4C39" w:rsidRDefault="00B573D4" w:rsidP="009237C7">
      <w:pPr>
        <w:pStyle w:val="Body"/>
      </w:pPr>
      <w:r w:rsidRPr="002F4C39">
        <w:t>An effective AV system has two goals. The primary goal is to operate the vehicle so that the occupants are kept safe. The second goal is do so in such a manner so that the occupants can experience a comfortable ride.</w:t>
      </w:r>
    </w:p>
    <w:p w14:paraId="468E9135" w14:textId="77777777" w:rsidR="00B573D4" w:rsidRPr="00BD75C4" w:rsidRDefault="00B573D4" w:rsidP="00BD75C4">
      <w:pPr>
        <w:pStyle w:val="SubsectionTitle"/>
      </w:pPr>
      <w:r w:rsidRPr="00BD75C4">
        <w:tab/>
      </w:r>
      <w:bookmarkStart w:id="1069" w:name="_Toc19788876"/>
      <w:r w:rsidRPr="00BD75C4">
        <w:t>Road Model</w:t>
      </w:r>
      <w:bookmarkEnd w:id="1069"/>
    </w:p>
    <w:p w14:paraId="5DAEA309" w14:textId="68F93544" w:rsidR="00B573D4" w:rsidRPr="009237C7" w:rsidRDefault="00B573D4" w:rsidP="009237C7">
      <w:pPr>
        <w:pStyle w:val="Body"/>
      </w:pPr>
      <w:r w:rsidRPr="002F4C39">
        <w:t>The road data used in the ADAS development is based on the model of a standard road design based off of American Association of State Highway and Transportation Officials (ASHTO) guidelines to ensure a realistic road geometry. The particular road that was used is characterized by a gradual transition from a straight path to a constant radius curve followed by a transition back to a straight road. The particular road was designed based on travel at a 60 m</w:t>
      </w:r>
      <w:r w:rsidR="00474099">
        <w:t>ph with a super-elevation of 12</w:t>
      </w:r>
      <w:r w:rsidRPr="002F4C39">
        <w:t xml:space="preserve"> and a side friction factor of</w:t>
      </w:r>
      <w:r w:rsidR="00474099">
        <w:t xml:space="preserve"> 0.12</w:t>
      </w:r>
      <w:r w:rsidRPr="002F4C39">
        <w:t xml:space="preserve"> resulting in a minimum curve radius of 1,000 ft [</w:t>
      </w:r>
      <w:r w:rsidR="00041C58">
        <w:fldChar w:fldCharType="begin"/>
      </w:r>
      <w:r w:rsidR="00041C58">
        <w:instrText xml:space="preserve"> REF _Ref12450306 \r \h </w:instrText>
      </w:r>
      <w:r w:rsidR="00041C58">
        <w:fldChar w:fldCharType="separate"/>
      </w:r>
      <w:r w:rsidR="000F1474">
        <w:t>24</w:t>
      </w:r>
      <w:r w:rsidR="00041C58">
        <w:fldChar w:fldCharType="end"/>
      </w:r>
      <w:r w:rsidRPr="002F4C39">
        <w:t>]. These values were chosen to simulate the smallest radius possible for the give speed so that the system would be evaluated at the limits that the vehicle would experience for a given speed.</w:t>
      </w:r>
    </w:p>
    <w:p w14:paraId="0FB17E44" w14:textId="0BD3C1D2" w:rsidR="00B573D4" w:rsidRDefault="00B573D4" w:rsidP="00441E71">
      <w:pPr>
        <w:pStyle w:val="Picture"/>
        <w:rPr>
          <w:highlight w:val="yellow"/>
        </w:rPr>
      </w:pPr>
      <w:r w:rsidRPr="002F4C39">
        <w:rPr>
          <w:noProof/>
        </w:rPr>
        <w:lastRenderedPageBreak/>
        <w:drawing>
          <wp:inline distT="0" distB="0" distL="0" distR="0" wp14:anchorId="3CD0DBBB" wp14:editId="32A8CC19">
            <wp:extent cx="5943600" cy="29991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ad Curve.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2999105"/>
                    </a:xfrm>
                    <a:prstGeom prst="rect">
                      <a:avLst/>
                    </a:prstGeom>
                  </pic:spPr>
                </pic:pic>
              </a:graphicData>
            </a:graphic>
          </wp:inline>
        </w:drawing>
      </w:r>
    </w:p>
    <w:p w14:paraId="55BF58B9" w14:textId="5B78399E" w:rsidR="00F03F9F" w:rsidRDefault="00F03F9F" w:rsidP="00F03F9F">
      <w:pPr>
        <w:pStyle w:val="FigureCaption"/>
        <w:rPr>
          <w:highlight w:val="yellow"/>
        </w:rPr>
      </w:pPr>
      <w:bookmarkStart w:id="1070" w:name="_Toc19788918"/>
      <w:r>
        <w:t xml:space="preserve">Figure </w:t>
      </w:r>
      <w:r w:rsidR="000E062D">
        <w:fldChar w:fldCharType="begin"/>
      </w:r>
      <w:r w:rsidR="000E062D">
        <w:instrText xml:space="preserve"> SEQ Figure \* ARABIC </w:instrText>
      </w:r>
      <w:r w:rsidR="000E062D">
        <w:fldChar w:fldCharType="separate"/>
      </w:r>
      <w:r w:rsidR="000F1474">
        <w:rPr>
          <w:noProof/>
        </w:rPr>
        <w:t>30</w:t>
      </w:r>
      <w:r w:rsidR="000E062D">
        <w:rPr>
          <w:noProof/>
        </w:rPr>
        <w:fldChar w:fldCharType="end"/>
      </w:r>
      <w:r>
        <w:t xml:space="preserve"> Road Data XY Data</w:t>
      </w:r>
      <w:bookmarkEnd w:id="1070"/>
    </w:p>
    <w:p w14:paraId="51F93571" w14:textId="77777777" w:rsidR="00441E71" w:rsidRPr="002F4C39" w:rsidRDefault="00441E71" w:rsidP="00441E71">
      <w:pPr>
        <w:pStyle w:val="Picture"/>
        <w:rPr>
          <w:highlight w:val="yellow"/>
        </w:rPr>
      </w:pPr>
    </w:p>
    <w:p w14:paraId="2745C30F" w14:textId="23A0C75E" w:rsidR="00B573D4" w:rsidRDefault="00B573D4" w:rsidP="00441E71">
      <w:pPr>
        <w:pStyle w:val="Picture"/>
        <w:rPr>
          <w:highlight w:val="yellow"/>
        </w:rPr>
      </w:pPr>
      <w:r w:rsidRPr="002F4C39">
        <w:rPr>
          <w:noProof/>
        </w:rPr>
        <w:drawing>
          <wp:inline distT="0" distB="0" distL="0" distR="0" wp14:anchorId="5E4A504F" wp14:editId="63F7E09B">
            <wp:extent cx="5943600" cy="29698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rvature vs S.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2969895"/>
                    </a:xfrm>
                    <a:prstGeom prst="rect">
                      <a:avLst/>
                    </a:prstGeom>
                  </pic:spPr>
                </pic:pic>
              </a:graphicData>
            </a:graphic>
          </wp:inline>
        </w:drawing>
      </w:r>
    </w:p>
    <w:p w14:paraId="6A0D360A" w14:textId="7804A338" w:rsidR="00F03F9F" w:rsidRPr="002F4C39" w:rsidRDefault="00F03F9F" w:rsidP="00F03F9F">
      <w:pPr>
        <w:pStyle w:val="FigureCaption"/>
        <w:rPr>
          <w:highlight w:val="yellow"/>
        </w:rPr>
      </w:pPr>
      <w:bookmarkStart w:id="1071" w:name="_Toc19788919"/>
      <w:r>
        <w:t xml:space="preserve">Figure </w:t>
      </w:r>
      <w:r w:rsidR="000E062D">
        <w:fldChar w:fldCharType="begin"/>
      </w:r>
      <w:r w:rsidR="000E062D">
        <w:instrText xml:space="preserve"> SEQ Figure \* ARABIC </w:instrText>
      </w:r>
      <w:r w:rsidR="000E062D">
        <w:fldChar w:fldCharType="separate"/>
      </w:r>
      <w:r w:rsidR="000F1474">
        <w:rPr>
          <w:noProof/>
        </w:rPr>
        <w:t>31</w:t>
      </w:r>
      <w:r w:rsidR="000E062D">
        <w:rPr>
          <w:noProof/>
        </w:rPr>
        <w:fldChar w:fldCharType="end"/>
      </w:r>
      <w:r>
        <w:t xml:space="preserve"> Road Curvature Data</w:t>
      </w:r>
      <w:bookmarkEnd w:id="1071"/>
    </w:p>
    <w:p w14:paraId="3A58CD72" w14:textId="3C6E4F09" w:rsidR="00B573D4" w:rsidRDefault="00B573D4" w:rsidP="00441E71">
      <w:pPr>
        <w:pStyle w:val="Picture"/>
        <w:rPr>
          <w:highlight w:val="yellow"/>
        </w:rPr>
      </w:pPr>
      <w:r w:rsidRPr="002F4C39">
        <w:rPr>
          <w:noProof/>
        </w:rPr>
        <w:lastRenderedPageBreak/>
        <w:drawing>
          <wp:inline distT="0" distB="0" distL="0" distR="0" wp14:anchorId="37708874" wp14:editId="732FA46D">
            <wp:extent cx="5943600" cy="29787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ding angle vs S.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2978785"/>
                    </a:xfrm>
                    <a:prstGeom prst="rect">
                      <a:avLst/>
                    </a:prstGeom>
                  </pic:spPr>
                </pic:pic>
              </a:graphicData>
            </a:graphic>
          </wp:inline>
        </w:drawing>
      </w:r>
    </w:p>
    <w:p w14:paraId="6EDAD70C" w14:textId="3A106E68" w:rsidR="00F03F9F" w:rsidRPr="002F4C39" w:rsidRDefault="00F03F9F" w:rsidP="00F03F9F">
      <w:pPr>
        <w:pStyle w:val="FigureCaption"/>
        <w:rPr>
          <w:highlight w:val="yellow"/>
        </w:rPr>
      </w:pPr>
      <w:bookmarkStart w:id="1072" w:name="_Toc19788920"/>
      <w:r>
        <w:t xml:space="preserve">Figure </w:t>
      </w:r>
      <w:r w:rsidR="000E062D">
        <w:fldChar w:fldCharType="begin"/>
      </w:r>
      <w:r w:rsidR="000E062D">
        <w:instrText xml:space="preserve"> SEQ Figure \* ARABIC </w:instrText>
      </w:r>
      <w:r w:rsidR="000E062D">
        <w:fldChar w:fldCharType="separate"/>
      </w:r>
      <w:r w:rsidR="000F1474">
        <w:rPr>
          <w:noProof/>
        </w:rPr>
        <w:t>32</w:t>
      </w:r>
      <w:r w:rsidR="000E062D">
        <w:rPr>
          <w:noProof/>
        </w:rPr>
        <w:fldChar w:fldCharType="end"/>
      </w:r>
      <w:r>
        <w:t xml:space="preserve"> Heading Angle Data</w:t>
      </w:r>
      <w:bookmarkEnd w:id="1072"/>
    </w:p>
    <w:p w14:paraId="7BCE74B0" w14:textId="77777777" w:rsidR="00B573D4" w:rsidRPr="00BD75C4" w:rsidRDefault="00B573D4" w:rsidP="00BD75C4">
      <w:pPr>
        <w:pStyle w:val="SubsectionTitle"/>
      </w:pPr>
      <w:r w:rsidRPr="00BD75C4">
        <w:tab/>
      </w:r>
      <w:bookmarkStart w:id="1073" w:name="_Toc19788877"/>
      <w:r w:rsidRPr="00BD75C4">
        <w:t>Vehicle Model</w:t>
      </w:r>
      <w:bookmarkEnd w:id="1073"/>
    </w:p>
    <w:p w14:paraId="3A5F81D1" w14:textId="77777777" w:rsidR="00B573D4" w:rsidRPr="002F4C39" w:rsidRDefault="00B573D4" w:rsidP="009237C7">
      <w:pPr>
        <w:pStyle w:val="Body"/>
      </w:pPr>
      <w:r w:rsidRPr="002F4C39">
        <w:t>The model used for developing a vehicle control system the bicycle vehicle model. The bicycle model is created by combining the front and rear axles of a vehicle together seen in FIGURE ###.</w:t>
      </w:r>
    </w:p>
    <w:p w14:paraId="48AD9BE7" w14:textId="54EE9AE7" w:rsidR="007B1F4E" w:rsidRDefault="00BA4BC8" w:rsidP="00BA4BC8">
      <w:pPr>
        <w:pStyle w:val="Picture"/>
      </w:pPr>
      <w:r>
        <w:rPr>
          <w:noProof/>
        </w:rPr>
        <w:drawing>
          <wp:inline distT="0" distB="0" distL="0" distR="0" wp14:anchorId="187994B5" wp14:editId="28B0D8C8">
            <wp:extent cx="800100" cy="16587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06232" cy="1671456"/>
                    </a:xfrm>
                    <a:prstGeom prst="rect">
                      <a:avLst/>
                    </a:prstGeom>
                  </pic:spPr>
                </pic:pic>
              </a:graphicData>
            </a:graphic>
          </wp:inline>
        </w:drawing>
      </w:r>
    </w:p>
    <w:p w14:paraId="7B090D06" w14:textId="4325E83A" w:rsidR="00BA4BC8" w:rsidRPr="002F4C39" w:rsidRDefault="00F03F9F" w:rsidP="00F03F9F">
      <w:pPr>
        <w:pStyle w:val="FigureCaption"/>
      </w:pPr>
      <w:bookmarkStart w:id="1074" w:name="_Toc19788921"/>
      <w:r>
        <w:t xml:space="preserve">Figure </w:t>
      </w:r>
      <w:r w:rsidR="000E062D">
        <w:fldChar w:fldCharType="begin"/>
      </w:r>
      <w:r w:rsidR="000E062D">
        <w:instrText xml:space="preserve"> SEQ Figure \* ARABIC </w:instrText>
      </w:r>
      <w:r w:rsidR="000E062D">
        <w:fldChar w:fldCharType="separate"/>
      </w:r>
      <w:r w:rsidR="000F1474">
        <w:rPr>
          <w:noProof/>
        </w:rPr>
        <w:t>33</w:t>
      </w:r>
      <w:r w:rsidR="000E062D">
        <w:rPr>
          <w:noProof/>
        </w:rPr>
        <w:fldChar w:fldCharType="end"/>
      </w:r>
      <w:r>
        <w:t xml:space="preserve"> </w:t>
      </w:r>
      <w:r w:rsidR="00BA4BC8">
        <w:t>Bicycle Model</w:t>
      </w:r>
      <w:bookmarkEnd w:id="1074"/>
    </w:p>
    <w:p w14:paraId="1FB70E88" w14:textId="23582A4A" w:rsidR="00B573D4" w:rsidRPr="002F4C39" w:rsidRDefault="00B573D4" w:rsidP="009237C7">
      <w:pPr>
        <w:pStyle w:val="Body"/>
      </w:pPr>
      <w:r w:rsidRPr="002F4C39">
        <w:t>The vehicle can be simplified in this manner because under stable conditions a vehicle’s cornering ability is dependent on wheel angle and wheel base. At elevated travel speeds this relationship is distorted due to lateral slip experienced between the wheels and the roadway and is related to lateral acceleration. This modification is dependent on specific vehicle geometry which is characterized by the understeer gradient [</w:t>
      </w:r>
      <w:r w:rsidR="00474099">
        <w:fldChar w:fldCharType="begin"/>
      </w:r>
      <w:r w:rsidR="00474099">
        <w:instrText xml:space="preserve"> REF _Ref19791527 \r \h </w:instrText>
      </w:r>
      <w:r w:rsidR="00474099">
        <w:fldChar w:fldCharType="separate"/>
      </w:r>
      <w:r w:rsidR="00474099">
        <w:t>52</w:t>
      </w:r>
      <w:r w:rsidR="00474099">
        <w:fldChar w:fldCharType="end"/>
      </w:r>
      <w:r w:rsidRPr="002F4C39">
        <w:t>]. These factors are combined to define a desired wheel angle in the understeer modified Ackerman equation:</w:t>
      </w:r>
    </w:p>
    <w:p w14:paraId="4CB53A2B" w14:textId="77777777" w:rsidR="00B573D4" w:rsidRPr="002F4C39" w:rsidRDefault="00B573D4" w:rsidP="000708A7">
      <w:pPr>
        <w:pStyle w:val="Body"/>
        <w:spacing w:after="0"/>
        <w:rPr>
          <w:rFonts w:eastAsiaTheme="minorEastAsia"/>
        </w:rPr>
      </w:pPr>
      <m:oMathPara>
        <m:oMath>
          <m:r>
            <w:rPr>
              <w:rFonts w:ascii="Cambria Math" w:hAnsi="Cambria Math"/>
            </w:rPr>
            <m:t>δ=57.3Lκ+K</m:t>
          </m:r>
          <m:sSub>
            <m:sSubPr>
              <m:ctrlPr>
                <w:rPr>
                  <w:rFonts w:ascii="Cambria Math" w:hAnsi="Cambria Math"/>
                  <w:i/>
                </w:rPr>
              </m:ctrlPr>
            </m:sSubPr>
            <m:e>
              <m:r>
                <w:rPr>
                  <w:rFonts w:ascii="Cambria Math" w:hAnsi="Cambria Math"/>
                </w:rPr>
                <m:t>a</m:t>
              </m:r>
            </m:e>
            <m:sub>
              <m:r>
                <w:rPr>
                  <w:rFonts w:ascii="Cambria Math" w:hAnsi="Cambria Math"/>
                </w:rPr>
                <m:t>y</m:t>
              </m:r>
            </m:sub>
          </m:sSub>
        </m:oMath>
      </m:oMathPara>
    </w:p>
    <w:p w14:paraId="5F855764" w14:textId="77777777" w:rsidR="00B573D4" w:rsidRPr="002F4C39" w:rsidRDefault="00B573D4" w:rsidP="000708A7">
      <w:pPr>
        <w:pStyle w:val="Body"/>
        <w:spacing w:after="0"/>
        <w:rPr>
          <w:rFonts w:eastAsiaTheme="minorEastAsia"/>
        </w:rPr>
      </w:pPr>
      <m:oMathPara>
        <m:oMath>
          <m:r>
            <w:rPr>
              <w:rFonts w:ascii="Cambria Math" w:eastAsiaTheme="minorEastAsia" w:hAnsi="Cambria Math"/>
            </w:rPr>
            <m:t xml:space="preserve">δ=Front wheel steer angle </m:t>
          </m:r>
          <m:d>
            <m:dPr>
              <m:ctrlPr>
                <w:rPr>
                  <w:rFonts w:ascii="Cambria Math" w:eastAsiaTheme="minorEastAsia" w:hAnsi="Cambria Math"/>
                  <w:i/>
                </w:rPr>
              </m:ctrlPr>
            </m:dPr>
            <m:e>
              <m:r>
                <m:rPr>
                  <m:sty m:val="p"/>
                </m:rPr>
                <w:rPr>
                  <w:rFonts w:ascii="Cambria Math" w:eastAsiaTheme="minorEastAsia" w:hAnsi="Cambria Math"/>
                </w:rPr>
                <m:t>deg</m:t>
              </m:r>
            </m:e>
          </m:d>
        </m:oMath>
      </m:oMathPara>
    </w:p>
    <w:p w14:paraId="19767404" w14:textId="77777777" w:rsidR="00B573D4" w:rsidRPr="002F4C39" w:rsidRDefault="00B573D4" w:rsidP="000708A7">
      <w:pPr>
        <w:pStyle w:val="Body"/>
        <w:spacing w:after="0"/>
        <w:rPr>
          <w:rFonts w:eastAsiaTheme="minorEastAsia"/>
        </w:rPr>
      </w:pPr>
      <m:oMathPara>
        <m:oMath>
          <m:r>
            <w:rPr>
              <w:rFonts w:ascii="Cambria Math" w:eastAsiaTheme="minorEastAsia" w:hAnsi="Cambria Math"/>
            </w:rPr>
            <w:lastRenderedPageBreak/>
            <m:t xml:space="preserve">L=Wheelbase </m:t>
          </m:r>
          <m:d>
            <m:dPr>
              <m:ctrlPr>
                <w:rPr>
                  <w:rFonts w:ascii="Cambria Math" w:eastAsiaTheme="minorEastAsia" w:hAnsi="Cambria Math"/>
                  <w:i/>
                </w:rPr>
              </m:ctrlPr>
            </m:dPr>
            <m:e>
              <m:r>
                <w:rPr>
                  <w:rFonts w:ascii="Cambria Math" w:eastAsiaTheme="minorEastAsia" w:hAnsi="Cambria Math"/>
                </w:rPr>
                <m:t>ft</m:t>
              </m:r>
            </m:e>
          </m:d>
        </m:oMath>
      </m:oMathPara>
    </w:p>
    <w:p w14:paraId="704D8B60" w14:textId="77777777" w:rsidR="00B573D4" w:rsidRPr="002F4C39" w:rsidRDefault="00B573D4" w:rsidP="000708A7">
      <w:pPr>
        <w:pStyle w:val="Body"/>
        <w:spacing w:after="0"/>
        <w:rPr>
          <w:rFonts w:eastAsiaTheme="minorEastAsia"/>
        </w:rPr>
      </w:pPr>
      <m:oMathPara>
        <m:oMath>
          <m:r>
            <w:rPr>
              <w:rFonts w:ascii="Cambria Math" w:eastAsiaTheme="minorEastAsia" w:hAnsi="Cambria Math"/>
            </w:rPr>
            <m:t xml:space="preserve">κ=Turn Curvature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ft</m:t>
                  </m:r>
                </m:den>
              </m:f>
            </m:e>
          </m:d>
        </m:oMath>
      </m:oMathPara>
    </w:p>
    <w:p w14:paraId="69E8DE7B" w14:textId="77777777" w:rsidR="00B573D4" w:rsidRPr="002F4C39" w:rsidRDefault="00B573D4" w:rsidP="000708A7">
      <w:pPr>
        <w:pStyle w:val="Body"/>
        <w:spacing w:after="0"/>
        <w:rPr>
          <w:rFonts w:eastAsiaTheme="minorEastAsia"/>
        </w:rPr>
      </w:pPr>
      <m:oMathPara>
        <m:oMath>
          <m:r>
            <w:rPr>
              <w:rFonts w:ascii="Cambria Math" w:hAnsi="Cambria Math"/>
            </w:rPr>
            <m:t xml:space="preserve">K=Understeer gradient </m:t>
          </m:r>
          <m:d>
            <m:dPr>
              <m:ctrlPr>
                <w:rPr>
                  <w:rFonts w:ascii="Cambria Math" w:hAnsi="Cambria Math"/>
                  <w:i/>
                </w:rPr>
              </m:ctrlPr>
            </m:dPr>
            <m:e>
              <m:f>
                <m:fPr>
                  <m:ctrlPr>
                    <w:rPr>
                      <w:rFonts w:ascii="Cambria Math" w:hAnsi="Cambria Math"/>
                      <w:i/>
                    </w:rPr>
                  </m:ctrlPr>
                </m:fPr>
                <m:num>
                  <m:r>
                    <w:rPr>
                      <w:rFonts w:ascii="Cambria Math" w:hAnsi="Cambria Math"/>
                    </w:rPr>
                    <m:t>deg</m:t>
                  </m:r>
                </m:num>
                <m:den>
                  <m:r>
                    <w:rPr>
                      <w:rFonts w:ascii="Cambria Math" w:hAnsi="Cambria Math"/>
                    </w:rPr>
                    <m:t>g</m:t>
                  </m:r>
                </m:den>
              </m:f>
            </m:e>
          </m:d>
        </m:oMath>
      </m:oMathPara>
    </w:p>
    <w:p w14:paraId="25ABF139" w14:textId="77777777" w:rsidR="00B573D4" w:rsidRPr="002F4C39" w:rsidRDefault="000E062D" w:rsidP="000708A7">
      <w:pPr>
        <w:pStyle w:val="Body"/>
        <w:spacing w:after="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=Lateral acceleration (g)</m:t>
          </m:r>
        </m:oMath>
      </m:oMathPara>
    </w:p>
    <w:p w14:paraId="5051D7B2" w14:textId="77777777" w:rsidR="00B573D4" w:rsidRPr="002F4C39" w:rsidRDefault="00B573D4" w:rsidP="009237C7">
      <w:pPr>
        <w:pStyle w:val="Body"/>
        <w:rPr>
          <w:rFonts w:eastAsiaTheme="minorEastAsia"/>
        </w:rPr>
      </w:pPr>
      <w:r w:rsidRPr="002F4C39">
        <w:rPr>
          <w:rFonts w:eastAsiaTheme="minorEastAsia"/>
        </w:rPr>
        <w:t xml:space="preserve">The specific vehicle geometry that was used in the model was based off of the C-Class Hatchback 2012 template found in CarSim. This specific model has a wheelbase of </w:t>
      </w:r>
      <w:r>
        <w:rPr>
          <w:rFonts w:eastAsiaTheme="minorEastAsia"/>
        </w:rPr>
        <w:t>9.55 ft. The vehicle was simulated</w:t>
      </w:r>
      <w:r w:rsidRPr="002F4C39">
        <w:rPr>
          <w:rFonts w:eastAsiaTheme="minorEastAsia"/>
        </w:rPr>
        <w:t xml:space="preserve"> in CarSim and was found to have an </w:t>
      </w:r>
      <w:r>
        <w:rPr>
          <w:rFonts w:eastAsiaTheme="minorEastAsia"/>
        </w:rPr>
        <w:t xml:space="preserve">average </w:t>
      </w:r>
      <w:r w:rsidRPr="002F4C39">
        <w:rPr>
          <w:rFonts w:eastAsiaTheme="minorEastAsia"/>
        </w:rPr>
        <w:t>understeer gradient of 1.46 deg/g for the given road geometry previously described.</w:t>
      </w:r>
    </w:p>
    <w:p w14:paraId="6ECCA625" w14:textId="77777777" w:rsidR="00B573D4" w:rsidRPr="00BD75C4" w:rsidRDefault="00B573D4" w:rsidP="00BD75C4">
      <w:pPr>
        <w:pStyle w:val="SubsectionTitle"/>
      </w:pPr>
      <w:r w:rsidRPr="00BD75C4">
        <w:tab/>
      </w:r>
      <w:bookmarkStart w:id="1075" w:name="_Ref19694511"/>
      <w:bookmarkStart w:id="1076" w:name="_Toc19788878"/>
      <w:r w:rsidRPr="00BD75C4">
        <w:t>Model Development</w:t>
      </w:r>
      <w:bookmarkEnd w:id="1075"/>
      <w:bookmarkEnd w:id="1076"/>
    </w:p>
    <w:p w14:paraId="77703EF2" w14:textId="76F8CCCE" w:rsidR="00AC6EDF" w:rsidRDefault="00B573D4" w:rsidP="009237C7">
      <w:pPr>
        <w:pStyle w:val="Body"/>
      </w:pPr>
      <w:r w:rsidRPr="002F4C39">
        <w:t>The control method used in the system was a PID controller.</w:t>
      </w:r>
      <w:r>
        <w:t xml:space="preserve"> This method was chosen as</w:t>
      </w:r>
      <w:r w:rsidRPr="002F4C39">
        <w:t xml:space="preserve"> it allows for a gradual ramp up and </w:t>
      </w:r>
      <w:r w:rsidRPr="000708A7">
        <w:t>ramp down control, similar to how a human driver operates a vehicle. It also is effective in eliminating steady state error which plays a big factor when controlling over miles of road allowing for error to gradually build up if not corrected. Road data previously developed was used as the inputs into the system. The</w:t>
      </w:r>
      <w:r w:rsidRPr="002F4C39">
        <w:t xml:space="preserve"> overall system utilizes three independent PID controllers that are each based the error from the wheel angle, future wheel angle and lateral deviation error respectively</w:t>
      </w:r>
      <w:r w:rsidR="00474099">
        <w:t xml:space="preserve"> as seen in </w:t>
      </w:r>
      <w:r w:rsidR="00474099">
        <w:fldChar w:fldCharType="begin"/>
      </w:r>
      <w:r w:rsidR="00474099">
        <w:instrText xml:space="preserve"> REF _Ref19791578 \h </w:instrText>
      </w:r>
      <w:r w:rsidR="00474099">
        <w:fldChar w:fldCharType="separate"/>
      </w:r>
      <w:r w:rsidR="00474099">
        <w:t xml:space="preserve">Figure </w:t>
      </w:r>
      <w:r w:rsidR="00474099">
        <w:rPr>
          <w:noProof/>
        </w:rPr>
        <w:t>34</w:t>
      </w:r>
      <w:r w:rsidR="00474099">
        <w:fldChar w:fldCharType="end"/>
      </w:r>
      <w:r w:rsidRPr="002F4C39">
        <w:t>.</w:t>
      </w:r>
    </w:p>
    <w:p w14:paraId="3C0EDB84" w14:textId="743E9AAA" w:rsidR="00B573D4" w:rsidRDefault="00AC6EDF" w:rsidP="009237C7">
      <w:pPr>
        <w:pStyle w:val="Body"/>
      </w:pPr>
      <w:r>
        <w:rPr>
          <w:noProof/>
        </w:rPr>
        <w:drawing>
          <wp:inline distT="0" distB="0" distL="0" distR="0" wp14:anchorId="2C62F23D" wp14:editId="7E654975">
            <wp:extent cx="5943600" cy="2768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768600"/>
                    </a:xfrm>
                    <a:prstGeom prst="rect">
                      <a:avLst/>
                    </a:prstGeom>
                  </pic:spPr>
                </pic:pic>
              </a:graphicData>
            </a:graphic>
          </wp:inline>
        </w:drawing>
      </w:r>
    </w:p>
    <w:p w14:paraId="20C04F31" w14:textId="5E859D1F" w:rsidR="000708A7" w:rsidRPr="002F4C39" w:rsidRDefault="00F03F9F" w:rsidP="00A00380">
      <w:pPr>
        <w:pStyle w:val="FigureCaption"/>
      </w:pPr>
      <w:bookmarkStart w:id="1077" w:name="_Ref19791578"/>
      <w:bookmarkStart w:id="1078" w:name="_Toc19788922"/>
      <w:bookmarkStart w:id="1079" w:name="_Ref19791575"/>
      <w:r>
        <w:t xml:space="preserve">Figure </w:t>
      </w:r>
      <w:r w:rsidR="000E062D">
        <w:fldChar w:fldCharType="begin"/>
      </w:r>
      <w:r w:rsidR="000E062D">
        <w:instrText xml:space="preserve"> SEQ Figure \* ARABIC </w:instrText>
      </w:r>
      <w:r w:rsidR="000E062D">
        <w:fldChar w:fldCharType="separate"/>
      </w:r>
      <w:r w:rsidR="000F1474">
        <w:rPr>
          <w:noProof/>
        </w:rPr>
        <w:t>34</w:t>
      </w:r>
      <w:r w:rsidR="000E062D">
        <w:rPr>
          <w:noProof/>
        </w:rPr>
        <w:fldChar w:fldCharType="end"/>
      </w:r>
      <w:bookmarkEnd w:id="1077"/>
      <w:r w:rsidR="00A00380">
        <w:t xml:space="preserve"> </w:t>
      </w:r>
      <w:r>
        <w:t>Vehicle Control Schematic</w:t>
      </w:r>
      <w:bookmarkEnd w:id="1078"/>
      <w:bookmarkEnd w:id="1079"/>
    </w:p>
    <w:p w14:paraId="0D449004" w14:textId="3F9F72B7" w:rsidR="0023058F" w:rsidRDefault="00B573D4" w:rsidP="009237C7">
      <w:pPr>
        <w:pStyle w:val="Body"/>
      </w:pPr>
      <w:r>
        <w:t xml:space="preserve">The first PID controller was based on the desired wheel angle need to achieve a turn curvature equivalent to the current curvature of the road based on </w:t>
      </w:r>
      <w:r w:rsidR="00BA4BC8">
        <w:t>the modified Ackerman steer equation</w:t>
      </w:r>
      <w:r>
        <w:t xml:space="preserve">. In this system error is calculated between the current vehicle wheel angle and the current desired wheel angle. This error is input to the PID controller and an updated wheel angle is input into the vehicle system. The PID controller parameters, which can be seen in </w:t>
      </w:r>
      <w:r w:rsidR="00A93761">
        <w:rPr>
          <w:highlight w:val="yellow"/>
        </w:rPr>
        <w:fldChar w:fldCharType="begin"/>
      </w:r>
      <w:r w:rsidR="00A93761">
        <w:instrText xml:space="preserve"> REF _Ref19641758 \h </w:instrText>
      </w:r>
      <w:r w:rsidR="00A93761">
        <w:rPr>
          <w:highlight w:val="yellow"/>
        </w:rPr>
      </w:r>
      <w:r w:rsidR="00A93761">
        <w:rPr>
          <w:highlight w:val="yellow"/>
        </w:rPr>
        <w:fldChar w:fldCharType="separate"/>
      </w:r>
      <w:r w:rsidR="000F1474">
        <w:t xml:space="preserve">Table </w:t>
      </w:r>
      <w:r w:rsidR="000F1474">
        <w:rPr>
          <w:noProof/>
        </w:rPr>
        <w:t>1</w:t>
      </w:r>
      <w:r w:rsidR="00A93761">
        <w:rPr>
          <w:highlight w:val="yellow"/>
        </w:rPr>
        <w:fldChar w:fldCharType="end"/>
      </w:r>
      <w:r w:rsidR="00A93761">
        <w:t>,</w:t>
      </w:r>
      <w:r>
        <w:t>where tuned in order to have a fast rise time as this is critical for staying on the road as delay in control is reverberated in road departure. This control was mainly dependent on the proportional ga</w:t>
      </w:r>
      <w:r w:rsidR="0023058F">
        <w:t>in parameter.</w:t>
      </w:r>
    </w:p>
    <w:p w14:paraId="542797B1" w14:textId="79CDAEAC" w:rsidR="00B573D4" w:rsidRDefault="00B573D4" w:rsidP="009237C7">
      <w:pPr>
        <w:pStyle w:val="Body"/>
      </w:pPr>
      <w:r>
        <w:lastRenderedPageBreak/>
        <w:t xml:space="preserve">The second PID controller was based on the future desired wheel angle need to achieve a turn curvature of the road, again base on </w:t>
      </w:r>
      <w:r w:rsidR="00BA4BC8">
        <w:t>the modified Ackerman steer equation.</w:t>
      </w:r>
      <w:r>
        <w:t xml:space="preserve"> The control of this parameter is identical to the previous PID controller and the same gain parameters are used as the</w:t>
      </w:r>
      <w:r w:rsidR="00BA4BC8">
        <w:t xml:space="preserve"> same overall goal is identical as shown in </w:t>
      </w:r>
      <w:r w:rsidR="00A93761">
        <w:fldChar w:fldCharType="begin"/>
      </w:r>
      <w:r w:rsidR="00A93761">
        <w:instrText xml:space="preserve"> REF _Ref19641758 \h </w:instrText>
      </w:r>
      <w:r w:rsidR="00A93761">
        <w:fldChar w:fldCharType="separate"/>
      </w:r>
      <w:r w:rsidR="000F1474">
        <w:t xml:space="preserve">Table </w:t>
      </w:r>
      <w:r w:rsidR="000F1474">
        <w:rPr>
          <w:noProof/>
        </w:rPr>
        <w:t>1</w:t>
      </w:r>
      <w:r w:rsidR="00A93761">
        <w:fldChar w:fldCharType="end"/>
      </w:r>
      <w:r w:rsidR="00A93761">
        <w:t>.</w:t>
      </w:r>
      <w:r>
        <w:t xml:space="preserve">This additional controller helps the vehicle compensate for the fact that the road is constantly changing at a high rate of speed. Therefore by the time the previous controller has gone through the process of inputting the new desired wheel angle, adjusting the steering angle to the optimal angle the position with the corresponding steering adjustment is already long gone and it is already time for a new input. Adding in a future angle parameter allows the system to begin to progressively control the vehicle to start to steer in advance but not so much as to cause a large amount of lateral error. </w:t>
      </w:r>
    </w:p>
    <w:p w14:paraId="21FA7071" w14:textId="0747830E" w:rsidR="0023058F" w:rsidRDefault="00B573D4" w:rsidP="009237C7">
      <w:pPr>
        <w:pStyle w:val="Body"/>
      </w:pPr>
      <w:r>
        <w:t>The third input of control into the system is the minimization of lateral error to the path. This is a highly necessary part of staying on the desired path. Even if the heading angle and turn curvature has reach zero error the vehicle can still have residual error spatially related to the desired path. Minimizing lateral error keeps the vehicle on the road and prevents error from accumulating as the vehicle travels along the road</w:t>
      </w:r>
      <w:r w:rsidR="0023058F">
        <w:t xml:space="preserve">.  </w:t>
      </w:r>
    </w:p>
    <w:p w14:paraId="1EC99EFE" w14:textId="510FBC2F" w:rsidR="00B573D4" w:rsidRPr="0023058F" w:rsidRDefault="00B573D4" w:rsidP="009237C7">
      <w:pPr>
        <w:pStyle w:val="Body"/>
      </w:pPr>
      <w:r>
        <w:rPr>
          <w:rFonts w:eastAsiaTheme="minorEastAsia"/>
        </w:rPr>
        <w:t xml:space="preserve">The road reference used in the calculation of lateral error is the nearest road coordinate relative to the current position of the vehicle. The XY coordinates have been rotated according to the heading angle of the roadway, the lateral error becomes collinear with the curvature vector of the roadway and therefore is normal to the desired </w:t>
      </w:r>
      <w:r w:rsidRPr="00A93761">
        <w:rPr>
          <w:rFonts w:eastAsiaTheme="minorEastAsia"/>
        </w:rPr>
        <w:t>path. The magnitude of control associated with this error is far less than used in the previous PID controllers. The constants found to be the most effective and stable for the lateral error con</w:t>
      </w:r>
      <w:r w:rsidR="00A93761" w:rsidRPr="00A93761">
        <w:rPr>
          <w:rFonts w:eastAsiaTheme="minorEastAsia"/>
        </w:rPr>
        <w:t xml:space="preserve">troller can be seen in </w:t>
      </w:r>
      <w:r w:rsidR="00A93761" w:rsidRPr="00A93761">
        <w:rPr>
          <w:rFonts w:eastAsiaTheme="minorEastAsia"/>
        </w:rPr>
        <w:fldChar w:fldCharType="begin"/>
      </w:r>
      <w:r w:rsidR="00A93761" w:rsidRPr="00A93761">
        <w:rPr>
          <w:rFonts w:eastAsiaTheme="minorEastAsia"/>
        </w:rPr>
        <w:instrText xml:space="preserve"> REF _Ref19641758 \h </w:instrText>
      </w:r>
      <w:r w:rsidR="00A93761">
        <w:rPr>
          <w:rFonts w:eastAsiaTheme="minorEastAsia"/>
        </w:rPr>
        <w:instrText xml:space="preserve"> \* MERGEFORMAT </w:instrText>
      </w:r>
      <w:r w:rsidR="00A93761" w:rsidRPr="00A93761">
        <w:rPr>
          <w:rFonts w:eastAsiaTheme="minorEastAsia"/>
        </w:rPr>
      </w:r>
      <w:r w:rsidR="00A93761" w:rsidRPr="00A93761">
        <w:rPr>
          <w:rFonts w:eastAsiaTheme="minorEastAsia"/>
        </w:rPr>
        <w:fldChar w:fldCharType="separate"/>
      </w:r>
      <w:r w:rsidR="000F1474">
        <w:t xml:space="preserve">Table </w:t>
      </w:r>
      <w:r w:rsidR="000F1474">
        <w:rPr>
          <w:noProof/>
        </w:rPr>
        <w:t>1</w:t>
      </w:r>
      <w:r w:rsidR="00A93761" w:rsidRPr="00A93761">
        <w:rPr>
          <w:rFonts w:eastAsiaTheme="minorEastAsia"/>
        </w:rPr>
        <w:fldChar w:fldCharType="end"/>
      </w:r>
      <w:r w:rsidRPr="00A93761">
        <w:rPr>
          <w:rFonts w:eastAsiaTheme="minorEastAsia"/>
        </w:rPr>
        <w:t>.</w:t>
      </w:r>
      <w:r>
        <w:rPr>
          <w:rFonts w:eastAsiaTheme="minorEastAsia"/>
        </w:rPr>
        <w:t xml:space="preserve"> </w:t>
      </w:r>
    </w:p>
    <w:p w14:paraId="7264C408" w14:textId="19D68C0D" w:rsidR="00B573D4" w:rsidRDefault="00B573D4" w:rsidP="009237C7">
      <w:pPr>
        <w:pStyle w:val="Body"/>
      </w:pPr>
      <w:r w:rsidRPr="002F4C39">
        <w:t>The out</w:t>
      </w:r>
      <w:r>
        <w:t xml:space="preserve">put of each of the controllers are where individually weighted to achieve the desired output. In this simulation it was assumed that the bicycle model was an accurate representation of the necessary steering input in order to stay in on the road. Therefore the current steering angle serves as the primary mode of control in the system and mainly dictates the steering wheel angle into the vehicle system. </w:t>
      </w:r>
    </w:p>
    <w:p w14:paraId="1EC16CF5" w14:textId="77777777" w:rsidR="00B573D4" w:rsidRPr="002F4C39" w:rsidRDefault="00B573D4" w:rsidP="009237C7">
      <w:pPr>
        <w:pStyle w:val="Body"/>
      </w:pPr>
      <w:r>
        <w:t xml:space="preserve">The next tier of control impact is the future desired wheel angle. This is given second priority based on the previous reasoning for the current wheel angle. However the weight associated with this controller is far less in magnitude because if too much magnitude is used the vehicle would potentially rely too much on the on the future road and leave the current roadway as a result. </w:t>
      </w:r>
    </w:p>
    <w:p w14:paraId="7D7DA4D4" w14:textId="7CD242E0" w:rsidR="00B573D4" w:rsidRDefault="00B573D4" w:rsidP="009237C7">
      <w:pPr>
        <w:pStyle w:val="Body"/>
      </w:pPr>
      <w:r>
        <w:t>The final controller, based on the lateral error has the smallest impact on the system based on its weight relative to the others. The theory behind this control scheme is that give a current road curvature, the necessary wheel angle to remain on the road can give a reasonable starting point to controlling the vehicle. Lateral deviation is then used to supplement this by essentially nudging the vehicle in the right direction by adding additional control into the system.</w:t>
      </w:r>
      <w:r w:rsidR="00BA4BC8">
        <w:t xml:space="preserve"> A summary of the control pa</w:t>
      </w:r>
      <w:r w:rsidR="00A93761">
        <w:t xml:space="preserve">rameters can be seen in </w:t>
      </w:r>
      <w:r w:rsidR="00A93761">
        <w:fldChar w:fldCharType="begin"/>
      </w:r>
      <w:r w:rsidR="00A93761">
        <w:instrText xml:space="preserve"> REF _Ref19641758 \h </w:instrText>
      </w:r>
      <w:r w:rsidR="00A93761">
        <w:fldChar w:fldCharType="separate"/>
      </w:r>
      <w:r w:rsidR="000F1474">
        <w:t xml:space="preserve">Table </w:t>
      </w:r>
      <w:r w:rsidR="000F1474">
        <w:rPr>
          <w:noProof/>
        </w:rPr>
        <w:t>1</w:t>
      </w:r>
      <w:r w:rsidR="00A93761">
        <w:fldChar w:fldCharType="end"/>
      </w:r>
      <w:r w:rsidR="00BA4BC8">
        <w:t>.</w:t>
      </w:r>
    </w:p>
    <w:p w14:paraId="6008E77D" w14:textId="2605D4AF" w:rsidR="00B15C97" w:rsidRDefault="00B15C97" w:rsidP="00B15C97">
      <w:pPr>
        <w:pStyle w:val="TableCaption"/>
      </w:pPr>
      <w:bookmarkStart w:id="1080" w:name="_Ref19641758"/>
      <w:bookmarkStart w:id="1081" w:name="_Toc19788929"/>
      <w:r>
        <w:lastRenderedPageBreak/>
        <w:t xml:space="preserve">Table </w:t>
      </w:r>
      <w:r w:rsidR="000E062D">
        <w:fldChar w:fldCharType="begin"/>
      </w:r>
      <w:r w:rsidR="000E062D">
        <w:instrText xml:space="preserve"> SEQ Table \* ARABIC </w:instrText>
      </w:r>
      <w:r w:rsidR="000E062D">
        <w:fldChar w:fldCharType="separate"/>
      </w:r>
      <w:r w:rsidR="000F1474">
        <w:rPr>
          <w:noProof/>
        </w:rPr>
        <w:t>1</w:t>
      </w:r>
      <w:r w:rsidR="000E062D">
        <w:rPr>
          <w:noProof/>
        </w:rPr>
        <w:fldChar w:fldCharType="end"/>
      </w:r>
      <w:bookmarkEnd w:id="1080"/>
      <w:r>
        <w:t xml:space="preserve"> Controller Parameters</w:t>
      </w:r>
      <w:bookmarkEnd w:id="1081"/>
    </w:p>
    <w:p w14:paraId="46D09A77" w14:textId="4E812F5F" w:rsidR="00BA4BC8" w:rsidRDefault="000E36C4" w:rsidP="00A278AD">
      <w:pPr>
        <w:pStyle w:val="Picture"/>
      </w:pPr>
      <w:r w:rsidRPr="000E36C4">
        <w:rPr>
          <w:noProof/>
        </w:rPr>
        <w:drawing>
          <wp:inline distT="0" distB="0" distL="0" distR="0" wp14:anchorId="085B9A75" wp14:editId="5160BD30">
            <wp:extent cx="3019425" cy="19145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19425" cy="1914525"/>
                    </a:xfrm>
                    <a:prstGeom prst="rect">
                      <a:avLst/>
                    </a:prstGeom>
                    <a:noFill/>
                    <a:ln>
                      <a:noFill/>
                    </a:ln>
                  </pic:spPr>
                </pic:pic>
              </a:graphicData>
            </a:graphic>
          </wp:inline>
        </w:drawing>
      </w:r>
    </w:p>
    <w:p w14:paraId="58295133" w14:textId="19930311" w:rsidR="00B573D4" w:rsidRDefault="00B573D4" w:rsidP="009237C7">
      <w:pPr>
        <w:pStyle w:val="Body"/>
      </w:pPr>
      <w:r>
        <w:t xml:space="preserve">The system was designed using three independent PID controllers to serve </w:t>
      </w:r>
      <w:r w:rsidR="00A504E2">
        <w:t xml:space="preserve">as </w:t>
      </w:r>
      <w:r>
        <w:t xml:space="preserve">a check and balance system. As mentioned before, it </w:t>
      </w:r>
      <w:r w:rsidR="00A504E2">
        <w:t xml:space="preserve">is </w:t>
      </w:r>
      <w:r>
        <w:t xml:space="preserve">assumed </w:t>
      </w:r>
      <w:r w:rsidR="00A504E2">
        <w:t xml:space="preserve">that </w:t>
      </w:r>
      <w:r>
        <w:t xml:space="preserve">the bicycle model provides a reasonable estimation of the necessary wheel angle. When the future wheel angle and lateral error controller supplement this control the steering wheel angle error is increased as a result. Therefore the primary controller will try to adjust its own control further to fight against the other controllers. Theoretically this will results in minor and gradual correction in the system because the additional controllers serve to bound the control of the primary. </w:t>
      </w:r>
    </w:p>
    <w:p w14:paraId="2683AF8B" w14:textId="2D54B484" w:rsidR="00B573D4" w:rsidRDefault="00B573D4" w:rsidP="00B573D4">
      <w:pPr>
        <w:pStyle w:val="SectionTitle"/>
      </w:pPr>
      <w:bookmarkStart w:id="1082" w:name="_Toc19788879"/>
      <w:r w:rsidRPr="00BD75C4">
        <w:t>Results of Simulation</w:t>
      </w:r>
      <w:bookmarkEnd w:id="1082"/>
    </w:p>
    <w:p w14:paraId="259DF456" w14:textId="1CA3EEBE" w:rsidR="000D31FB" w:rsidRPr="000D31FB" w:rsidRDefault="000D31FB" w:rsidP="000D31FB">
      <w:pPr>
        <w:pStyle w:val="SubsectionTitle"/>
      </w:pPr>
      <w:bookmarkStart w:id="1083" w:name="_Toc19788880"/>
      <w:r>
        <w:t>Standard Control Scenario</w:t>
      </w:r>
      <w:bookmarkEnd w:id="1083"/>
    </w:p>
    <w:p w14:paraId="24F23400" w14:textId="77777777" w:rsidR="00B573D4" w:rsidRDefault="00B573D4" w:rsidP="00B573D4">
      <w:pPr>
        <w:pStyle w:val="Picture"/>
      </w:pPr>
      <w:r>
        <w:rPr>
          <w:noProof/>
        </w:rPr>
        <w:drawing>
          <wp:inline distT="0" distB="0" distL="0" distR="0" wp14:anchorId="05C3E515" wp14:editId="4738174B">
            <wp:extent cx="4471416" cy="3180033"/>
            <wp:effectExtent l="19050" t="19050" r="24765" b="209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l="2084" r="1736" b="1253"/>
                    <a:stretch/>
                  </pic:blipFill>
                  <pic:spPr bwMode="auto">
                    <a:xfrm>
                      <a:off x="0" y="0"/>
                      <a:ext cx="4471416" cy="3180033"/>
                    </a:xfrm>
                    <a:prstGeom prst="rect">
                      <a:avLst/>
                    </a:prstGeom>
                    <a:ln w="3175" cap="sq">
                      <a:solidFill>
                        <a:srgbClr val="000000"/>
                      </a:solidFill>
                      <a:miter lim="800000"/>
                    </a:ln>
                    <a:effectLst/>
                    <a:extLst>
                      <a:ext uri="{53640926-AAD7-44D8-BBD7-CCE9431645EC}">
                        <a14:shadowObscured xmlns:a14="http://schemas.microsoft.com/office/drawing/2010/main"/>
                      </a:ext>
                    </a:extLst>
                  </pic:spPr>
                </pic:pic>
              </a:graphicData>
            </a:graphic>
          </wp:inline>
        </w:drawing>
      </w:r>
    </w:p>
    <w:p w14:paraId="7AC1A8EE" w14:textId="57E629F8" w:rsidR="00B573D4" w:rsidRDefault="00B573D4" w:rsidP="00B573D4">
      <w:pPr>
        <w:pStyle w:val="FigureCaption"/>
      </w:pPr>
      <w:bookmarkStart w:id="1084" w:name="_Toc15538719"/>
      <w:bookmarkStart w:id="1085" w:name="_Toc19788923"/>
      <w:r>
        <w:t xml:space="preserve">Figure </w:t>
      </w:r>
      <w:r w:rsidR="00055062">
        <w:rPr>
          <w:noProof/>
        </w:rPr>
        <w:fldChar w:fldCharType="begin"/>
      </w:r>
      <w:r w:rsidR="00055062">
        <w:rPr>
          <w:noProof/>
        </w:rPr>
        <w:instrText xml:space="preserve"> SEQ Figure \* ARABIC </w:instrText>
      </w:r>
      <w:r w:rsidR="00055062">
        <w:rPr>
          <w:noProof/>
        </w:rPr>
        <w:fldChar w:fldCharType="separate"/>
      </w:r>
      <w:r w:rsidR="000F1474">
        <w:rPr>
          <w:noProof/>
        </w:rPr>
        <w:t>35</w:t>
      </w:r>
      <w:r w:rsidR="00055062">
        <w:rPr>
          <w:noProof/>
        </w:rPr>
        <w:fldChar w:fldCharType="end"/>
      </w:r>
      <w:r>
        <w:t xml:space="preserve"> Road Curvature vs. Time</w:t>
      </w:r>
      <w:bookmarkEnd w:id="1084"/>
      <w:bookmarkEnd w:id="1085"/>
    </w:p>
    <w:p w14:paraId="727AB6DB" w14:textId="1869785F" w:rsidR="00B573D4" w:rsidRPr="009237C7" w:rsidRDefault="00B573D4" w:rsidP="00B573D4">
      <w:pPr>
        <w:pStyle w:val="Body"/>
      </w:pPr>
      <w:r>
        <w:lastRenderedPageBreak/>
        <w:t xml:space="preserve">We can see in this plot that the road starts as straight </w:t>
      </w:r>
      <w:r w:rsidRPr="009237C7">
        <w:t>with the curvature beginning at approximately zero. The road curvature then linearly increases until a road curvature of</w:t>
      </w:r>
      <m:oMath>
        <m:r>
          <w:rPr>
            <w:rFonts w:ascii="Cambria Math" w:hAnsi="Cambria Math"/>
          </w:rPr>
          <m:t xml:space="preserve"> 1.0 X</m:t>
        </m:r>
        <m:sSup>
          <m:sSupPr>
            <m:ctrlPr>
              <w:rPr>
                <w:rFonts w:ascii="Cambria Math" w:hAnsi="Cambria Math"/>
              </w:rPr>
            </m:ctrlPr>
          </m:sSupPr>
          <m:e>
            <m:r>
              <w:rPr>
                <w:rFonts w:ascii="Cambria Math" w:hAnsi="Cambria Math"/>
              </w:rPr>
              <m:t xml:space="preserve"> 10</m:t>
            </m:r>
          </m:e>
          <m:sup>
            <m:r>
              <w:rPr>
                <w:rFonts w:ascii="Cambria Math" w:hAnsi="Cambria Math"/>
              </w:rPr>
              <m:t>-3</m:t>
            </m:r>
          </m:sup>
        </m:sSup>
        <m:f>
          <m:fPr>
            <m:ctrlPr>
              <w:rPr>
                <w:rFonts w:ascii="Cambria Math" w:hAnsi="Cambria Math"/>
              </w:rPr>
            </m:ctrlPr>
          </m:fPr>
          <m:num>
            <m:r>
              <w:rPr>
                <w:rFonts w:ascii="Cambria Math" w:hAnsi="Cambria Math"/>
              </w:rPr>
              <m:t>1</m:t>
            </m:r>
          </m:num>
          <m:den>
            <m:r>
              <w:rPr>
                <w:rFonts w:ascii="Cambria Math" w:hAnsi="Cambria Math"/>
              </w:rPr>
              <m:t>ft</m:t>
            </m:r>
          </m:den>
        </m:f>
      </m:oMath>
      <w:r w:rsidRPr="009237C7">
        <w:t xml:space="preserve">. Curvature is then held constant for a period of time. Curvature then starts to decrease until it is equal to approximately zero and then held constant for a period of time once again. This curvature plot is </w:t>
      </w:r>
      <w:r w:rsidR="007B1F4E">
        <w:t xml:space="preserve">very </w:t>
      </w:r>
      <w:r w:rsidRPr="009237C7">
        <w:t>representative of a</w:t>
      </w:r>
      <w:r w:rsidR="007B1F4E">
        <w:t>n</w:t>
      </w:r>
      <w:r w:rsidRPr="009237C7">
        <w:t xml:space="preserve"> AASHTO regulated road for a vehicle operating at 60 mph.</w:t>
      </w:r>
      <w:r w:rsidR="007B1F4E">
        <w:t xml:space="preserve"> This indicates that the vehicle is following the proper curvature trend of th</w:t>
      </w:r>
      <w:r w:rsidR="009B4AF4">
        <w:t>e roadway without any significant error or oscillatory nature indicating that the controller is capable of capable of controlling the vehicle with enough speed and accuracy.</w:t>
      </w:r>
    </w:p>
    <w:p w14:paraId="68C5EE43" w14:textId="77777777" w:rsidR="00B573D4" w:rsidRDefault="00B573D4" w:rsidP="00B573D4">
      <w:pPr>
        <w:pStyle w:val="Picture"/>
      </w:pPr>
      <w:r>
        <w:rPr>
          <w:noProof/>
        </w:rPr>
        <w:drawing>
          <wp:inline distT="0" distB="0" distL="0" distR="0" wp14:anchorId="4DE268B8" wp14:editId="01D837D5">
            <wp:extent cx="5027930" cy="3562350"/>
            <wp:effectExtent l="19050" t="19050" r="2032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t="754" r="1434" b="1343"/>
                    <a:stretch/>
                  </pic:blipFill>
                  <pic:spPr bwMode="auto">
                    <a:xfrm>
                      <a:off x="0" y="0"/>
                      <a:ext cx="5027930" cy="356235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C52602D" w14:textId="04C917FF" w:rsidR="00B573D4" w:rsidRDefault="00B573D4" w:rsidP="00B573D4">
      <w:pPr>
        <w:pStyle w:val="Body"/>
      </w:pPr>
      <w:bookmarkStart w:id="1086" w:name="_Ref15538746"/>
      <w:bookmarkStart w:id="1087" w:name="_Ref15538676"/>
      <w:r>
        <w:t xml:space="preserve">Figure </w:t>
      </w:r>
      <w:r w:rsidR="00055062">
        <w:rPr>
          <w:noProof/>
        </w:rPr>
        <w:fldChar w:fldCharType="begin"/>
      </w:r>
      <w:r w:rsidR="00055062">
        <w:rPr>
          <w:noProof/>
        </w:rPr>
        <w:instrText xml:space="preserve"> SEQ Figure \* ARABIC </w:instrText>
      </w:r>
      <w:r w:rsidR="00055062">
        <w:rPr>
          <w:noProof/>
        </w:rPr>
        <w:fldChar w:fldCharType="separate"/>
      </w:r>
      <w:r w:rsidR="000F1474">
        <w:rPr>
          <w:noProof/>
        </w:rPr>
        <w:t>36</w:t>
      </w:r>
      <w:r w:rsidR="00055062">
        <w:rPr>
          <w:noProof/>
        </w:rPr>
        <w:fldChar w:fldCharType="end"/>
      </w:r>
      <w:bookmarkEnd w:id="1086"/>
      <w:r>
        <w:t xml:space="preserve"> Lateral Deviation from Lane Center</w:t>
      </w:r>
      <w:bookmarkEnd w:id="1087"/>
    </w:p>
    <w:p w14:paraId="4F405E09" w14:textId="54BFE643" w:rsidR="00B573D4" w:rsidRPr="009237C7" w:rsidRDefault="00B573D4" w:rsidP="009237C7">
      <w:pPr>
        <w:pStyle w:val="Body"/>
      </w:pPr>
      <w:r w:rsidRPr="009237C7">
        <w:fldChar w:fldCharType="begin"/>
      </w:r>
      <w:r w:rsidRPr="009237C7">
        <w:instrText xml:space="preserve"> REF _Ref15538746 \h </w:instrText>
      </w:r>
      <w:r w:rsidR="009237C7">
        <w:instrText xml:space="preserve"> \* MERGEFORMAT </w:instrText>
      </w:r>
      <w:r w:rsidRPr="009237C7">
        <w:fldChar w:fldCharType="separate"/>
      </w:r>
      <w:r w:rsidR="000F1474">
        <w:t>Figure 36</w:t>
      </w:r>
      <w:r w:rsidRPr="009237C7">
        <w:fldChar w:fldCharType="end"/>
      </w:r>
      <w:r w:rsidRPr="009237C7">
        <w:t xml:space="preserve"> shows the lateral deviation from the desired path which corresponds with the lane center of the given road. This is the first metric that is used to determine if the controller was successful. It can be seen in this plot that the vehicle maximum lateral deviation from the lane center was ###. This is well within the desired lateral error of 6 inches. Additionally the behavior of the curve itself indications that the lateral movement of the vehicle is stable and there are no excessive spikes or oscillations indicates the loss of control.</w:t>
      </w:r>
    </w:p>
    <w:p w14:paraId="7364683E" w14:textId="77777777" w:rsidR="00B573D4" w:rsidRPr="00202E3A" w:rsidRDefault="00B573D4" w:rsidP="00B573D4">
      <w:pPr>
        <w:pStyle w:val="Picture"/>
      </w:pPr>
      <w:r w:rsidRPr="00AD2701">
        <w:rPr>
          <w:noProof/>
        </w:rPr>
        <w:lastRenderedPageBreak/>
        <w:drawing>
          <wp:inline distT="0" distB="0" distL="0" distR="0" wp14:anchorId="5EE2A9D0" wp14:editId="38997CB0">
            <wp:extent cx="4471670" cy="3611880"/>
            <wp:effectExtent l="19050" t="19050" r="24130" b="266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t="886" b="1330"/>
                    <a:stretch/>
                  </pic:blipFill>
                  <pic:spPr bwMode="auto">
                    <a:xfrm>
                      <a:off x="0" y="0"/>
                      <a:ext cx="4471670" cy="361188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6DFFFEB8" w14:textId="2DA8A68E" w:rsidR="00B573D4" w:rsidRDefault="00B573D4" w:rsidP="00B573D4">
      <w:pPr>
        <w:pStyle w:val="FigureCaption"/>
      </w:pPr>
      <w:bookmarkStart w:id="1088" w:name="_Toc15538720"/>
      <w:bookmarkStart w:id="1089" w:name="_Toc19788924"/>
      <w:r>
        <w:t xml:space="preserve">Figure </w:t>
      </w:r>
      <w:r w:rsidR="00055062">
        <w:rPr>
          <w:noProof/>
        </w:rPr>
        <w:fldChar w:fldCharType="begin"/>
      </w:r>
      <w:r w:rsidR="00055062">
        <w:rPr>
          <w:noProof/>
        </w:rPr>
        <w:instrText xml:space="preserve"> SEQ Figure \* ARABIC </w:instrText>
      </w:r>
      <w:r w:rsidR="00055062">
        <w:rPr>
          <w:noProof/>
        </w:rPr>
        <w:fldChar w:fldCharType="separate"/>
      </w:r>
      <w:r w:rsidR="000F1474">
        <w:rPr>
          <w:noProof/>
        </w:rPr>
        <w:t>37</w:t>
      </w:r>
      <w:r w:rsidR="00055062">
        <w:rPr>
          <w:noProof/>
        </w:rPr>
        <w:fldChar w:fldCharType="end"/>
      </w:r>
      <w:r>
        <w:t xml:space="preserve"> Wheel Angle Error from Current Desired Wheel Angle</w:t>
      </w:r>
      <w:bookmarkEnd w:id="1088"/>
      <w:bookmarkEnd w:id="1089"/>
    </w:p>
    <w:p w14:paraId="10DBBDC6" w14:textId="77777777" w:rsidR="00B573D4" w:rsidRPr="00251F5B" w:rsidRDefault="00B573D4" w:rsidP="00B573D4">
      <w:pPr>
        <w:pStyle w:val="Body"/>
      </w:pPr>
      <w:r>
        <w:t xml:space="preserve">The actual vehicle wheel angle was then compared to the ideal wheel angle. It should be noted that the ideal wheel angle is not equivalent to the desired wheel angle that is output from the PID controller as the controller creates a delay because a physical system cannot achieve a given value instantaneously. </w:t>
      </w:r>
    </w:p>
    <w:p w14:paraId="590C222E" w14:textId="77777777" w:rsidR="00B573D4" w:rsidRDefault="00B573D4" w:rsidP="00B573D4">
      <w:pPr>
        <w:pStyle w:val="Picture"/>
      </w:pPr>
      <w:r>
        <w:rPr>
          <w:noProof/>
        </w:rPr>
        <w:drawing>
          <wp:inline distT="0" distB="0" distL="0" distR="0" wp14:anchorId="73513A89" wp14:editId="0E3F885E">
            <wp:extent cx="4471416" cy="3167586"/>
            <wp:effectExtent l="19050" t="19050" r="24765" b="139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l="1217" r="1565" b="4578"/>
                    <a:stretch/>
                  </pic:blipFill>
                  <pic:spPr bwMode="auto">
                    <a:xfrm>
                      <a:off x="0" y="0"/>
                      <a:ext cx="4471416" cy="316758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18822F7" w14:textId="08037327" w:rsidR="00B573D4" w:rsidRDefault="00B573D4" w:rsidP="00B573D4">
      <w:pPr>
        <w:pStyle w:val="FigureCaption"/>
      </w:pPr>
      <w:bookmarkStart w:id="1090" w:name="_Ref19693379"/>
      <w:bookmarkStart w:id="1091" w:name="_Toc15538721"/>
      <w:bookmarkStart w:id="1092" w:name="_Toc19788925"/>
      <w:r>
        <w:lastRenderedPageBreak/>
        <w:t xml:space="preserve">Figure </w:t>
      </w:r>
      <w:r w:rsidR="00055062">
        <w:rPr>
          <w:noProof/>
        </w:rPr>
        <w:fldChar w:fldCharType="begin"/>
      </w:r>
      <w:r w:rsidR="00055062">
        <w:rPr>
          <w:noProof/>
        </w:rPr>
        <w:instrText xml:space="preserve"> SEQ Figure \* ARABIC </w:instrText>
      </w:r>
      <w:r w:rsidR="00055062">
        <w:rPr>
          <w:noProof/>
        </w:rPr>
        <w:fldChar w:fldCharType="separate"/>
      </w:r>
      <w:r w:rsidR="000F1474">
        <w:rPr>
          <w:noProof/>
        </w:rPr>
        <w:t>38</w:t>
      </w:r>
      <w:r w:rsidR="00055062">
        <w:rPr>
          <w:noProof/>
        </w:rPr>
        <w:fldChar w:fldCharType="end"/>
      </w:r>
      <w:bookmarkEnd w:id="1090"/>
      <w:r>
        <w:t xml:space="preserve"> Wheel Angle Inputs</w:t>
      </w:r>
      <w:bookmarkEnd w:id="1091"/>
      <w:bookmarkEnd w:id="1092"/>
    </w:p>
    <w:p w14:paraId="1EB238EC" w14:textId="742458EF" w:rsidR="00B573D4" w:rsidRDefault="000D31FB" w:rsidP="009237C7">
      <w:pPr>
        <w:pStyle w:val="Body"/>
      </w:pPr>
      <w:r w:rsidRPr="000D31FB">
        <w:t xml:space="preserve">The desired wheel is the primary metric for keeping the vehicle on the target path, as mention before however, additional correction is still needed. The two supplementary controllers are used to supplement the control and increase the tracking accuracy of the vehicle. In </w:t>
      </w:r>
      <w:r w:rsidRPr="000D31FB">
        <w:fldChar w:fldCharType="begin"/>
      </w:r>
      <w:r w:rsidRPr="000D31FB">
        <w:instrText xml:space="preserve"> REF _Ref19693379 \h </w:instrText>
      </w:r>
      <w:r>
        <w:instrText xml:space="preserve"> \* MERGEFORMAT </w:instrText>
      </w:r>
      <w:r w:rsidRPr="000D31FB">
        <w:fldChar w:fldCharType="separate"/>
      </w:r>
      <w:r w:rsidR="000F1474">
        <w:t xml:space="preserve">Figure </w:t>
      </w:r>
      <w:r w:rsidR="000F1474">
        <w:rPr>
          <w:noProof/>
        </w:rPr>
        <w:t>38</w:t>
      </w:r>
      <w:r w:rsidRPr="000D31FB">
        <w:fldChar w:fldCharType="end"/>
      </w:r>
      <w:r w:rsidR="00B573D4" w:rsidRPr="000D31FB">
        <w:t xml:space="preserve"> </w:t>
      </w:r>
      <w:r w:rsidRPr="000D31FB">
        <w:t>the current wheel angle is the most dominant control input and the other inputs work to nudge the steering input in the correct direction to compensate for actual vehicle behavior.</w:t>
      </w:r>
      <w:r w:rsidR="00B573D4">
        <w:t xml:space="preserve"> </w:t>
      </w:r>
    </w:p>
    <w:p w14:paraId="13DA3A34" w14:textId="26D953A2" w:rsidR="00305CA6" w:rsidRDefault="00305CA6" w:rsidP="00305CA6">
      <w:pPr>
        <w:pStyle w:val="Picture"/>
      </w:pPr>
      <w:r>
        <w:rPr>
          <w:noProof/>
        </w:rPr>
        <w:drawing>
          <wp:inline distT="0" distB="0" distL="0" distR="0" wp14:anchorId="51829C52" wp14:editId="6371BF35">
            <wp:extent cx="5314950" cy="37623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837" r="5008" b="3659"/>
                    <a:stretch/>
                  </pic:blipFill>
                  <pic:spPr bwMode="auto">
                    <a:xfrm>
                      <a:off x="0" y="0"/>
                      <a:ext cx="5314950" cy="3762375"/>
                    </a:xfrm>
                    <a:prstGeom prst="rect">
                      <a:avLst/>
                    </a:prstGeom>
                    <a:ln>
                      <a:noFill/>
                    </a:ln>
                    <a:extLst>
                      <a:ext uri="{53640926-AAD7-44D8-BBD7-CCE9431645EC}">
                        <a14:shadowObscured xmlns:a14="http://schemas.microsoft.com/office/drawing/2010/main"/>
                      </a:ext>
                    </a:extLst>
                  </pic:spPr>
                </pic:pic>
              </a:graphicData>
            </a:graphic>
          </wp:inline>
        </w:drawing>
      </w:r>
    </w:p>
    <w:p w14:paraId="7A6A47EA" w14:textId="660744AF" w:rsidR="00A93761" w:rsidRDefault="00A93761" w:rsidP="00A93761">
      <w:pPr>
        <w:pStyle w:val="FigureCaption"/>
      </w:pPr>
      <w:bookmarkStart w:id="1093" w:name="_Ref19692824"/>
      <w:bookmarkStart w:id="1094" w:name="_Ref19692811"/>
      <w:bookmarkStart w:id="1095" w:name="_Toc19788926"/>
      <w:r>
        <w:t xml:space="preserve">Figure </w:t>
      </w:r>
      <w:r w:rsidR="000E062D">
        <w:fldChar w:fldCharType="begin"/>
      </w:r>
      <w:r w:rsidR="000E062D">
        <w:instrText xml:space="preserve"> SEQ Figure \* ARABIC </w:instrText>
      </w:r>
      <w:r w:rsidR="000E062D">
        <w:fldChar w:fldCharType="separate"/>
      </w:r>
      <w:r w:rsidR="000F1474">
        <w:rPr>
          <w:noProof/>
        </w:rPr>
        <w:t>39</w:t>
      </w:r>
      <w:r w:rsidR="000E062D">
        <w:rPr>
          <w:noProof/>
        </w:rPr>
        <w:fldChar w:fldCharType="end"/>
      </w:r>
      <w:bookmarkEnd w:id="1093"/>
      <w:r>
        <w:t xml:space="preserve"> Lateral Acceleration over Time</w:t>
      </w:r>
      <w:bookmarkEnd w:id="1094"/>
      <w:bookmarkEnd w:id="1095"/>
    </w:p>
    <w:p w14:paraId="74BA829E" w14:textId="19367B2A" w:rsidR="00A93761" w:rsidRDefault="00A93761" w:rsidP="00A93761">
      <w:pPr>
        <w:pStyle w:val="Body"/>
      </w:pPr>
      <w:r>
        <w:t>Lateral acceleration impacts vehicle stability and ride comfort. If lateral acceleration oscillates, the vehicle occupants will experience significant discomfo</w:t>
      </w:r>
      <w:r w:rsidR="00D538E2">
        <w:t xml:space="preserve">rt and will not adopt the autonomous system. Lateral acceleration oscillation can also instigate roll over instability as quick, significant directional changes in lateral acceleration cause the vehicle C.G. inertia to lag the friction development of the tires. Therefore it is important to minimize lateral </w:t>
      </w:r>
      <w:r w:rsidR="00823170">
        <w:t>acceleration</w:t>
      </w:r>
      <w:r w:rsidR="00D538E2">
        <w:t xml:space="preserve"> </w:t>
      </w:r>
      <w:r w:rsidR="00823170">
        <w:t>oscillation</w:t>
      </w:r>
      <w:r w:rsidR="00D538E2">
        <w:t xml:space="preserve">. It can be seen in </w:t>
      </w:r>
      <w:r w:rsidR="00D60561">
        <w:fldChar w:fldCharType="begin"/>
      </w:r>
      <w:r w:rsidR="00D60561">
        <w:instrText xml:space="preserve"> REF _Ref19692824 \h </w:instrText>
      </w:r>
      <w:r w:rsidR="00D60561">
        <w:fldChar w:fldCharType="separate"/>
      </w:r>
      <w:r w:rsidR="000F1474">
        <w:t xml:space="preserve">Figure </w:t>
      </w:r>
      <w:r w:rsidR="000F1474">
        <w:rPr>
          <w:noProof/>
        </w:rPr>
        <w:t>39</w:t>
      </w:r>
      <w:r w:rsidR="00D60561">
        <w:fldChar w:fldCharType="end"/>
      </w:r>
      <w:r w:rsidR="00D60561">
        <w:t xml:space="preserve"> </w:t>
      </w:r>
      <w:r w:rsidR="000D31FB">
        <w:t xml:space="preserve">that lateral acceleration throughout the curve follows the expected acceleration according to </w:t>
      </w:r>
      <m:oMath>
        <m:sSub>
          <m:sSubPr>
            <m:ctrlPr>
              <w:rPr>
                <w:rFonts w:ascii="Cambria Math" w:hAnsi="Cambria Math"/>
                <w:i/>
              </w:rPr>
            </m:ctrlPr>
          </m:sSubPr>
          <m:e>
            <m:r>
              <w:rPr>
                <w:rFonts w:ascii="Cambria Math" w:hAnsi="Cambria Math"/>
              </w:rPr>
              <m:t>a</m:t>
            </m:r>
          </m:e>
          <m:sub>
            <m:r>
              <w:rPr>
                <w:rFonts w:ascii="Cambria Math" w:hAnsi="Cambria Math"/>
              </w:rPr>
              <m:t>lat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oMath>
      <w:r w:rsidR="000D31FB">
        <w:t xml:space="preserve"> without significant abnormalities indicating a smooth stable ride.</w:t>
      </w:r>
    </w:p>
    <w:p w14:paraId="46885BB4" w14:textId="536ACD94" w:rsidR="000D31FB" w:rsidRDefault="000D31FB" w:rsidP="000D31FB">
      <w:pPr>
        <w:pStyle w:val="SubsectionTitle"/>
      </w:pPr>
      <w:bookmarkStart w:id="1096" w:name="_Toc19788881"/>
      <w:r>
        <w:t>Emergency Stop Control</w:t>
      </w:r>
      <w:bookmarkEnd w:id="1096"/>
    </w:p>
    <w:p w14:paraId="435D9715" w14:textId="14A78116" w:rsidR="000D31FB" w:rsidRDefault="00407A22" w:rsidP="000D31FB">
      <w:pPr>
        <w:pStyle w:val="Body"/>
      </w:pPr>
      <w:r>
        <w:t xml:space="preserve">As demonstrated in section </w:t>
      </w:r>
      <w:r w:rsidR="00C050FB">
        <w:fldChar w:fldCharType="begin"/>
      </w:r>
      <w:r w:rsidR="00C050FB">
        <w:instrText xml:space="preserve"> REF _Ref19694366 \n \h </w:instrText>
      </w:r>
      <w:r w:rsidR="00C050FB">
        <w:fldChar w:fldCharType="separate"/>
      </w:r>
      <w:r w:rsidR="000F1474">
        <w:t>5.6</w:t>
      </w:r>
      <w:r w:rsidR="00C050FB">
        <w:fldChar w:fldCharType="end"/>
      </w:r>
      <w:r w:rsidR="00C050FB">
        <w:t xml:space="preserve">, in order for an emergency stop to be executed by an ADAS that is not constantly in control of the vehicle, a steering correction is necessary to top the vehicle on the road. This control method is based on the vehicle control structure disclosed in section </w:t>
      </w:r>
      <w:r w:rsidR="00C050FB">
        <w:fldChar w:fldCharType="begin"/>
      </w:r>
      <w:r w:rsidR="00C050FB">
        <w:instrText xml:space="preserve"> REF _Ref19694511 \n \h </w:instrText>
      </w:r>
      <w:r w:rsidR="00C050FB">
        <w:fldChar w:fldCharType="separate"/>
      </w:r>
      <w:r w:rsidR="000F1474">
        <w:t>5.9.3</w:t>
      </w:r>
      <w:r w:rsidR="00C050FB">
        <w:fldChar w:fldCharType="end"/>
      </w:r>
      <w:r w:rsidR="00C050FB">
        <w:t xml:space="preserve">. This </w:t>
      </w:r>
      <w:r w:rsidR="00C050FB">
        <w:lastRenderedPageBreak/>
        <w:t xml:space="preserve">structure was implemented to stop the vehicle once the reached a lateral deviation of 6 ft from the desired path. </w:t>
      </w:r>
      <w:r w:rsidR="00F17EAF">
        <w:t xml:space="preserve">The magnitude of error significantly affects the stability of the PID controller. </w:t>
      </w:r>
      <w:r w:rsidR="001B605A">
        <w:t>The control need to be adjusted to compensate for this higher error so it doesn’t cause the vehicle to become unstable trying to correct itself. The</w:t>
      </w:r>
      <w:r w:rsidR="00BF395D">
        <w:t xml:space="preserve"> tuned constants</w:t>
      </w:r>
      <w:r w:rsidR="001B605A">
        <w:t xml:space="preserve"> </w:t>
      </w:r>
      <w:r w:rsidR="00BF395D">
        <w:t>for the</w:t>
      </w:r>
      <w:r w:rsidR="001B605A">
        <w:t xml:space="preserve"> three controller</w:t>
      </w:r>
      <w:r w:rsidR="00BF395D">
        <w:t xml:space="preserve">s are shown in </w:t>
      </w:r>
      <w:r w:rsidR="00BF395D">
        <w:fldChar w:fldCharType="begin"/>
      </w:r>
      <w:r w:rsidR="00BF395D">
        <w:instrText xml:space="preserve"> REF _Ref19696944 \h </w:instrText>
      </w:r>
      <w:r w:rsidR="00BF395D">
        <w:fldChar w:fldCharType="separate"/>
      </w:r>
      <w:r w:rsidR="000F1474">
        <w:t xml:space="preserve">Table </w:t>
      </w:r>
      <w:r w:rsidR="000F1474">
        <w:rPr>
          <w:noProof/>
        </w:rPr>
        <w:t>2</w:t>
      </w:r>
      <w:r w:rsidR="00BF395D">
        <w:fldChar w:fldCharType="end"/>
      </w:r>
      <w:r w:rsidR="001B605A">
        <w:t xml:space="preserve">. </w:t>
      </w:r>
      <w:r w:rsidR="00BF395D">
        <w:t xml:space="preserve">When compared to the constant values in </w:t>
      </w:r>
      <w:r w:rsidR="00BF395D">
        <w:fldChar w:fldCharType="begin"/>
      </w:r>
      <w:r w:rsidR="00BF395D">
        <w:instrText xml:space="preserve"> REF _Ref19641758 \h </w:instrText>
      </w:r>
      <w:r w:rsidR="00BF395D">
        <w:fldChar w:fldCharType="separate"/>
      </w:r>
      <w:r w:rsidR="000F1474">
        <w:t xml:space="preserve">Table </w:t>
      </w:r>
      <w:r w:rsidR="000F1474">
        <w:rPr>
          <w:noProof/>
        </w:rPr>
        <w:t>1</w:t>
      </w:r>
      <w:r w:rsidR="00BF395D">
        <w:fldChar w:fldCharType="end"/>
      </w:r>
      <w:r w:rsidR="00BF395D">
        <w:t xml:space="preserve"> the proportional gain for the desired wheel angle was reduced </w:t>
      </w:r>
      <w:r w:rsidR="00AE1039">
        <w:t xml:space="preserve">to slow the speed of the steering correction. </w:t>
      </w:r>
      <w:r w:rsidR="001606AB">
        <w:t>The derivative constant was increased slightly to improve correction behavior.</w:t>
      </w:r>
    </w:p>
    <w:p w14:paraId="651B80D6" w14:textId="55F12773" w:rsidR="00BF395D" w:rsidRDefault="00BF395D" w:rsidP="00BF395D">
      <w:pPr>
        <w:pStyle w:val="TableCaption"/>
      </w:pPr>
      <w:bookmarkStart w:id="1097" w:name="_Ref19696944"/>
      <w:bookmarkStart w:id="1098" w:name="_Toc19788930"/>
      <w:r>
        <w:t xml:space="preserve">Table </w:t>
      </w:r>
      <w:r w:rsidR="000E062D">
        <w:fldChar w:fldCharType="begin"/>
      </w:r>
      <w:r w:rsidR="000E062D">
        <w:instrText xml:space="preserve"> SEQ Table \* ARABIC </w:instrText>
      </w:r>
      <w:r w:rsidR="000E062D">
        <w:fldChar w:fldCharType="separate"/>
      </w:r>
      <w:r w:rsidR="000F1474">
        <w:rPr>
          <w:noProof/>
        </w:rPr>
        <w:t>2</w:t>
      </w:r>
      <w:r w:rsidR="000E062D">
        <w:rPr>
          <w:noProof/>
        </w:rPr>
        <w:fldChar w:fldCharType="end"/>
      </w:r>
      <w:bookmarkEnd w:id="1097"/>
      <w:r>
        <w:t xml:space="preserve"> Emergency Stop Control Parameters</w:t>
      </w:r>
      <w:bookmarkEnd w:id="1098"/>
    </w:p>
    <w:p w14:paraId="0F187C6F" w14:textId="08A9CC9D" w:rsidR="00BF395D" w:rsidRDefault="000E36C4" w:rsidP="00BF395D">
      <w:pPr>
        <w:pStyle w:val="Picture"/>
      </w:pPr>
      <w:r w:rsidRPr="000E36C4">
        <w:rPr>
          <w:noProof/>
        </w:rPr>
        <w:drawing>
          <wp:inline distT="0" distB="0" distL="0" distR="0" wp14:anchorId="355C8ABF" wp14:editId="7F3C3DA7">
            <wp:extent cx="3019425" cy="19145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19425" cy="1914525"/>
                    </a:xfrm>
                    <a:prstGeom prst="rect">
                      <a:avLst/>
                    </a:prstGeom>
                    <a:noFill/>
                    <a:ln>
                      <a:noFill/>
                    </a:ln>
                  </pic:spPr>
                </pic:pic>
              </a:graphicData>
            </a:graphic>
          </wp:inline>
        </w:drawing>
      </w:r>
    </w:p>
    <w:p w14:paraId="6EE14E9D" w14:textId="3328E3EE" w:rsidR="001606AB" w:rsidRDefault="001606AB" w:rsidP="00BF395D">
      <w:pPr>
        <w:pStyle w:val="Picture"/>
      </w:pPr>
      <w:r>
        <w:rPr>
          <w:noProof/>
        </w:rPr>
        <w:drawing>
          <wp:inline distT="0" distB="0" distL="0" distR="0" wp14:anchorId="5FB2F5DF" wp14:editId="498DF25A">
            <wp:extent cx="5314950" cy="3790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3236" t="1707" r="1704" b="1220"/>
                    <a:stretch/>
                  </pic:blipFill>
                  <pic:spPr bwMode="auto">
                    <a:xfrm>
                      <a:off x="0" y="0"/>
                      <a:ext cx="5314950" cy="3790950"/>
                    </a:xfrm>
                    <a:prstGeom prst="rect">
                      <a:avLst/>
                    </a:prstGeom>
                    <a:ln>
                      <a:noFill/>
                    </a:ln>
                    <a:extLst>
                      <a:ext uri="{53640926-AAD7-44D8-BBD7-CCE9431645EC}">
                        <a14:shadowObscured xmlns:a14="http://schemas.microsoft.com/office/drawing/2010/main"/>
                      </a:ext>
                    </a:extLst>
                  </pic:spPr>
                </pic:pic>
              </a:graphicData>
            </a:graphic>
          </wp:inline>
        </w:drawing>
      </w:r>
    </w:p>
    <w:p w14:paraId="42BCDE15" w14:textId="186742CC" w:rsidR="001606AB" w:rsidRDefault="001606AB" w:rsidP="001606AB">
      <w:pPr>
        <w:pStyle w:val="FigureCaption"/>
      </w:pPr>
      <w:bookmarkStart w:id="1099" w:name="_Ref19698470"/>
      <w:bookmarkStart w:id="1100" w:name="_Toc19788927"/>
      <w:r>
        <w:t xml:space="preserve">Figure </w:t>
      </w:r>
      <w:r w:rsidR="000E062D">
        <w:fldChar w:fldCharType="begin"/>
      </w:r>
      <w:r w:rsidR="000E062D">
        <w:instrText xml:space="preserve"> SEQ Figure \* ARABIC </w:instrText>
      </w:r>
      <w:r w:rsidR="000E062D">
        <w:fldChar w:fldCharType="separate"/>
      </w:r>
      <w:r w:rsidR="000F1474">
        <w:rPr>
          <w:noProof/>
        </w:rPr>
        <w:t>40</w:t>
      </w:r>
      <w:r w:rsidR="000E062D">
        <w:rPr>
          <w:noProof/>
        </w:rPr>
        <w:fldChar w:fldCharType="end"/>
      </w:r>
      <w:bookmarkEnd w:id="1099"/>
      <w:r>
        <w:t xml:space="preserve"> Wheel Angle Inputs for Emergency Stop</w:t>
      </w:r>
      <w:bookmarkEnd w:id="1100"/>
    </w:p>
    <w:p w14:paraId="48FC51E9" w14:textId="3D110225" w:rsidR="001606AB" w:rsidRDefault="001606AB" w:rsidP="001606AB">
      <w:pPr>
        <w:pStyle w:val="Body"/>
      </w:pPr>
      <w:r>
        <w:lastRenderedPageBreak/>
        <w:t xml:space="preserve">Shown in </w:t>
      </w:r>
      <w:r>
        <w:fldChar w:fldCharType="begin"/>
      </w:r>
      <w:r>
        <w:instrText xml:space="preserve"> REF _Ref19698470 \h </w:instrText>
      </w:r>
      <w:r>
        <w:fldChar w:fldCharType="separate"/>
      </w:r>
      <w:r w:rsidR="000F1474">
        <w:t xml:space="preserve">Figure </w:t>
      </w:r>
      <w:r w:rsidR="000F1474">
        <w:rPr>
          <w:noProof/>
        </w:rPr>
        <w:t>40</w:t>
      </w:r>
      <w:r>
        <w:fldChar w:fldCharType="end"/>
      </w:r>
      <w:r>
        <w:t xml:space="preserve"> are vehicle steering inputs. Unlike the previous model, the control is now dominated by the lateral error correction. This makes sense as the for a transition curve the difference in steering angle will not be very significant. This is the desired behavior for this scenario because the vehicle controller needs to make correcting the lateral deviation as the top priority in order to remain on the road. </w:t>
      </w:r>
    </w:p>
    <w:p w14:paraId="30FA2B5A" w14:textId="451421BE" w:rsidR="001606AB" w:rsidRDefault="006004EB" w:rsidP="006004EB">
      <w:pPr>
        <w:pStyle w:val="Picture"/>
      </w:pPr>
      <w:r>
        <w:rPr>
          <w:noProof/>
        </w:rPr>
        <w:drawing>
          <wp:inline distT="0" distB="0" distL="0" distR="0" wp14:anchorId="2F397A6C" wp14:editId="70A455AF">
            <wp:extent cx="5305425" cy="37623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031" t="10307" r="3264" b="3070"/>
                    <a:stretch/>
                  </pic:blipFill>
                  <pic:spPr bwMode="auto">
                    <a:xfrm>
                      <a:off x="0" y="0"/>
                      <a:ext cx="5305425" cy="3762375"/>
                    </a:xfrm>
                    <a:prstGeom prst="rect">
                      <a:avLst/>
                    </a:prstGeom>
                    <a:ln>
                      <a:noFill/>
                    </a:ln>
                    <a:extLst>
                      <a:ext uri="{53640926-AAD7-44D8-BBD7-CCE9431645EC}">
                        <a14:shadowObscured xmlns:a14="http://schemas.microsoft.com/office/drawing/2010/main"/>
                      </a:ext>
                    </a:extLst>
                  </pic:spPr>
                </pic:pic>
              </a:graphicData>
            </a:graphic>
          </wp:inline>
        </w:drawing>
      </w:r>
    </w:p>
    <w:p w14:paraId="305F5A47" w14:textId="36C943B2" w:rsidR="006004EB" w:rsidRDefault="006004EB" w:rsidP="006004EB">
      <w:pPr>
        <w:pStyle w:val="FigureCaption"/>
      </w:pPr>
      <w:bookmarkStart w:id="1101" w:name="_Ref19700145"/>
      <w:bookmarkStart w:id="1102" w:name="_Toc19788928"/>
      <w:r>
        <w:t xml:space="preserve">Figure </w:t>
      </w:r>
      <w:r w:rsidR="000E062D">
        <w:fldChar w:fldCharType="begin"/>
      </w:r>
      <w:r w:rsidR="000E062D">
        <w:instrText xml:space="preserve"> SEQ Figure \* ARABIC </w:instrText>
      </w:r>
      <w:r w:rsidR="000E062D">
        <w:fldChar w:fldCharType="separate"/>
      </w:r>
      <w:r w:rsidR="000F1474">
        <w:rPr>
          <w:noProof/>
        </w:rPr>
        <w:t>41</w:t>
      </w:r>
      <w:r w:rsidR="000E062D">
        <w:rPr>
          <w:noProof/>
        </w:rPr>
        <w:fldChar w:fldCharType="end"/>
      </w:r>
      <w:bookmarkEnd w:id="1101"/>
      <w:r>
        <w:t xml:space="preserve"> Lateral Error during Emergency Stop</w:t>
      </w:r>
      <w:bookmarkEnd w:id="1102"/>
    </w:p>
    <w:p w14:paraId="1795537D" w14:textId="17298072" w:rsidR="00B573D4" w:rsidRPr="002F4C39" w:rsidRDefault="006004EB" w:rsidP="0063528D">
      <w:pPr>
        <w:pStyle w:val="Body"/>
        <w:rPr>
          <w:highlight w:val="yellow"/>
        </w:rPr>
      </w:pPr>
      <w:r>
        <w:t xml:space="preserve">When the steering control is applied to the emergency stop the minimizing is clearly tremendously improved comparing </w:t>
      </w:r>
      <w:r>
        <w:fldChar w:fldCharType="begin"/>
      </w:r>
      <w:r>
        <w:instrText xml:space="preserve"> REF _Ref19700191 \h </w:instrText>
      </w:r>
      <w:r>
        <w:fldChar w:fldCharType="separate"/>
      </w:r>
      <w:r w:rsidR="000F1474">
        <w:t xml:space="preserve">Figure </w:t>
      </w:r>
      <w:r w:rsidR="000F1474">
        <w:rPr>
          <w:noProof/>
        </w:rPr>
        <w:t>26</w:t>
      </w:r>
      <w:r>
        <w:fldChar w:fldCharType="end"/>
      </w:r>
      <w:r>
        <w:t xml:space="preserve"> </w:t>
      </w:r>
      <w:r w:rsidR="00842DC5">
        <w:t xml:space="preserve">and </w:t>
      </w:r>
      <w:r>
        <w:fldChar w:fldCharType="begin"/>
      </w:r>
      <w:r>
        <w:instrText xml:space="preserve"> REF _Ref19700145 \h </w:instrText>
      </w:r>
      <w:r>
        <w:fldChar w:fldCharType="separate"/>
      </w:r>
      <w:r w:rsidR="000F1474">
        <w:t xml:space="preserve">Figure </w:t>
      </w:r>
      <w:r w:rsidR="000F1474">
        <w:rPr>
          <w:noProof/>
        </w:rPr>
        <w:t>41</w:t>
      </w:r>
      <w:r>
        <w:fldChar w:fldCharType="end"/>
      </w:r>
      <w:r w:rsidR="00842DC5">
        <w:t xml:space="preserve">. The vehicle still proceeds past the outer road edge by 1.7 ft which is not allowable in certain environments when the vehicle cannot cross over the road edge. Increasing the aggressiveness of controller to turn more quickly towards the roadway creates over shooting issues and therefore is not ideal. To properly prevent the </w:t>
      </w:r>
      <w:r w:rsidR="0063528D">
        <w:t xml:space="preserve">road boundary </w:t>
      </w:r>
      <w:r w:rsidR="002C7F6B">
        <w:t>additional metrics were discussed in previous sections of this report. These metric should be tested with a real driver to determine the impact they have on deterring road departures before a vehicle intervention is necessary.</w:t>
      </w:r>
    </w:p>
    <w:p w14:paraId="661D68CF" w14:textId="77777777" w:rsidR="00B2095A" w:rsidRPr="002F4C39" w:rsidRDefault="00B2095A" w:rsidP="00B2095A"/>
    <w:p w14:paraId="285A790E" w14:textId="320D0274" w:rsidR="0018285F" w:rsidRPr="007F2497" w:rsidRDefault="0018285F" w:rsidP="007D4AF3">
      <w:pPr>
        <w:pStyle w:val="Body"/>
        <w:sectPr w:rsidR="0018285F" w:rsidRPr="007F2497" w:rsidSect="009D0EB2">
          <w:type w:val="continuous"/>
          <w:pgSz w:w="12240" w:h="15840"/>
          <w:pgMar w:top="1440" w:right="1440" w:bottom="1152" w:left="1440" w:header="720" w:footer="1008" w:gutter="0"/>
          <w:cols w:space="720"/>
          <w:docGrid w:linePitch="360"/>
        </w:sectPr>
      </w:pPr>
    </w:p>
    <w:p w14:paraId="559A0E65" w14:textId="63C37236" w:rsidR="005A3236" w:rsidRPr="007F2497" w:rsidRDefault="000B15D8" w:rsidP="005A3236">
      <w:pPr>
        <w:pStyle w:val="ChapterTitle"/>
        <w:numPr>
          <w:ilvl w:val="0"/>
          <w:numId w:val="13"/>
        </w:numPr>
      </w:pPr>
      <w:bookmarkStart w:id="1103" w:name="_Toc19788882"/>
      <w:bookmarkStart w:id="1104" w:name="_Toc230056987"/>
      <w:r>
        <w:lastRenderedPageBreak/>
        <w:t>SUMMARY AND FU</w:t>
      </w:r>
      <w:r w:rsidR="005A3236" w:rsidRPr="007F2497">
        <w:t>TURE WORK</w:t>
      </w:r>
      <w:bookmarkEnd w:id="1103"/>
    </w:p>
    <w:p w14:paraId="12270F76" w14:textId="2E5540FE" w:rsidR="005A3236" w:rsidRDefault="0063528D" w:rsidP="005A3236">
      <w:pPr>
        <w:pStyle w:val="SectionTitle"/>
        <w:numPr>
          <w:ilvl w:val="1"/>
          <w:numId w:val="13"/>
        </w:numPr>
      </w:pPr>
      <w:bookmarkStart w:id="1105" w:name="_Toc19788883"/>
      <w:r>
        <w:t>Summary</w:t>
      </w:r>
      <w:bookmarkEnd w:id="1105"/>
    </w:p>
    <w:p w14:paraId="17AB10F0" w14:textId="08967202" w:rsidR="0063528D" w:rsidRDefault="0063528D" w:rsidP="0063528D">
      <w:pPr>
        <w:pStyle w:val="SubsectionTitle"/>
      </w:pPr>
      <w:bookmarkStart w:id="1106" w:name="_Toc19788884"/>
      <w:r>
        <w:t>Path Generation</w:t>
      </w:r>
      <w:bookmarkEnd w:id="1106"/>
    </w:p>
    <w:p w14:paraId="0EA06410" w14:textId="0D4005F8" w:rsidR="00763B0E" w:rsidRPr="00763B0E" w:rsidRDefault="00763B0E" w:rsidP="00763B0E">
      <w:pPr>
        <w:pStyle w:val="Body"/>
      </w:pPr>
      <w:r>
        <w:rPr>
          <w:szCs w:val="18"/>
        </w:rPr>
        <w:t>This section</w:t>
      </w:r>
      <w:r w:rsidRPr="00C717F9">
        <w:rPr>
          <w:szCs w:val="18"/>
        </w:rPr>
        <w:t xml:space="preserve"> is focused on a technique for generating a discrete</w:t>
      </w:r>
      <w:r>
        <w:rPr>
          <w:szCs w:val="18"/>
        </w:rPr>
        <w:t>,</w:t>
      </w:r>
      <w:r w:rsidRPr="00C717F9">
        <w:rPr>
          <w:szCs w:val="18"/>
        </w:rPr>
        <w:t xml:space="preserve"> curvature-dependent path from </w:t>
      </w:r>
      <w:r>
        <w:rPr>
          <w:szCs w:val="18"/>
        </w:rPr>
        <w:t xml:space="preserve">an </w:t>
      </w:r>
      <w:r w:rsidRPr="00C717F9">
        <w:rPr>
          <w:szCs w:val="18"/>
        </w:rPr>
        <w:t>offline datab</w:t>
      </w:r>
      <w:r>
        <w:rPr>
          <w:szCs w:val="18"/>
        </w:rPr>
        <w:t xml:space="preserve">ase information such as GPS or geographical scans. The technique was developed from geometric formulations implemented from Google Earth data. </w:t>
      </w:r>
      <w:r w:rsidRPr="00C717F9">
        <w:rPr>
          <w:szCs w:val="18"/>
        </w:rPr>
        <w:t>The technique is further developed with AASHTO guidelines to increase accuracy and comply with dynamic tire limits.</w:t>
      </w:r>
      <w:r>
        <w:rPr>
          <w:szCs w:val="18"/>
        </w:rPr>
        <w:t xml:space="preserve"> </w:t>
      </w:r>
      <w:r w:rsidRPr="00C717F9">
        <w:rPr>
          <w:szCs w:val="18"/>
        </w:rPr>
        <w:t xml:space="preserve">Results showed that this method provides a reasonable guidance </w:t>
      </w:r>
      <w:r>
        <w:rPr>
          <w:szCs w:val="18"/>
        </w:rPr>
        <w:t>heading angle for vehicles.</w:t>
      </w:r>
    </w:p>
    <w:p w14:paraId="19D853CB" w14:textId="31682EEE" w:rsidR="0063528D" w:rsidRDefault="0063528D" w:rsidP="0063528D">
      <w:pPr>
        <w:pStyle w:val="SubsectionTitle"/>
      </w:pPr>
      <w:bookmarkStart w:id="1107" w:name="_Toc19788885"/>
      <w:r>
        <w:t>Vehicle Control</w:t>
      </w:r>
      <w:bookmarkEnd w:id="1107"/>
    </w:p>
    <w:p w14:paraId="04DD239A" w14:textId="398008C8" w:rsidR="0063528D" w:rsidRDefault="009F0FF3" w:rsidP="0063528D">
      <w:pPr>
        <w:pStyle w:val="Body"/>
      </w:pPr>
      <w:r>
        <w:t xml:space="preserve">In order to determine the feasibility of the proposed road data technique a control system was developed in two phases. The first phase was the use of the road data to develop potential thresholds for an ADAS whose operation is to waring the driver of unsafe driving behavior and safety stop the vehicle in the case of an imminent road departure. </w:t>
      </w:r>
      <w:r w:rsidR="002A03DE">
        <w:t>The metrics developed for departure warning were based on the following:</w:t>
      </w:r>
    </w:p>
    <w:p w14:paraId="7FDDBE8A" w14:textId="7F1A4189" w:rsidR="002A03DE" w:rsidRDefault="002A03DE" w:rsidP="002A03DE">
      <w:pPr>
        <w:pStyle w:val="Body"/>
        <w:numPr>
          <w:ilvl w:val="0"/>
          <w:numId w:val="92"/>
        </w:numPr>
      </w:pPr>
      <w:r>
        <w:t>Excessive Speed</w:t>
      </w:r>
    </w:p>
    <w:p w14:paraId="2D513217" w14:textId="51825964" w:rsidR="002A03DE" w:rsidRDefault="002A03DE" w:rsidP="002A03DE">
      <w:pPr>
        <w:pStyle w:val="Body"/>
        <w:numPr>
          <w:ilvl w:val="0"/>
          <w:numId w:val="92"/>
        </w:numPr>
      </w:pPr>
      <w:r>
        <w:t>Roll Over Stability</w:t>
      </w:r>
    </w:p>
    <w:p w14:paraId="10AC38E2" w14:textId="3D3D3ACD" w:rsidR="002A03DE" w:rsidRDefault="002A03DE" w:rsidP="002A03DE">
      <w:pPr>
        <w:pStyle w:val="Body"/>
        <w:numPr>
          <w:ilvl w:val="0"/>
          <w:numId w:val="92"/>
        </w:numPr>
      </w:pPr>
      <w:r>
        <w:t>Heading Angle Error</w:t>
      </w:r>
    </w:p>
    <w:p w14:paraId="7105971F" w14:textId="68C7734F" w:rsidR="002A03DE" w:rsidRDefault="002A03DE" w:rsidP="002A03DE">
      <w:pPr>
        <w:pStyle w:val="Body"/>
        <w:numPr>
          <w:ilvl w:val="0"/>
          <w:numId w:val="92"/>
        </w:numPr>
      </w:pPr>
      <w:r>
        <w:t>Lateral Acceleration</w:t>
      </w:r>
    </w:p>
    <w:p w14:paraId="68D77C6A" w14:textId="55F34553" w:rsidR="002A03DE" w:rsidRDefault="002A03DE" w:rsidP="002A03DE">
      <w:pPr>
        <w:pStyle w:val="Body"/>
        <w:numPr>
          <w:ilvl w:val="0"/>
          <w:numId w:val="92"/>
        </w:numPr>
      </w:pPr>
      <w:r>
        <w:t>Lateral Deviation</w:t>
      </w:r>
    </w:p>
    <w:p w14:paraId="4E6C2033" w14:textId="4BF8F679" w:rsidR="00E46CAB" w:rsidRDefault="00E46CAB" w:rsidP="00E46CAB">
      <w:pPr>
        <w:pStyle w:val="Body"/>
      </w:pPr>
      <w:r>
        <w:t>The impact of each of these thresholds were individually discussed for how they can contribute to a driver alert system and recommendations for threshold values were disclosed. Further evaluation, with live vehicle testing, is need to refine the recommended thresholds after accounting for real driver and vehicle handling behavior.</w:t>
      </w:r>
      <w:r w:rsidR="006057BB">
        <w:t xml:space="preserve"> </w:t>
      </w:r>
      <w:r>
        <w:t>The secondary part to the ADAS system was the discussion of necessities to govern an emergency vehicle stop in various scenarios</w:t>
      </w:r>
      <w:r w:rsidR="006057BB">
        <w:t xml:space="preserve">. The active vehicle control in these scenarios was also developed in conjunction with autonomous control system. </w:t>
      </w:r>
    </w:p>
    <w:p w14:paraId="6983EA42" w14:textId="43B92C82" w:rsidR="002A03DE" w:rsidRDefault="00163228" w:rsidP="002A03DE">
      <w:pPr>
        <w:pStyle w:val="Body"/>
      </w:pPr>
      <w:r>
        <w:t xml:space="preserve">In addition to developing departure warning characteristics a vehicle guidance structure was also developed to study the use of the proposed road data model for autonomous vehicle travel. </w:t>
      </w:r>
      <w:r w:rsidR="006057BB">
        <w:t>Us</w:t>
      </w:r>
      <w:r w:rsidR="00763B0E">
        <w:t>ing the road data developed in C</w:t>
      </w:r>
      <w:r w:rsidR="006057BB">
        <w:t xml:space="preserve">hapter 5, a multiple PID control structure was simulated for controlling a vehicle throughout an AASHTO regulated curve. </w:t>
      </w:r>
    </w:p>
    <w:p w14:paraId="24B7922A" w14:textId="4FE693D7" w:rsidR="006057BB" w:rsidRPr="0063528D" w:rsidRDefault="006057BB" w:rsidP="002A03DE">
      <w:pPr>
        <w:pStyle w:val="Body"/>
      </w:pPr>
      <w:r>
        <w:t>The disclosed vehicle control structure was able to adequately control the vehicle model throughout the entire curve stably with a maximum deviation from the target path of less than one inch, well within desired limits for vehicle travel to stay in lane. This control model can help provide a base point for live vehicle testing.</w:t>
      </w:r>
    </w:p>
    <w:p w14:paraId="72FEF764" w14:textId="3B1DF24D" w:rsidR="00515F21" w:rsidRDefault="00515F21" w:rsidP="00515F21">
      <w:pPr>
        <w:pStyle w:val="Body"/>
      </w:pPr>
    </w:p>
    <w:p w14:paraId="7470BE8A" w14:textId="77777777" w:rsidR="00515F21" w:rsidRDefault="00515F21" w:rsidP="00515F21">
      <w:pPr>
        <w:pStyle w:val="Body"/>
        <w:sectPr w:rsidR="00515F21" w:rsidSect="00EE2BC9">
          <w:headerReference w:type="default" r:id="rId69"/>
          <w:footerReference w:type="default" r:id="rId70"/>
          <w:pgSz w:w="12240" w:h="15840" w:code="1"/>
          <w:pgMar w:top="1440" w:right="1440" w:bottom="1152" w:left="1440" w:header="720" w:footer="1008" w:gutter="0"/>
          <w:cols w:space="720"/>
          <w:docGrid w:linePitch="360"/>
        </w:sectPr>
      </w:pPr>
    </w:p>
    <w:bookmarkStart w:id="1108" w:name="_Toc230056988"/>
    <w:bookmarkEnd w:id="1104"/>
    <w:p w14:paraId="714318B9" w14:textId="06D57C18" w:rsidR="009A7D6F" w:rsidRPr="007F2497" w:rsidRDefault="00C546C6" w:rsidP="009A7D6F">
      <w:pPr>
        <w:pStyle w:val="ChapterTitle"/>
      </w:pPr>
      <w:r w:rsidRPr="007F2497">
        <w:lastRenderedPageBreak/>
        <w:fldChar w:fldCharType="begin"/>
      </w:r>
      <w:r w:rsidRPr="007F2497">
        <w:instrText xml:space="preserve">  </w:instrText>
      </w:r>
      <w:r w:rsidRPr="007F2497">
        <w:fldChar w:fldCharType="end"/>
      </w:r>
      <w:bookmarkStart w:id="1109" w:name="_Toc19788886"/>
      <w:r w:rsidR="00CA436B" w:rsidRPr="007F2497">
        <w:t>R</w:t>
      </w:r>
      <w:r w:rsidR="00434104" w:rsidRPr="007F2497">
        <w:t>EFERENCES</w:t>
      </w:r>
      <w:bookmarkStart w:id="1110" w:name="_Ref519500045"/>
      <w:bookmarkStart w:id="1111" w:name="_Ref173482663"/>
      <w:bookmarkEnd w:id="1108"/>
      <w:bookmarkEnd w:id="1109"/>
    </w:p>
    <w:p w14:paraId="778F6327" w14:textId="77777777" w:rsidR="00881C64" w:rsidRPr="007F2497" w:rsidRDefault="00D3408E" w:rsidP="00D3408E">
      <w:pPr>
        <w:pStyle w:val="References"/>
        <w:rPr>
          <w:rStyle w:val="Hyperlink"/>
          <w:color w:val="auto"/>
          <w:u w:val="none"/>
        </w:rPr>
      </w:pPr>
      <w:bookmarkStart w:id="1112" w:name="_Ref520096289"/>
      <w:bookmarkEnd w:id="1110"/>
      <w:r w:rsidRPr="007F2497">
        <w:rPr>
          <w:rStyle w:val="Hyperlink"/>
          <w:color w:val="auto"/>
          <w:u w:val="none"/>
        </w:rPr>
        <w:t>United States Department of Transportation, Roadway Departure Safety, Available:&lt;https://safety.fhwa.dot.gov/roadway_dept/&gt;July 23, 2018.</w:t>
      </w:r>
      <w:bookmarkEnd w:id="1112"/>
    </w:p>
    <w:p w14:paraId="52DBCE9F" w14:textId="77777777" w:rsidR="00D3408E" w:rsidRPr="007F2497" w:rsidRDefault="00D3408E" w:rsidP="00D3408E">
      <w:pPr>
        <w:pStyle w:val="References"/>
      </w:pPr>
      <w:bookmarkStart w:id="1113" w:name="_Ref514160688"/>
      <w:r w:rsidRPr="007F2497">
        <w:t xml:space="preserve">Andrews, S., </w:t>
      </w:r>
      <w:r w:rsidRPr="007F2497">
        <w:rPr>
          <w:i/>
        </w:rPr>
        <w:t>Vehicle-to-Vehicle (V2V) and Vehicle-to-Infrastructure (V2I) Communications and Cooperative Drivering,</w:t>
      </w:r>
      <w:r w:rsidRPr="007F2497">
        <w:t xml:space="preserve"> Handbook of Intelligent Vehicles, Eskandarian (ed), Springer-Verlag, London, 2012. DOI 10.1007/978-0-85729-085-4_46</w:t>
      </w:r>
      <w:bookmarkEnd w:id="1113"/>
    </w:p>
    <w:p w14:paraId="5592828D" w14:textId="77777777" w:rsidR="00D3408E" w:rsidRPr="007F2497" w:rsidRDefault="00D3408E" w:rsidP="00D3408E">
      <w:pPr>
        <w:pStyle w:val="References"/>
      </w:pPr>
      <w:r w:rsidRPr="007F2497">
        <w:rPr>
          <w:i/>
        </w:rPr>
        <w:t>V2V/V2I Communications for Improved Road Safety and Efficiency</w:t>
      </w:r>
      <w:r w:rsidRPr="007F2497">
        <w:t>, Jurgen, R.K., (ed), Society of Automotive Engineers, Warrendale, PA, 2012. ISBN 978-0-7680-7725-4</w:t>
      </w:r>
    </w:p>
    <w:p w14:paraId="70A73E6D" w14:textId="0AC7CF9E" w:rsidR="00D3408E" w:rsidRDefault="00D3408E" w:rsidP="00D3408E">
      <w:pPr>
        <w:pStyle w:val="References"/>
      </w:pPr>
      <w:bookmarkStart w:id="1114" w:name="_Ref520096821"/>
      <w:bookmarkStart w:id="1115" w:name="_Ref514161421"/>
      <w:r w:rsidRPr="007F2497">
        <w:t xml:space="preserve">Devilly, O., and O’Mahony, M., </w:t>
      </w:r>
      <w:r w:rsidRPr="007F2497">
        <w:rPr>
          <w:i/>
        </w:rPr>
        <w:t>Assessing the Benefits of Installing V2I Communications on an Urban Orbital Motorway in a Medium Sized European City</w:t>
      </w:r>
      <w:r w:rsidRPr="007F2497">
        <w:t>, Journal of the Transportation Research Board</w:t>
      </w:r>
      <w:r w:rsidR="00AF55E4" w:rsidRPr="007F2497">
        <w:t>,</w:t>
      </w:r>
      <w:r w:rsidRPr="007F2497">
        <w:t xml:space="preserve"> </w:t>
      </w:r>
      <w:r w:rsidR="00AF55E4" w:rsidRPr="007F2497">
        <w:t xml:space="preserve">Washington, D.C., </w:t>
      </w:r>
      <w:r w:rsidRPr="007F2497">
        <w:t>January 2018</w:t>
      </w:r>
      <w:bookmarkEnd w:id="1114"/>
      <w:r w:rsidRPr="007F2497">
        <w:t xml:space="preserve"> </w:t>
      </w:r>
      <w:bookmarkEnd w:id="1115"/>
    </w:p>
    <w:p w14:paraId="2E74942D" w14:textId="7A7CCBD9" w:rsidR="003E5771" w:rsidRPr="003E5771" w:rsidRDefault="0074268E" w:rsidP="00D3408E">
      <w:pPr>
        <w:pStyle w:val="References"/>
      </w:pPr>
      <w:bookmarkStart w:id="1116" w:name="_Ref19723972"/>
      <w:r>
        <w:rPr>
          <w:i/>
        </w:rPr>
        <w:t xml:space="preserve">SAE International, Surface Vehicle Recommended Practice J3016, </w:t>
      </w:r>
      <w:r w:rsidRPr="0074268E">
        <w:t>June 2018</w:t>
      </w:r>
      <w:bookmarkEnd w:id="1116"/>
      <w:r>
        <w:t>.</w:t>
      </w:r>
    </w:p>
    <w:p w14:paraId="6DA2A9F5" w14:textId="3FB80DED" w:rsidR="003E5771" w:rsidRPr="00E813D4" w:rsidRDefault="00E813D4" w:rsidP="00E813D4">
      <w:pPr>
        <w:pStyle w:val="References"/>
      </w:pPr>
      <w:bookmarkStart w:id="1117" w:name="_Ref19723973"/>
      <w:r w:rsidRPr="00E813D4">
        <w:t xml:space="preserve">Sweigard, M.E., Jacome, R.O., and Stolle, C.S., </w:t>
      </w:r>
      <w:r w:rsidRPr="00E813D4">
        <w:rPr>
          <w:i/>
          <w:iCs/>
        </w:rPr>
        <w:t>MATC Year One Report, Final Report to Mid-America Transportation Center</w:t>
      </w:r>
      <w:r w:rsidRPr="00E813D4">
        <w:t>, MwRSF Research Report No. MwRSF-40042-01, University of Nebraska-Lincoln, Lincoln, Nebraska, October 2018.</w:t>
      </w:r>
      <w:bookmarkEnd w:id="1117"/>
    </w:p>
    <w:p w14:paraId="1BE1798F" w14:textId="25B04489" w:rsidR="003E5771" w:rsidRPr="00E813D4" w:rsidRDefault="00E813D4" w:rsidP="00E813D4">
      <w:pPr>
        <w:pStyle w:val="References"/>
      </w:pPr>
      <w:r w:rsidRPr="00E813D4">
        <w:t>GPS.GOV, GPS Accuracy, Available: &lt;</w:t>
      </w:r>
      <w:hyperlink r:id="rId71" w:history="1">
        <w:bookmarkStart w:id="1118" w:name="_Ref19724085"/>
        <w:r w:rsidR="003E5771" w:rsidRPr="00E813D4">
          <w:rPr>
            <w:rStyle w:val="Hyperlink"/>
            <w:color w:val="auto"/>
            <w:u w:val="none"/>
          </w:rPr>
          <w:t>https://www.gps.gov/systems/gps/performance/accuracy/</w:t>
        </w:r>
        <w:bookmarkEnd w:id="1118"/>
      </w:hyperlink>
      <w:r w:rsidRPr="00E813D4">
        <w:rPr>
          <w:rStyle w:val="Hyperlink"/>
          <w:color w:val="auto"/>
          <w:u w:val="none"/>
        </w:rPr>
        <w:t>&gt; 09/18/2019</w:t>
      </w:r>
    </w:p>
    <w:p w14:paraId="4CF36990" w14:textId="764202E0" w:rsidR="003E5771" w:rsidRPr="004B5815" w:rsidRDefault="00E813D4" w:rsidP="004B5815">
      <w:pPr>
        <w:pStyle w:val="References"/>
      </w:pPr>
      <w:r w:rsidRPr="004B5815">
        <w:t xml:space="preserve">Computerworld, </w:t>
      </w:r>
      <w:r w:rsidR="004B5815" w:rsidRPr="004B5815">
        <w:t>Black Hat Europe: It’s easy and costs on</w:t>
      </w:r>
      <w:r w:rsidR="004B5815">
        <w:t>ly $60 to hack self-driving car</w:t>
      </w:r>
      <w:r w:rsidR="004B5815" w:rsidRPr="004B5815">
        <w:t xml:space="preserve"> sensors, Avaiblable: &lt;</w:t>
      </w:r>
      <w:hyperlink r:id="rId72" w:history="1">
        <w:bookmarkStart w:id="1119" w:name="_Ref19724192"/>
        <w:r w:rsidR="003E5771" w:rsidRPr="004B5815">
          <w:rPr>
            <w:rStyle w:val="Hyperlink"/>
            <w:color w:val="auto"/>
            <w:u w:val="none"/>
          </w:rPr>
          <w:t>https://www.computerworld.com/article/3005436/black-hat-europe-it-s-easy-and-costs-only-60-to-hack-self-driving-car-sensors.html</w:t>
        </w:r>
        <w:bookmarkEnd w:id="1119"/>
      </w:hyperlink>
      <w:r w:rsidR="004B5815" w:rsidRPr="004B5815">
        <w:rPr>
          <w:rStyle w:val="Hyperlink"/>
          <w:color w:val="auto"/>
          <w:u w:val="none"/>
        </w:rPr>
        <w:t>&gt; 09/18/2019</w:t>
      </w:r>
    </w:p>
    <w:p w14:paraId="35845C75" w14:textId="77777777" w:rsidR="00CD21E9" w:rsidRPr="00940190" w:rsidRDefault="00CD21E9" w:rsidP="00CD21E9">
      <w:pPr>
        <w:pStyle w:val="References"/>
      </w:pPr>
      <w:bookmarkStart w:id="1120" w:name="_Ref12352023"/>
      <w:bookmarkStart w:id="1121" w:name="_Ref520105912"/>
      <w:r w:rsidRPr="00940190">
        <w:t>M. Werling, J. Ziegler, K. Soren,</w:t>
      </w:r>
      <w:r>
        <w:t xml:space="preserve"> and</w:t>
      </w:r>
      <w:r w:rsidRPr="00940190">
        <w:t xml:space="preserve"> </w:t>
      </w:r>
      <w:r>
        <w:t>S. Thrun</w:t>
      </w:r>
      <w:r w:rsidRPr="00CD21E9">
        <w:rPr>
          <w:i/>
        </w:rPr>
        <w:t>. Optimal Trajectory Generation for Dynamic Street Scenarios in a Frenet Frame</w:t>
      </w:r>
      <w:r w:rsidRPr="00940190">
        <w:t>, 2010</w:t>
      </w:r>
      <w:bookmarkEnd w:id="1120"/>
    </w:p>
    <w:p w14:paraId="31DBCB46" w14:textId="77777777" w:rsidR="00CD21E9" w:rsidRPr="00940190" w:rsidRDefault="00CD21E9" w:rsidP="00CD21E9">
      <w:pPr>
        <w:pStyle w:val="References"/>
      </w:pPr>
      <w:bookmarkStart w:id="1122" w:name="_Ref12352049"/>
      <w:r w:rsidRPr="00940190">
        <w:t xml:space="preserve">A. Kelly, B. Nagy, </w:t>
      </w:r>
      <w:r w:rsidRPr="00CD21E9">
        <w:rPr>
          <w:i/>
        </w:rPr>
        <w:t>Reactive Nonholonomic Trajectory Generation via Parametric Optimal Control</w:t>
      </w:r>
      <w:r w:rsidRPr="00940190">
        <w:t>, 2003</w:t>
      </w:r>
      <w:bookmarkEnd w:id="1122"/>
    </w:p>
    <w:p w14:paraId="5811FCF1" w14:textId="77777777" w:rsidR="00CD21E9" w:rsidRPr="00940190" w:rsidRDefault="00CD21E9" w:rsidP="00CD21E9">
      <w:pPr>
        <w:pStyle w:val="References"/>
      </w:pPr>
      <w:bookmarkStart w:id="1123" w:name="_Ref12352271"/>
      <w:r w:rsidRPr="00940190">
        <w:t xml:space="preserve">Y. Sun, Z. Zhan, Y. Fang, L. Zheng, L. Wang, G. Guo, </w:t>
      </w:r>
      <w:r w:rsidRPr="00CD21E9">
        <w:rPr>
          <w:i/>
        </w:rPr>
        <w:t>A Dynamic Local Trajectory Planning and Tracking Method for UGV Based on Optimal Algorithm</w:t>
      </w:r>
      <w:r w:rsidRPr="00940190">
        <w:t>, 2019</w:t>
      </w:r>
      <w:bookmarkEnd w:id="1123"/>
    </w:p>
    <w:p w14:paraId="45219273" w14:textId="77777777" w:rsidR="00CD21E9" w:rsidRPr="00940190" w:rsidRDefault="00CD21E9" w:rsidP="00CD21E9">
      <w:pPr>
        <w:pStyle w:val="References"/>
      </w:pPr>
      <w:bookmarkStart w:id="1124" w:name="_Ref12352178"/>
      <w:r w:rsidRPr="00940190">
        <w:t xml:space="preserve">A. Takahashi, T. Hongo, Y. Ninomiya, G. Sugimoto, </w:t>
      </w:r>
      <w:r w:rsidRPr="00CD21E9">
        <w:rPr>
          <w:i/>
        </w:rPr>
        <w:t>Local Path Planning and Motion Control for AGV in Positioning</w:t>
      </w:r>
      <w:r w:rsidRPr="00940190">
        <w:t>, 1989</w:t>
      </w:r>
      <w:bookmarkEnd w:id="1124"/>
    </w:p>
    <w:p w14:paraId="33FC2B02" w14:textId="77777777" w:rsidR="00CD21E9" w:rsidRPr="00940190" w:rsidRDefault="00CD21E9" w:rsidP="00CD21E9">
      <w:pPr>
        <w:pStyle w:val="References"/>
      </w:pPr>
      <w:bookmarkStart w:id="1125" w:name="_Ref12352304"/>
      <w:r w:rsidRPr="00940190">
        <w:t>A. Piazzi, C. Guarino lo Bianco</w:t>
      </w:r>
      <w:r w:rsidRPr="00CD21E9">
        <w:rPr>
          <w:i/>
        </w:rPr>
        <w:t>, Quintic G2-Splines for Trajectory Planning of Autonomous Vehicles</w:t>
      </w:r>
      <w:r w:rsidRPr="00940190">
        <w:t>, 2000</w:t>
      </w:r>
      <w:bookmarkEnd w:id="1125"/>
    </w:p>
    <w:p w14:paraId="6C0AAE69" w14:textId="77777777" w:rsidR="00CD21E9" w:rsidRPr="00940190" w:rsidRDefault="00CD21E9" w:rsidP="00CD21E9">
      <w:pPr>
        <w:pStyle w:val="References"/>
      </w:pPr>
      <w:bookmarkStart w:id="1126" w:name="_Ref12352370"/>
      <w:r w:rsidRPr="00940190">
        <w:t xml:space="preserve">D. Wilde, </w:t>
      </w:r>
      <w:r w:rsidRPr="00CD21E9">
        <w:rPr>
          <w:i/>
        </w:rPr>
        <w:t>Computing Clothoid-Arc Segments for Trajectory Generation</w:t>
      </w:r>
      <w:r w:rsidRPr="00940190">
        <w:t>, 2009</w:t>
      </w:r>
      <w:bookmarkEnd w:id="1126"/>
    </w:p>
    <w:p w14:paraId="70D1E54F" w14:textId="77777777" w:rsidR="00CD21E9" w:rsidRPr="00940190" w:rsidRDefault="00CD21E9" w:rsidP="00CD21E9">
      <w:pPr>
        <w:pStyle w:val="References"/>
      </w:pPr>
      <w:bookmarkStart w:id="1127" w:name="_Ref12352376"/>
      <w:r w:rsidRPr="00940190">
        <w:t xml:space="preserve">H. Delingette, M. Hebert, K. Ikeuchi, </w:t>
      </w:r>
      <w:r w:rsidRPr="00CD21E9">
        <w:rPr>
          <w:i/>
        </w:rPr>
        <w:t>Trajectory Generation with Curvature Constraint based on Energy Minimization</w:t>
      </w:r>
      <w:r w:rsidRPr="00940190">
        <w:t>, 1991</w:t>
      </w:r>
      <w:bookmarkEnd w:id="1127"/>
    </w:p>
    <w:p w14:paraId="3F56E895" w14:textId="77777777" w:rsidR="00CD21E9" w:rsidRPr="00940190" w:rsidRDefault="00CD21E9" w:rsidP="00CD21E9">
      <w:pPr>
        <w:pStyle w:val="References"/>
      </w:pPr>
      <w:bookmarkStart w:id="1128" w:name="_Ref12352383"/>
      <w:r w:rsidRPr="00940190">
        <w:lastRenderedPageBreak/>
        <w:t xml:space="preserve">L. J. van Vliet, P. W. Verbeek, </w:t>
      </w:r>
      <w:r w:rsidRPr="00CD21E9">
        <w:rPr>
          <w:i/>
        </w:rPr>
        <w:t>Curvature and Bending Energy in Digitized 2D and 3D Images</w:t>
      </w:r>
      <w:r w:rsidRPr="00940190">
        <w:t>, 1993</w:t>
      </w:r>
      <w:bookmarkEnd w:id="1128"/>
    </w:p>
    <w:p w14:paraId="042570BA" w14:textId="77777777" w:rsidR="00CD21E9" w:rsidRPr="00940190" w:rsidRDefault="00CD21E9" w:rsidP="00CD21E9">
      <w:pPr>
        <w:pStyle w:val="References"/>
      </w:pPr>
      <w:bookmarkStart w:id="1129" w:name="_Ref12354948"/>
      <w:r w:rsidRPr="00940190">
        <w:t xml:space="preserve">P. Guillaume, J. Schoukens, R. Pintelon, </w:t>
      </w:r>
      <w:r w:rsidRPr="00CD21E9">
        <w:rPr>
          <w:i/>
        </w:rPr>
        <w:t>Sensitivity of Roots to Errors in the Coefficient of Polynomials Obtained by Frequency –Domain Estimation Methods</w:t>
      </w:r>
      <w:r w:rsidRPr="00940190">
        <w:t>, 1989</w:t>
      </w:r>
      <w:bookmarkEnd w:id="1129"/>
    </w:p>
    <w:p w14:paraId="2B6245D2" w14:textId="77777777" w:rsidR="00CD21E9" w:rsidRPr="00940190" w:rsidRDefault="00CD21E9" w:rsidP="00CD21E9">
      <w:pPr>
        <w:pStyle w:val="References"/>
      </w:pPr>
      <w:bookmarkStart w:id="1130" w:name="_Ref12354958"/>
      <w:r w:rsidRPr="00940190">
        <w:t xml:space="preserve">K. E. Atkinson, </w:t>
      </w:r>
      <w:r w:rsidRPr="00CD21E9">
        <w:rPr>
          <w:i/>
        </w:rPr>
        <w:t>An Introduction to Numerical Analysis</w:t>
      </w:r>
      <w:r w:rsidRPr="00940190">
        <w:t>, 1989</w:t>
      </w:r>
      <w:bookmarkEnd w:id="1130"/>
    </w:p>
    <w:p w14:paraId="741D503E" w14:textId="77777777" w:rsidR="00CD21E9" w:rsidRPr="00940190" w:rsidRDefault="00CD21E9" w:rsidP="00CD21E9">
      <w:pPr>
        <w:pStyle w:val="References"/>
      </w:pPr>
      <w:bookmarkStart w:id="1131" w:name="_Ref12361927"/>
      <w:r w:rsidRPr="00940190">
        <w:t xml:space="preserve">O. M. O’Reilly, </w:t>
      </w:r>
      <w:r w:rsidRPr="00CD21E9">
        <w:rPr>
          <w:i/>
        </w:rPr>
        <w:t>Engineering Dynamics A Primer</w:t>
      </w:r>
      <w:r w:rsidRPr="00940190">
        <w:t>, 2010</w:t>
      </w:r>
      <w:bookmarkEnd w:id="1131"/>
    </w:p>
    <w:p w14:paraId="239C5B41" w14:textId="77777777" w:rsidR="00CD21E9" w:rsidRPr="00940190" w:rsidRDefault="00CD21E9" w:rsidP="00CD21E9">
      <w:pPr>
        <w:pStyle w:val="References"/>
      </w:pPr>
      <w:bookmarkStart w:id="1132" w:name="_Ref12523652"/>
      <w:r w:rsidRPr="00940190">
        <w:t xml:space="preserve">A.N. Pressley, </w:t>
      </w:r>
      <w:r w:rsidRPr="00CD21E9">
        <w:rPr>
          <w:i/>
        </w:rPr>
        <w:t>Elementary Differential Geometry</w:t>
      </w:r>
      <w:r w:rsidRPr="00940190">
        <w:t>, 2010</w:t>
      </w:r>
      <w:bookmarkEnd w:id="1132"/>
    </w:p>
    <w:p w14:paraId="4065827D" w14:textId="77777777" w:rsidR="00CD21E9" w:rsidRPr="00940190" w:rsidRDefault="00CD21E9" w:rsidP="00CD21E9">
      <w:pPr>
        <w:pStyle w:val="References"/>
      </w:pPr>
      <w:bookmarkStart w:id="1133" w:name="_Ref12448746"/>
      <w:r w:rsidRPr="00940190">
        <w:t xml:space="preserve">H. B. Pacejka, </w:t>
      </w:r>
      <w:r w:rsidRPr="00CD21E9">
        <w:rPr>
          <w:i/>
        </w:rPr>
        <w:t>Tyre and Vehicle Dynamics</w:t>
      </w:r>
      <w:r w:rsidRPr="00940190">
        <w:t>,  2006</w:t>
      </w:r>
      <w:bookmarkEnd w:id="1133"/>
    </w:p>
    <w:p w14:paraId="114BBFE4" w14:textId="77777777" w:rsidR="00CD21E9" w:rsidRPr="00940190" w:rsidRDefault="00CD21E9" w:rsidP="00CD21E9">
      <w:pPr>
        <w:pStyle w:val="References"/>
      </w:pPr>
      <w:bookmarkStart w:id="1134" w:name="_Ref12448758"/>
      <w:r w:rsidRPr="00940190">
        <w:t xml:space="preserve">T. D. Gillespie, </w:t>
      </w:r>
      <w:r w:rsidRPr="00CD21E9">
        <w:rPr>
          <w:i/>
        </w:rPr>
        <w:t>Fundamentals of Vehicle Dynamics</w:t>
      </w:r>
      <w:r w:rsidRPr="00940190">
        <w:t>, 1992</w:t>
      </w:r>
      <w:bookmarkEnd w:id="1134"/>
    </w:p>
    <w:p w14:paraId="220D5670" w14:textId="77777777" w:rsidR="00CD21E9" w:rsidRPr="00940190" w:rsidRDefault="00CD21E9" w:rsidP="00CD21E9">
      <w:pPr>
        <w:pStyle w:val="References"/>
      </w:pPr>
      <w:r w:rsidRPr="00940190">
        <w:t xml:space="preserve">M. P. do Carmo, </w:t>
      </w:r>
      <w:r w:rsidRPr="00CD21E9">
        <w:rPr>
          <w:i/>
        </w:rPr>
        <w:t>Differential Geometry of Curves and Surfaces</w:t>
      </w:r>
      <w:r w:rsidRPr="00940190">
        <w:t>, 1976</w:t>
      </w:r>
    </w:p>
    <w:p w14:paraId="74B9BA89" w14:textId="77777777" w:rsidR="00CD21E9" w:rsidRPr="00940190" w:rsidRDefault="00CD21E9" w:rsidP="00CD21E9">
      <w:pPr>
        <w:pStyle w:val="References"/>
      </w:pPr>
      <w:bookmarkStart w:id="1135" w:name="_Ref12450306"/>
      <w:r w:rsidRPr="00CD21E9">
        <w:rPr>
          <w:i/>
        </w:rPr>
        <w:t>AASHTO, A Policy on Geometric Design of Highways and Streets</w:t>
      </w:r>
      <w:r w:rsidRPr="00940190">
        <w:t>, 2011</w:t>
      </w:r>
      <w:bookmarkEnd w:id="1135"/>
    </w:p>
    <w:p w14:paraId="14360E49" w14:textId="77777777" w:rsidR="00CD21E9" w:rsidRPr="00940190" w:rsidRDefault="00CD21E9" w:rsidP="00CD21E9">
      <w:pPr>
        <w:pStyle w:val="References"/>
      </w:pPr>
      <w:bookmarkStart w:id="1136" w:name="_Ref12542927"/>
      <w:r w:rsidRPr="00940190">
        <w:t xml:space="preserve">A. Mjaavatten, </w:t>
      </w:r>
      <w:r w:rsidRPr="00CD21E9">
        <w:rPr>
          <w:i/>
        </w:rPr>
        <w:t>Curvature of a Discrete Curve in 3D Space</w:t>
      </w:r>
      <w:r w:rsidRPr="00940190">
        <w:t>, 2018</w:t>
      </w:r>
      <w:bookmarkEnd w:id="1136"/>
    </w:p>
    <w:p w14:paraId="78CECB60" w14:textId="77777777" w:rsidR="00CD21E9" w:rsidRPr="00940190" w:rsidRDefault="00CD21E9" w:rsidP="00CD21E9">
      <w:pPr>
        <w:pStyle w:val="References"/>
      </w:pPr>
      <w:r w:rsidRPr="00940190">
        <w:t xml:space="preserve">M. Duhn, G. Parikh, J. Hourdos, </w:t>
      </w:r>
      <w:r w:rsidRPr="00CD21E9">
        <w:rPr>
          <w:i/>
        </w:rPr>
        <w:t>I-94 Connected Vehicles Testbed Operations and Maintenance</w:t>
      </w:r>
      <w:r w:rsidRPr="00940190">
        <w:t>, 2019</w:t>
      </w:r>
    </w:p>
    <w:p w14:paraId="305D1F4E" w14:textId="77777777" w:rsidR="00CD21E9" w:rsidRPr="00940190" w:rsidRDefault="00CD21E9" w:rsidP="00CD21E9">
      <w:pPr>
        <w:pStyle w:val="References"/>
      </w:pPr>
      <w:r w:rsidRPr="00940190">
        <w:t>Druta, A. S. Alden</w:t>
      </w:r>
      <w:r w:rsidRPr="00CD21E9">
        <w:rPr>
          <w:i/>
        </w:rPr>
        <w:t>, Implementation and Evaluation of a Buried Cable Animal Detection System and Deer Warning Sign</w:t>
      </w:r>
      <w:r w:rsidRPr="00940190">
        <w:t>, 2019</w:t>
      </w:r>
    </w:p>
    <w:p w14:paraId="7F86CFDE" w14:textId="77777777" w:rsidR="00CD21E9" w:rsidRPr="00940190" w:rsidRDefault="00CD21E9" w:rsidP="00CD21E9">
      <w:pPr>
        <w:pStyle w:val="References"/>
      </w:pPr>
      <w:r w:rsidRPr="00940190">
        <w:t xml:space="preserve">SAE International, </w:t>
      </w:r>
      <w:r w:rsidRPr="00CD21E9">
        <w:rPr>
          <w:i/>
        </w:rPr>
        <w:t>J3016-Taxonomy and Definitions for Terms Related to Driving Automation Systems for On-Road Motor Vehicles</w:t>
      </w:r>
      <w:r w:rsidRPr="00940190">
        <w:t>, 2018</w:t>
      </w:r>
    </w:p>
    <w:p w14:paraId="71E1845C" w14:textId="77777777" w:rsidR="00CD21E9" w:rsidRPr="00940190" w:rsidRDefault="00CD21E9" w:rsidP="00CD21E9">
      <w:pPr>
        <w:pStyle w:val="References"/>
      </w:pPr>
      <w:r w:rsidRPr="00940190">
        <w:t xml:space="preserve">William J. Hughes Technical Center, </w:t>
      </w:r>
      <w:r w:rsidRPr="00CD21E9">
        <w:rPr>
          <w:i/>
        </w:rPr>
        <w:t>Global Positioning System (GPS) Standard Positioning Service (SPS) Performance Analysis Report</w:t>
      </w:r>
      <w:r w:rsidRPr="00940190">
        <w:t>, 2017</w:t>
      </w:r>
    </w:p>
    <w:p w14:paraId="739FC26B" w14:textId="77777777" w:rsidR="00CD21E9" w:rsidRPr="00940190" w:rsidRDefault="00CD21E9" w:rsidP="00CD21E9">
      <w:pPr>
        <w:pStyle w:val="References"/>
      </w:pPr>
      <w:r w:rsidRPr="00940190">
        <w:t xml:space="preserve">S. Heinrich, </w:t>
      </w:r>
      <w:r w:rsidRPr="00CD21E9">
        <w:rPr>
          <w:i/>
        </w:rPr>
        <w:t>Planning Universal On-Road Driving Strategies for Automated Vehicles</w:t>
      </w:r>
      <w:r w:rsidRPr="00940190">
        <w:t>, 2018</w:t>
      </w:r>
    </w:p>
    <w:p w14:paraId="7098AFBE" w14:textId="43C4880C" w:rsidR="00C0522B" w:rsidRPr="002F4C39" w:rsidRDefault="00D37D2A" w:rsidP="00C0522B">
      <w:pPr>
        <w:pStyle w:val="References"/>
      </w:pPr>
      <w:bookmarkStart w:id="1137" w:name="_Ref19789606"/>
      <w:r w:rsidRPr="00D37D2A">
        <w:rPr>
          <w:i/>
          <w:iCs/>
        </w:rPr>
        <w:t>Model S Owner’s Manual</w:t>
      </w:r>
      <w:r>
        <w:t xml:space="preserve">, </w:t>
      </w:r>
      <w:r w:rsidR="00D13144">
        <w:t>Tesla Inc.</w:t>
      </w:r>
      <w:r>
        <w:t>, May 2019</w:t>
      </w:r>
      <w:bookmarkEnd w:id="1137"/>
    </w:p>
    <w:p w14:paraId="2C9AFF6A" w14:textId="57E7CDC1" w:rsidR="00C0522B" w:rsidRPr="002F4C39" w:rsidRDefault="00D37D2A" w:rsidP="00C0522B">
      <w:pPr>
        <w:pStyle w:val="References"/>
      </w:pPr>
      <w:r w:rsidRPr="00D37D2A">
        <w:rPr>
          <w:i/>
          <w:iCs/>
        </w:rPr>
        <w:t>Accord 2018 Owner’s Manual</w:t>
      </w:r>
      <w:r>
        <w:t>, Honda</w:t>
      </w:r>
      <w:r w:rsidR="00D13144">
        <w:t xml:space="preserve"> Motor Company</w:t>
      </w:r>
      <w:r>
        <w:t>, December 2017</w:t>
      </w:r>
      <w:r w:rsidR="00191C63">
        <w:t>..</w:t>
      </w:r>
    </w:p>
    <w:p w14:paraId="514554DB" w14:textId="33D09ED0" w:rsidR="00C0522B" w:rsidRPr="002F4C39" w:rsidRDefault="00D37D2A" w:rsidP="00C0522B">
      <w:pPr>
        <w:pStyle w:val="References"/>
      </w:pPr>
      <w:r w:rsidRPr="00D37D2A">
        <w:rPr>
          <w:i/>
          <w:iCs/>
        </w:rPr>
        <w:t>Toyota 2018 Camry From July 2017 Prod. Owner’s Manual (OM06122U)</w:t>
      </w:r>
      <w:r>
        <w:t>, Toyota</w:t>
      </w:r>
      <w:r w:rsidR="00D13144">
        <w:t xml:space="preserve"> Motor Corporation</w:t>
      </w:r>
      <w:r>
        <w:t>, July 2017</w:t>
      </w:r>
      <w:r w:rsidR="00191C63">
        <w:t>.</w:t>
      </w:r>
    </w:p>
    <w:p w14:paraId="6BD53D1B" w14:textId="3FE6196A" w:rsidR="00C0522B" w:rsidRPr="002F4C39" w:rsidRDefault="00D37D2A" w:rsidP="00C0522B">
      <w:pPr>
        <w:pStyle w:val="References"/>
      </w:pPr>
      <w:r w:rsidRPr="00D37D2A">
        <w:rPr>
          <w:i/>
          <w:iCs/>
        </w:rPr>
        <w:t xml:space="preserve">2018 Altima Sedan Owners’ Manual and Maintenance Information, </w:t>
      </w:r>
      <w:r w:rsidRPr="00D13144">
        <w:t>Nissan</w:t>
      </w:r>
      <w:r w:rsidR="00D13144" w:rsidRPr="00D13144">
        <w:t xml:space="preserve"> Motor Company</w:t>
      </w:r>
      <w:r>
        <w:t>, November 2017</w:t>
      </w:r>
      <w:r w:rsidR="00191C63">
        <w:t>.</w:t>
      </w:r>
    </w:p>
    <w:p w14:paraId="6E96360F" w14:textId="56F1BD3E" w:rsidR="00C0522B" w:rsidRPr="002F4C39" w:rsidRDefault="00D13144" w:rsidP="00C0522B">
      <w:pPr>
        <w:pStyle w:val="References"/>
      </w:pPr>
      <w:r w:rsidRPr="00D13144">
        <w:rPr>
          <w:i/>
          <w:iCs/>
        </w:rPr>
        <w:t>2018 Malibu Owner’s Manual</w:t>
      </w:r>
      <w:r>
        <w:t>, General Motors, Plymouth, MI, 2017</w:t>
      </w:r>
      <w:r w:rsidR="00191C63">
        <w:t>.</w:t>
      </w:r>
    </w:p>
    <w:p w14:paraId="13A4C407" w14:textId="452B7A00" w:rsidR="00C0522B" w:rsidRPr="002F4C39" w:rsidRDefault="00D13144" w:rsidP="00C0522B">
      <w:pPr>
        <w:pStyle w:val="References"/>
      </w:pPr>
      <w:bookmarkStart w:id="1138" w:name="_Ref19789609"/>
      <w:r>
        <w:t>2019 Fusion Owner’s Manual, Ford Motor Company, 2018</w:t>
      </w:r>
      <w:r w:rsidR="00191C63">
        <w:t>.</w:t>
      </w:r>
      <w:bookmarkEnd w:id="1138"/>
    </w:p>
    <w:p w14:paraId="339F6AFE" w14:textId="53602BB8" w:rsidR="00CD21E9" w:rsidRDefault="00CE63D7" w:rsidP="00C97EDA">
      <w:pPr>
        <w:pStyle w:val="References"/>
        <w:rPr>
          <w:rStyle w:val="Hyperlink"/>
          <w:color w:val="auto"/>
          <w:u w:val="none"/>
        </w:rPr>
      </w:pPr>
      <w:bookmarkStart w:id="1139" w:name="_Ref19727144"/>
      <w:r>
        <w:rPr>
          <w:rStyle w:val="Hyperlink"/>
          <w:color w:val="auto"/>
          <w:u w:val="none"/>
        </w:rPr>
        <w:lastRenderedPageBreak/>
        <w:t xml:space="preserve">Jung, C. R., </w:t>
      </w:r>
      <w:r w:rsidR="00A26716">
        <w:rPr>
          <w:rStyle w:val="Hyperlink"/>
          <w:color w:val="auto"/>
          <w:u w:val="none"/>
        </w:rPr>
        <w:t xml:space="preserve">and </w:t>
      </w:r>
      <w:r>
        <w:rPr>
          <w:rStyle w:val="Hyperlink"/>
          <w:color w:val="auto"/>
          <w:u w:val="none"/>
        </w:rPr>
        <w:t xml:space="preserve">Kelber, C. R., </w:t>
      </w:r>
      <w:r w:rsidR="00C0522B" w:rsidRPr="00CE63D7">
        <w:rPr>
          <w:i/>
          <w:iCs/>
        </w:rPr>
        <w:t>A Lane Departure Warning System on A Linear- Parabolic Lane Model</w:t>
      </w:r>
      <w:bookmarkEnd w:id="1139"/>
      <w:r>
        <w:rPr>
          <w:rStyle w:val="Hyperlink"/>
          <w:color w:val="auto"/>
          <w:u w:val="none"/>
        </w:rPr>
        <w:t>, 2004 IEEE Intelligent Vehicles Symposium, Parma, Italy, June 2004, pages 891-895</w:t>
      </w:r>
      <w:r w:rsidR="00191C63">
        <w:rPr>
          <w:rStyle w:val="Hyperlink"/>
          <w:color w:val="auto"/>
          <w:u w:val="none"/>
        </w:rPr>
        <w:t>.</w:t>
      </w:r>
    </w:p>
    <w:p w14:paraId="124FD97D" w14:textId="192FF361" w:rsidR="00C0522B" w:rsidRDefault="00CE63D7" w:rsidP="00C97EDA">
      <w:pPr>
        <w:pStyle w:val="References"/>
        <w:rPr>
          <w:rStyle w:val="Hyperlink"/>
          <w:color w:val="auto"/>
          <w:u w:val="none"/>
        </w:rPr>
      </w:pPr>
      <w:bookmarkStart w:id="1140" w:name="_Ref19727146"/>
      <w:r>
        <w:rPr>
          <w:rStyle w:val="Hyperlink"/>
          <w:color w:val="auto"/>
          <w:u w:val="none"/>
        </w:rPr>
        <w:t xml:space="preserve">Jung, C. R., </w:t>
      </w:r>
      <w:r w:rsidR="00A26716">
        <w:rPr>
          <w:rStyle w:val="Hyperlink"/>
          <w:color w:val="auto"/>
          <w:u w:val="none"/>
        </w:rPr>
        <w:t xml:space="preserve">and </w:t>
      </w:r>
      <w:r>
        <w:rPr>
          <w:rStyle w:val="Hyperlink"/>
          <w:color w:val="auto"/>
          <w:u w:val="none"/>
        </w:rPr>
        <w:t xml:space="preserve">Kelber, C. R., </w:t>
      </w:r>
      <w:r w:rsidR="00C0522B" w:rsidRPr="00CE63D7">
        <w:rPr>
          <w:i/>
          <w:iCs/>
        </w:rPr>
        <w:t>A Lane Departure Warning System Using Lateral Offset with Uncalibrated Camera</w:t>
      </w:r>
      <w:bookmarkEnd w:id="1140"/>
      <w:r>
        <w:rPr>
          <w:rStyle w:val="Hyperlink"/>
          <w:color w:val="auto"/>
          <w:u w:val="none"/>
        </w:rPr>
        <w:t>, October 2005</w:t>
      </w:r>
      <w:r w:rsidR="00191C63">
        <w:rPr>
          <w:rStyle w:val="Hyperlink"/>
          <w:color w:val="auto"/>
          <w:u w:val="none"/>
        </w:rPr>
        <w:t>.</w:t>
      </w:r>
    </w:p>
    <w:p w14:paraId="29EDBFFC" w14:textId="0450090C" w:rsidR="002F364F" w:rsidRDefault="00191C63" w:rsidP="00C97EDA">
      <w:pPr>
        <w:pStyle w:val="References"/>
        <w:rPr>
          <w:rStyle w:val="Hyperlink"/>
          <w:color w:val="auto"/>
          <w:u w:val="none"/>
        </w:rPr>
      </w:pPr>
      <w:r>
        <w:rPr>
          <w:rStyle w:val="Hyperlink"/>
          <w:color w:val="auto"/>
          <w:u w:val="none"/>
        </w:rPr>
        <w:t xml:space="preserve">Somasundaram, G., Kavitha, </w:t>
      </w:r>
      <w:r w:rsidR="00A26716">
        <w:rPr>
          <w:rStyle w:val="Hyperlink"/>
          <w:color w:val="auto"/>
          <w:u w:val="none"/>
        </w:rPr>
        <w:t xml:space="preserve">and </w:t>
      </w:r>
      <w:r>
        <w:rPr>
          <w:rStyle w:val="Hyperlink"/>
          <w:color w:val="auto"/>
          <w:u w:val="none"/>
        </w:rPr>
        <w:t xml:space="preserve">Ramachandran, K. I., </w:t>
      </w:r>
      <w:r w:rsidR="002F364F">
        <w:rPr>
          <w:rStyle w:val="Hyperlink"/>
          <w:color w:val="auto"/>
          <w:u w:val="none"/>
        </w:rPr>
        <w:t>Lane Change Detection and Tracking for a Safe-Lane Approach in Real Time Vision Based Navigation Systems</w:t>
      </w:r>
      <w:r>
        <w:rPr>
          <w:rStyle w:val="Hyperlink"/>
          <w:color w:val="auto"/>
          <w:u w:val="none"/>
        </w:rPr>
        <w:t>, First Interantional Conference On Computer Science, Engineering And Applications 2011, Chennai, India, 2011, pages 345-361.</w:t>
      </w:r>
    </w:p>
    <w:p w14:paraId="1217F214" w14:textId="3E8C3751" w:rsidR="002F364F" w:rsidRDefault="00191C63" w:rsidP="00C97EDA">
      <w:pPr>
        <w:pStyle w:val="References"/>
        <w:rPr>
          <w:rStyle w:val="Hyperlink"/>
          <w:color w:val="auto"/>
          <w:u w:val="none"/>
        </w:rPr>
      </w:pPr>
      <w:bookmarkStart w:id="1141" w:name="_Ref19727659"/>
      <w:r>
        <w:rPr>
          <w:rStyle w:val="Hyperlink"/>
          <w:color w:val="auto"/>
          <w:u w:val="none"/>
        </w:rPr>
        <w:t xml:space="preserve">Kwon, W., </w:t>
      </w:r>
      <w:r w:rsidR="00A26716">
        <w:rPr>
          <w:rStyle w:val="Hyperlink"/>
          <w:color w:val="auto"/>
          <w:u w:val="none"/>
        </w:rPr>
        <w:t xml:space="preserve">and </w:t>
      </w:r>
      <w:r>
        <w:rPr>
          <w:rStyle w:val="Hyperlink"/>
          <w:color w:val="auto"/>
          <w:u w:val="none"/>
        </w:rPr>
        <w:t xml:space="preserve">Lee, S., </w:t>
      </w:r>
      <w:r w:rsidR="00691D02" w:rsidRPr="00191C63">
        <w:rPr>
          <w:i/>
          <w:iCs/>
        </w:rPr>
        <w:t>Performance Evaluation of Decision Making Strategies for an Embedded Lane Departure Warning System</w:t>
      </w:r>
      <w:r>
        <w:rPr>
          <w:rStyle w:val="Hyperlink"/>
          <w:color w:val="auto"/>
          <w:u w:val="none"/>
        </w:rPr>
        <w:t>, Journal of Robotic Systems 19(10), 2002, pages 499-509.</w:t>
      </w:r>
    </w:p>
    <w:p w14:paraId="1DCCBBA9" w14:textId="28A328DD" w:rsidR="00691D02" w:rsidRDefault="00191C63" w:rsidP="00691D02">
      <w:pPr>
        <w:pStyle w:val="References"/>
      </w:pPr>
      <w:bookmarkStart w:id="1142" w:name="_Ref19728498"/>
      <w:r>
        <w:t xml:space="preserve">Clanton, J. M., Bevly, D. M., </w:t>
      </w:r>
      <w:r w:rsidR="00A26716">
        <w:t xml:space="preserve">and </w:t>
      </w:r>
      <w:r>
        <w:t xml:space="preserve">Hodel, A. S., </w:t>
      </w:r>
      <w:r w:rsidR="00691D02" w:rsidRPr="00A26716">
        <w:rPr>
          <w:i/>
          <w:iCs/>
        </w:rPr>
        <w:t>A Low-Cost Solution f</w:t>
      </w:r>
      <w:r w:rsidRPr="00A26716">
        <w:rPr>
          <w:i/>
          <w:iCs/>
        </w:rPr>
        <w:t>or an Integrated Multi</w:t>
      </w:r>
      <w:r w:rsidR="00691D02" w:rsidRPr="00A26716">
        <w:rPr>
          <w:i/>
          <w:iCs/>
        </w:rPr>
        <w:t>sensor Lane Departure Warning System</w:t>
      </w:r>
      <w:bookmarkEnd w:id="1142"/>
      <w:r>
        <w:t>, IEEE Transaction on Intelligent Transpiration Systems, Vol. 10, No. 1, March 2009, pages 47-59.</w:t>
      </w:r>
    </w:p>
    <w:p w14:paraId="146E5831" w14:textId="09F5E81A" w:rsidR="00691D02" w:rsidRDefault="00A26716" w:rsidP="00691D02">
      <w:pPr>
        <w:pStyle w:val="References"/>
      </w:pPr>
      <w:r>
        <w:t xml:space="preserve">Faizan, M., Hussain, S., and Hayee, M. I., </w:t>
      </w:r>
      <w:r w:rsidR="00691D02" w:rsidRPr="00A26716">
        <w:rPr>
          <w:i/>
          <w:iCs/>
        </w:rPr>
        <w:t xml:space="preserve">Design and Development of In-Vehicle Lane </w:t>
      </w:r>
      <w:r w:rsidRPr="00A26716">
        <w:rPr>
          <w:i/>
          <w:iCs/>
        </w:rPr>
        <w:t>Departure</w:t>
      </w:r>
      <w:r w:rsidR="00691D02" w:rsidRPr="00A26716">
        <w:rPr>
          <w:i/>
          <w:iCs/>
        </w:rPr>
        <w:t xml:space="preserve"> </w:t>
      </w:r>
      <w:r w:rsidRPr="00A26716">
        <w:rPr>
          <w:i/>
          <w:iCs/>
        </w:rPr>
        <w:t>Warning</w:t>
      </w:r>
      <w:r w:rsidR="00691D02" w:rsidRPr="00A26716">
        <w:rPr>
          <w:i/>
          <w:iCs/>
        </w:rPr>
        <w:t xml:space="preserve"> System using Standard Glo</w:t>
      </w:r>
      <w:r w:rsidRPr="00A26716">
        <w:rPr>
          <w:i/>
          <w:iCs/>
        </w:rPr>
        <w:t>bal Positioning System Receiver</w:t>
      </w:r>
      <w:r>
        <w:t>, Journal of the Transportation Research Board, 2019.</w:t>
      </w:r>
    </w:p>
    <w:p w14:paraId="45804CE9" w14:textId="560413C9" w:rsidR="00691D02" w:rsidRDefault="00A26716" w:rsidP="00691D02">
      <w:pPr>
        <w:pStyle w:val="References"/>
      </w:pPr>
      <w:r>
        <w:t>Wang, J., Schroedl, S., Mezger, K., Ortloff, R., and Joos, A., and Passegger, T</w:t>
      </w:r>
      <w:r w:rsidRPr="00CB6A0D">
        <w:rPr>
          <w:i/>
          <w:iCs/>
        </w:rPr>
        <w:t xml:space="preserve">., </w:t>
      </w:r>
      <w:r w:rsidR="00691D02" w:rsidRPr="00CB6A0D">
        <w:rPr>
          <w:i/>
          <w:iCs/>
        </w:rPr>
        <w:t>Lane Keeping Based on Location Technology</w:t>
      </w:r>
      <w:r>
        <w:t>, IEEE Transaction on Intelligent Transportation Systems, Vol. 6. No.3, September 2005, pages 351-356</w:t>
      </w:r>
    </w:p>
    <w:p w14:paraId="3698DB54" w14:textId="296ADFED" w:rsidR="00B62D91" w:rsidRDefault="00CB6A0D" w:rsidP="00691D02">
      <w:pPr>
        <w:pStyle w:val="References"/>
      </w:pPr>
      <w:r>
        <w:t xml:space="preserve">Heimes, F., and Nagel, H. H., </w:t>
      </w:r>
      <w:r w:rsidR="00B62D91" w:rsidRPr="00CB6A0D">
        <w:rPr>
          <w:i/>
          <w:iCs/>
        </w:rPr>
        <w:t>Towards Active Machine-Vision-Based Driver Assistance for Urban Areas</w:t>
      </w:r>
      <w:r>
        <w:t>, International Journal of Computer Vision 50(1) 2002, pages 5-34.</w:t>
      </w:r>
    </w:p>
    <w:p w14:paraId="51D4C858" w14:textId="552161D8" w:rsidR="00691D02" w:rsidRDefault="00CB6A0D" w:rsidP="00691D02">
      <w:pPr>
        <w:pStyle w:val="References"/>
      </w:pPr>
      <w:bookmarkStart w:id="1143" w:name="_Ref19728501"/>
      <w:r>
        <w:t>Goldbeck, J., Huertgen, B., Ernst, S., and Kelch, L</w:t>
      </w:r>
      <w:r w:rsidRPr="00CB6A0D">
        <w:rPr>
          <w:i/>
          <w:iCs/>
        </w:rPr>
        <w:t xml:space="preserve">., </w:t>
      </w:r>
      <w:r w:rsidR="00B62D91" w:rsidRPr="00CB6A0D">
        <w:rPr>
          <w:i/>
          <w:iCs/>
        </w:rPr>
        <w:t>Lane Following Combining Vision and DGPS</w:t>
      </w:r>
      <w:bookmarkEnd w:id="1143"/>
      <w:r w:rsidRPr="00CB6A0D">
        <w:rPr>
          <w:i/>
          <w:iCs/>
        </w:rPr>
        <w:t>,</w:t>
      </w:r>
      <w:r>
        <w:t xml:space="preserve"> Image and Vision Computing 18, 2000 pages 425-433.</w:t>
      </w:r>
    </w:p>
    <w:p w14:paraId="6B23F13D" w14:textId="4328C66F" w:rsidR="00AD1C6E" w:rsidRDefault="00AD1C6E" w:rsidP="00691D02">
      <w:pPr>
        <w:pStyle w:val="References"/>
      </w:pPr>
      <w:r>
        <w:t>NHSTA SOURCE</w:t>
      </w:r>
    </w:p>
    <w:p w14:paraId="5DCAD54D" w14:textId="78630896" w:rsidR="00B62D91" w:rsidRDefault="00CB6A0D" w:rsidP="00691D02">
      <w:pPr>
        <w:pStyle w:val="References"/>
      </w:pPr>
      <w:r>
        <w:t xml:space="preserve">Contorls Turorials for MATLAB &amp; SIMULINK, Introduction: PID Controller Design, Available: </w:t>
      </w:r>
      <w:r w:rsidRPr="00CB6A0D">
        <w:t>&lt;</w:t>
      </w:r>
      <w:hyperlink r:id="rId73" w:history="1">
        <w:bookmarkStart w:id="1144" w:name="_Ref19769131"/>
        <w:r w:rsidR="00AD1C6E" w:rsidRPr="00CB6A0D">
          <w:t>http://ctms.engin.umich.edu/CTMS/index.php?example=Introduction&amp;section=ControlPID</w:t>
        </w:r>
        <w:bookmarkEnd w:id="1144"/>
      </w:hyperlink>
      <w:r w:rsidRPr="00CB6A0D">
        <w:t>&gt; 09/19/2019</w:t>
      </w:r>
    </w:p>
    <w:p w14:paraId="74812292" w14:textId="0A4D68FE" w:rsidR="0027549F" w:rsidRPr="00C620E4" w:rsidRDefault="00CB6A0D" w:rsidP="00C620E4">
      <w:pPr>
        <w:pStyle w:val="References"/>
      </w:pPr>
      <w:bookmarkStart w:id="1145" w:name="_Ref19769229"/>
      <w:r w:rsidRPr="00C620E4">
        <w:t>MathWorks, Understanding Model Predictive Control, Available: &lt;</w:t>
      </w:r>
      <w:hyperlink r:id="rId74" w:history="1">
        <w:r w:rsidR="0027549F" w:rsidRPr="00C620E4">
          <w:rPr>
            <w:rStyle w:val="Hyperlink"/>
            <w:color w:val="auto"/>
            <w:u w:val="none"/>
          </w:rPr>
          <w:t>https://www.mathworks.com/videos/understanding-model-predictive-control-part-1-why-use-mpc--1526484715269.html</w:t>
        </w:r>
      </w:hyperlink>
      <w:r w:rsidRPr="00C620E4">
        <w:t>&gt; 09/19/2019</w:t>
      </w:r>
    </w:p>
    <w:p w14:paraId="3F300469" w14:textId="56C18D8C" w:rsidR="0027549F" w:rsidRPr="00CB6A0D" w:rsidRDefault="00CB6A0D" w:rsidP="00CB6A0D">
      <w:pPr>
        <w:pStyle w:val="References"/>
      </w:pPr>
      <w:bookmarkStart w:id="1146" w:name="_Ref19769369"/>
      <w:r w:rsidRPr="00CB6A0D">
        <w:t>Standalone Power Converter, Report 2 , Available: &lt;</w:t>
      </w:r>
      <w:hyperlink r:id="rId75" w:history="1">
        <w:r w:rsidR="0027549F" w:rsidRPr="00CB6A0D">
          <w:rPr>
            <w:rStyle w:val="Hyperlink"/>
            <w:color w:val="auto"/>
            <w:u w:val="none"/>
          </w:rPr>
          <w:t>https://www.cefns.nau.edu/capstone/projects/EE/2018/OffgridConverter/report_2.html</w:t>
        </w:r>
      </w:hyperlink>
      <w:r w:rsidRPr="00CB6A0D">
        <w:t>&gt; 09/19/2019</w:t>
      </w:r>
    </w:p>
    <w:p w14:paraId="5DD3F99D" w14:textId="68818B55" w:rsidR="0027549F" w:rsidRPr="00C620E4" w:rsidRDefault="00CB6A0D" w:rsidP="00C620E4">
      <w:pPr>
        <w:pStyle w:val="References"/>
        <w:rPr>
          <w:rStyle w:val="Hyperlink"/>
          <w:color w:val="auto"/>
          <w:u w:val="none"/>
        </w:rPr>
      </w:pPr>
      <w:bookmarkStart w:id="1147" w:name="_Ref19769436"/>
      <w:r w:rsidRPr="00C620E4">
        <w:rPr>
          <w:rStyle w:val="Hyperlink"/>
          <w:color w:val="auto"/>
          <w:u w:val="none"/>
        </w:rPr>
        <w:lastRenderedPageBreak/>
        <w:t xml:space="preserve">Snider, J. M., </w:t>
      </w:r>
      <w:r w:rsidRPr="00C620E4">
        <w:rPr>
          <w:i/>
          <w:iCs/>
        </w:rPr>
        <w:t>Automatic Steering Methods for Autonomous Automobile Path Tracking</w:t>
      </w:r>
      <w:r w:rsidRPr="00C620E4">
        <w:rPr>
          <w:rStyle w:val="Hyperlink"/>
          <w:color w:val="auto"/>
          <w:u w:val="none"/>
        </w:rPr>
        <w:t>,</w:t>
      </w:r>
      <w:r w:rsidR="00C620E4" w:rsidRPr="00C620E4">
        <w:rPr>
          <w:rStyle w:val="Hyperlink"/>
          <w:color w:val="auto"/>
          <w:u w:val="none"/>
        </w:rPr>
        <w:t xml:space="preserve"> CMU-RI_TR_09-08, Robotics Institute Carnegie Mellon University, Pittsburgh, PA, February 2009.</w:t>
      </w:r>
    </w:p>
    <w:p w14:paraId="0D774DD9" w14:textId="2E2CDEAA" w:rsidR="00144F2D" w:rsidRDefault="00CB6A0D" w:rsidP="00691D02">
      <w:pPr>
        <w:pStyle w:val="References"/>
      </w:pPr>
      <w:r>
        <w:t xml:space="preserve">MathWorks, Pure Pursuit Controller, Available: </w:t>
      </w:r>
      <w:r w:rsidRPr="00CB6A0D">
        <w:t>&lt;</w:t>
      </w:r>
      <w:hyperlink r:id="rId76" w:history="1">
        <w:bookmarkStart w:id="1148" w:name="_Ref19769660"/>
        <w:r w:rsidR="00144F2D" w:rsidRPr="00CB6A0D">
          <w:t>https://www.mathworks.com/help/robotics/ug/pure-pursuit-controller.html</w:t>
        </w:r>
        <w:bookmarkEnd w:id="1148"/>
      </w:hyperlink>
      <w:r w:rsidRPr="00CB6A0D">
        <w:t>&gt; 09/19/2019</w:t>
      </w:r>
    </w:p>
    <w:p w14:paraId="0A66E96A" w14:textId="0AF4FA59" w:rsidR="00474099" w:rsidRDefault="00EE2553" w:rsidP="00691D02">
      <w:pPr>
        <w:pStyle w:val="References"/>
      </w:pPr>
      <w:bookmarkStart w:id="1149" w:name="_Ref19791911"/>
      <w:r>
        <w:t>Gillespi, T. D., Fundamentals of Vehicle Dynamics, SAE International, February 1992</w:t>
      </w:r>
      <w:bookmarkEnd w:id="1149"/>
    </w:p>
    <w:bookmarkEnd w:id="1111"/>
    <w:bookmarkEnd w:id="1121"/>
    <w:bookmarkEnd w:id="1141"/>
    <w:bookmarkEnd w:id="1145"/>
    <w:bookmarkEnd w:id="1146"/>
    <w:bookmarkEnd w:id="1147"/>
    <w:p w14:paraId="33FFA3ED" w14:textId="77777777" w:rsidR="00012690" w:rsidRPr="007F2497" w:rsidRDefault="00012690" w:rsidP="007F6C59">
      <w:pPr>
        <w:pStyle w:val="Body"/>
      </w:pPr>
    </w:p>
    <w:p w14:paraId="71409010" w14:textId="77777777" w:rsidR="00CA436B" w:rsidRPr="007F2497" w:rsidRDefault="00CA436B" w:rsidP="007D4AF3">
      <w:pPr>
        <w:pStyle w:val="Body"/>
        <w:sectPr w:rsidR="00CA436B" w:rsidRPr="007F2497" w:rsidSect="00EE2BC9">
          <w:headerReference w:type="default" r:id="rId77"/>
          <w:footerReference w:type="default" r:id="rId78"/>
          <w:pgSz w:w="12240" w:h="15840" w:code="1"/>
          <w:pgMar w:top="1440" w:right="1440" w:bottom="1152" w:left="1440" w:header="720" w:footer="1008" w:gutter="0"/>
          <w:cols w:space="720"/>
          <w:docGrid w:linePitch="360"/>
        </w:sectPr>
      </w:pPr>
    </w:p>
    <w:p w14:paraId="54E3B544" w14:textId="77777777" w:rsidR="00CA436B" w:rsidRPr="007F2497" w:rsidRDefault="00CA436B" w:rsidP="008A3CDA">
      <w:pPr>
        <w:pStyle w:val="ChapterTitle"/>
      </w:pPr>
      <w:bookmarkStart w:id="1150" w:name="_Toc230056989"/>
      <w:bookmarkStart w:id="1151" w:name="_Toc19788887"/>
      <w:r w:rsidRPr="007F2497">
        <w:lastRenderedPageBreak/>
        <w:t>A</w:t>
      </w:r>
      <w:r w:rsidR="00434104" w:rsidRPr="007F2497">
        <w:t>PPENDICES</w:t>
      </w:r>
      <w:bookmarkEnd w:id="1150"/>
      <w:bookmarkEnd w:id="1151"/>
    </w:p>
    <w:p w14:paraId="3EADCA7E" w14:textId="77777777" w:rsidR="00CA436B" w:rsidRPr="007F2497" w:rsidRDefault="00CA436B" w:rsidP="00CA436B">
      <w:pPr>
        <w:pStyle w:val="Body"/>
      </w:pPr>
    </w:p>
    <w:p w14:paraId="2C3E26FB" w14:textId="77777777" w:rsidR="00CA436B" w:rsidRPr="007F2497" w:rsidRDefault="00CA436B" w:rsidP="00CA436B">
      <w:pPr>
        <w:pStyle w:val="Body"/>
      </w:pPr>
    </w:p>
    <w:p w14:paraId="676A318A" w14:textId="77777777" w:rsidR="00DD6A48" w:rsidRPr="007F2497" w:rsidRDefault="00DD6A48" w:rsidP="00CA436B">
      <w:pPr>
        <w:pStyle w:val="Body"/>
        <w:sectPr w:rsidR="00DD6A48" w:rsidRPr="007F2497" w:rsidSect="00EE2BC9">
          <w:pgSz w:w="12240" w:h="15840" w:code="1"/>
          <w:pgMar w:top="1440" w:right="1440" w:bottom="1152" w:left="1440" w:header="720" w:footer="1008" w:gutter="0"/>
          <w:cols w:space="720"/>
          <w:docGrid w:linePitch="360"/>
        </w:sectPr>
      </w:pPr>
    </w:p>
    <w:p w14:paraId="1B30A104" w14:textId="6E639E2A" w:rsidR="00827F8E" w:rsidRPr="007F2497" w:rsidRDefault="000820F0" w:rsidP="000820F0">
      <w:pPr>
        <w:pStyle w:val="AppendixTitle"/>
      </w:pPr>
      <w:bookmarkStart w:id="1152" w:name="_Toc19788888"/>
      <w:r>
        <w:lastRenderedPageBreak/>
        <w:t>Euler-Lagrange General Formulation</w:t>
      </w:r>
      <w:bookmarkEnd w:id="1152"/>
    </w:p>
    <w:p w14:paraId="3323AA45" w14:textId="77777777" w:rsidR="000820F0" w:rsidRDefault="000820F0" w:rsidP="000820F0">
      <w:pPr>
        <w:pStyle w:val="Body"/>
      </w:pPr>
      <w:r w:rsidRPr="00AB043C">
        <w:rPr>
          <w:i/>
        </w:rPr>
        <w:t xml:space="preserve">Find a function </w:t>
      </w:r>
      <m:oMath>
        <m:r>
          <w:rPr>
            <w:rFonts w:ascii="Cambria Math" w:hAnsi="Cambria Math"/>
          </w:rPr>
          <m:t>y=f</m:t>
        </m:r>
        <m:d>
          <m:dPr>
            <m:ctrlPr>
              <w:rPr>
                <w:rFonts w:ascii="Cambria Math" w:hAnsi="Cambria Math"/>
                <w:i/>
              </w:rPr>
            </m:ctrlPr>
          </m:dPr>
          <m:e>
            <m:r>
              <w:rPr>
                <w:rFonts w:ascii="Cambria Math" w:hAnsi="Cambria Math"/>
              </w:rPr>
              <m:t>x</m:t>
            </m:r>
          </m:e>
        </m:d>
      </m:oMath>
      <w:r w:rsidRPr="00AB043C">
        <w:rPr>
          <w:i/>
        </w:rPr>
        <w:t xml:space="preserve"> such that the functional </w:t>
      </w:r>
      <m:oMath>
        <m:r>
          <w:rPr>
            <w:rFonts w:ascii="Cambria Math" w:hAnsi="Cambria Math"/>
          </w:rPr>
          <m:t xml:space="preserve">F=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m:t>
            </m:r>
            <m:d>
              <m:dPr>
                <m:ctrlPr>
                  <w:rPr>
                    <w:rFonts w:ascii="Cambria Math" w:hAnsi="Cambria Math"/>
                    <w:i/>
                  </w:rPr>
                </m:ctrlPr>
              </m:dPr>
              <m:e>
                <m:r>
                  <w:rPr>
                    <w:rFonts w:ascii="Cambria Math" w:hAnsi="Cambria Math"/>
                  </w:rPr>
                  <m:t>x,y,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dx</m:t>
            </m:r>
          </m:e>
        </m:nary>
      </m:oMath>
      <w:r w:rsidRPr="00AB043C">
        <w:rPr>
          <w:i/>
        </w:rPr>
        <w:t xml:space="preserve"> is stationary (is minimized or maximized). Along with boundary conditions of the form </w:t>
      </w:r>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Pr="00AB043C">
        <w:rPr>
          <w:i/>
        </w:rPr>
        <w:t xml:space="preserve"> and</w:t>
      </w:r>
      <m:oMath>
        <m:r>
          <w:rPr>
            <w:rFonts w:ascii="Cambria Math" w:hAnsi="Cambria Math"/>
          </w:rPr>
          <m:t xml:space="preserve"> 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oMath>
      <w:r w:rsidRPr="00AB043C">
        <w:rPr>
          <w:i/>
        </w:rPr>
        <w:t xml:space="preserve">. </w:t>
      </w:r>
      <w:r>
        <w:t xml:space="preserve"> </w:t>
      </w:r>
    </w:p>
    <w:p w14:paraId="7A47DAB3" w14:textId="77777777" w:rsidR="000820F0" w:rsidRDefault="000820F0" w:rsidP="000820F0">
      <w:pPr>
        <w:pStyle w:val="Body"/>
      </w:pPr>
      <w:r>
        <w:t xml:space="preserve">Let </w:t>
      </w:r>
      <m:oMath>
        <m:r>
          <w:rPr>
            <w:rFonts w:ascii="Cambria Math" w:hAnsi="Cambria Math"/>
          </w:rPr>
          <m:t>y</m:t>
        </m:r>
        <m:d>
          <m:dPr>
            <m:ctrlPr>
              <w:rPr>
                <w:rFonts w:ascii="Cambria Math" w:hAnsi="Cambria Math"/>
                <w:i/>
              </w:rPr>
            </m:ctrlPr>
          </m:dPr>
          <m:e>
            <m:r>
              <w:rPr>
                <w:rFonts w:ascii="Cambria Math" w:hAnsi="Cambria Math"/>
              </w:rPr>
              <m:t>x</m:t>
            </m:r>
          </m:e>
        </m:d>
      </m:oMath>
      <w:r>
        <w:t xml:space="preserve"> be a solution that makes </w:t>
      </w:r>
      <m:oMath>
        <m:r>
          <w:rPr>
            <w:rFonts w:ascii="Cambria Math" w:hAnsi="Cambria Math"/>
          </w:rPr>
          <m:t>F</m:t>
        </m:r>
      </m:oMath>
      <w:r>
        <w:t xml:space="preserve"> stationary and satisfies boundary conditions. </w:t>
      </w:r>
    </w:p>
    <w:p w14:paraId="319E09BA" w14:textId="77777777" w:rsidR="000820F0" w:rsidRDefault="000820F0" w:rsidP="000820F0">
      <w:pPr>
        <w:pStyle w:val="Body"/>
      </w:pPr>
      <w:r>
        <w:t xml:space="preserve">Introduce: </w:t>
      </w:r>
      <m:oMath>
        <m:r>
          <w:rPr>
            <w:rFonts w:ascii="Cambria Math" w:hAnsi="Cambria Math"/>
          </w:rPr>
          <m:t>β(x)</m:t>
        </m:r>
      </m:oMath>
      <w:r>
        <w:t xml:space="preserve"> = Arbitrary Function    &amp;</w:t>
      </w:r>
      <m:oMath>
        <m:r>
          <w:rPr>
            <w:rFonts w:ascii="Cambria Math" w:hAnsi="Cambria Math"/>
          </w:rPr>
          <m:t xml:space="preserve">  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r>
        <w:t xml:space="preserve">  (1)</w:t>
      </w:r>
    </w:p>
    <w:p w14:paraId="16E7F26C" w14:textId="77777777" w:rsidR="000820F0" w:rsidRPr="002A7526" w:rsidRDefault="000820F0" w:rsidP="000820F0">
      <w:pPr>
        <w:pStyle w:val="Body"/>
      </w:pPr>
      <w:r>
        <w:t>Define:</w:t>
      </w:r>
    </w:p>
    <w:p w14:paraId="5B4BE882" w14:textId="77777777" w:rsidR="000820F0" w:rsidRPr="00ED49F9" w:rsidRDefault="000E062D" w:rsidP="000820F0">
      <w:pPr>
        <w:pStyle w:val="Body"/>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+ϵβ</m:t>
          </m:r>
          <m:d>
            <m:dPr>
              <m:ctrlPr>
                <w:rPr>
                  <w:rFonts w:ascii="Cambria Math" w:hAnsi="Cambria Math"/>
                  <w:i/>
                </w:rPr>
              </m:ctrlPr>
            </m:dPr>
            <m:e>
              <m:r>
                <w:rPr>
                  <w:rFonts w:ascii="Cambria Math" w:hAnsi="Cambria Math"/>
                </w:rPr>
                <m:t>x</m:t>
              </m:r>
            </m:e>
          </m:d>
          <m:r>
            <w:rPr>
              <w:rFonts w:ascii="Cambria Math" w:hAnsi="Cambria Math"/>
            </w:rPr>
            <m:t xml:space="preserve">                   (2)</m:t>
          </m:r>
        </m:oMath>
      </m:oMathPara>
    </w:p>
    <w:p w14:paraId="0A23A3D0" w14:textId="77777777" w:rsidR="000820F0" w:rsidRDefault="000820F0" w:rsidP="000820F0">
      <w:pPr>
        <w:jc w:val="both"/>
      </w:pPr>
      <w:r>
        <w:t xml:space="preserve">Where: </w:t>
      </w:r>
    </w:p>
    <w:p w14:paraId="14501B36" w14:textId="77777777" w:rsidR="000820F0" w:rsidRDefault="000E062D" w:rsidP="000820F0">
      <w:pPr>
        <w:jc w:val="both"/>
      </w:pPr>
      <m:oMath>
        <m:acc>
          <m:accPr>
            <m:chr m:val="̅"/>
            <m:ctrlPr>
              <w:rPr>
                <w:rFonts w:ascii="Cambria Math" w:hAnsi="Cambria Math"/>
                <w:i/>
              </w:rPr>
            </m:ctrlPr>
          </m:accPr>
          <m:e>
            <m:r>
              <w:rPr>
                <w:rFonts w:ascii="Cambria Math" w:hAnsi="Cambria Math"/>
              </w:rPr>
              <m:t>y</m:t>
            </m:r>
          </m:e>
        </m:acc>
      </m:oMath>
      <w:r w:rsidR="000820F0">
        <w:t xml:space="preserve"> = Variation of Variable </w:t>
      </w:r>
      <m:oMath>
        <m:r>
          <w:rPr>
            <w:rFonts w:ascii="Cambria Math" w:hAnsi="Cambria Math"/>
          </w:rPr>
          <m:t>y</m:t>
        </m:r>
      </m:oMath>
      <w:r w:rsidR="000820F0">
        <w:t xml:space="preserve"> </w:t>
      </w:r>
    </w:p>
    <w:p w14:paraId="6030A661" w14:textId="77777777" w:rsidR="000820F0" w:rsidRDefault="000820F0" w:rsidP="000820F0">
      <w:pPr>
        <w:jc w:val="both"/>
      </w:pPr>
      <m:oMath>
        <m:r>
          <w:rPr>
            <w:rFonts w:ascii="Cambria Math" w:hAnsi="Cambria Math"/>
          </w:rPr>
          <m:t>y</m:t>
        </m:r>
      </m:oMath>
      <w:r>
        <w:t xml:space="preserve"> = A function that makes </w:t>
      </w:r>
      <m:oMath>
        <m:r>
          <w:rPr>
            <w:rFonts w:ascii="Cambria Math" w:hAnsi="Cambria Math"/>
          </w:rPr>
          <m:t>F</m:t>
        </m:r>
      </m:oMath>
      <w:r>
        <w:t xml:space="preserve"> stationary</w:t>
      </w:r>
    </w:p>
    <w:p w14:paraId="456BC72E" w14:textId="77777777" w:rsidR="000820F0" w:rsidRPr="002A7526" w:rsidRDefault="000820F0" w:rsidP="000820F0">
      <w:pPr>
        <w:jc w:val="both"/>
      </w:pPr>
      <m:oMath>
        <m:r>
          <w:rPr>
            <w:rFonts w:ascii="Cambria Math" w:hAnsi="Cambria Math"/>
          </w:rPr>
          <m:t>β</m:t>
        </m:r>
      </m:oMath>
      <w:r>
        <w:t xml:space="preserve"> = Arbitrary function dependent on </w:t>
      </w:r>
      <m:oMath>
        <m:r>
          <w:rPr>
            <w:rFonts w:ascii="Cambria Math" w:hAnsi="Cambria Math"/>
          </w:rPr>
          <m:t>x</m:t>
        </m:r>
      </m:oMath>
    </w:p>
    <w:p w14:paraId="52C517C9" w14:textId="77777777" w:rsidR="000820F0" w:rsidRDefault="000820F0" w:rsidP="000820F0">
      <w:pPr>
        <w:jc w:val="both"/>
      </w:pPr>
      <m:oMath>
        <m:r>
          <w:rPr>
            <w:rFonts w:ascii="Cambria Math" w:hAnsi="Cambria Math"/>
          </w:rPr>
          <m:t>ϵ</m:t>
        </m:r>
      </m:oMath>
      <w:r>
        <w:t xml:space="preserve"> = Small variation coefficient</w:t>
      </w:r>
    </w:p>
    <w:p w14:paraId="6E2E5F52" w14:textId="77777777" w:rsidR="000820F0" w:rsidRDefault="000820F0" w:rsidP="000820F0">
      <w:pPr>
        <w:jc w:val="both"/>
      </w:pPr>
    </w:p>
    <w:p w14:paraId="040BBCD0" w14:textId="77777777" w:rsidR="000820F0" w:rsidRDefault="000820F0" w:rsidP="000820F0">
      <w:pPr>
        <w:jc w:val="both"/>
      </w:pPr>
      <w:r>
        <w:t>Proof that Equation (1) satisfies the same Boundary Conditions as problem statement:</w:t>
      </w:r>
    </w:p>
    <w:p w14:paraId="515719F4" w14:textId="77777777" w:rsidR="000820F0" w:rsidRDefault="000820F0" w:rsidP="000820F0">
      <w:pPr>
        <w:jc w:val="both"/>
      </w:pPr>
    </w:p>
    <w:p w14:paraId="158B8DCB" w14:textId="77777777" w:rsidR="000820F0" w:rsidRDefault="000820F0" w:rsidP="000820F0">
      <w:pPr>
        <w:jc w:val="both"/>
      </w:pPr>
      <w:r>
        <w:t xml:space="preserve">Applying Boundary Conditions (1) into Equation (1) the problem simplifies to the original </w:t>
      </w:r>
      <m:oMath>
        <m:r>
          <w:rPr>
            <w:rFonts w:ascii="Cambria Math" w:hAnsi="Cambria Math"/>
          </w:rPr>
          <m:t>y=f</m:t>
        </m:r>
        <m:d>
          <m:dPr>
            <m:ctrlPr>
              <w:rPr>
                <w:rFonts w:ascii="Cambria Math" w:hAnsi="Cambria Math"/>
                <w:i/>
              </w:rPr>
            </m:ctrlPr>
          </m:dPr>
          <m:e>
            <m:r>
              <w:rPr>
                <w:rFonts w:ascii="Cambria Math" w:hAnsi="Cambria Math"/>
              </w:rPr>
              <m:t>x</m:t>
            </m:r>
          </m:e>
        </m:d>
      </m:oMath>
      <w:r>
        <w:t xml:space="preserve"> problem. </w:t>
      </w:r>
    </w:p>
    <w:p w14:paraId="25CB6AA8" w14:textId="77777777" w:rsidR="000820F0" w:rsidRPr="002A7526" w:rsidRDefault="000E062D" w:rsidP="000820F0">
      <w:pPr>
        <w:jc w:val="both"/>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+ϵβ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m:t>
          </m:r>
        </m:oMath>
      </m:oMathPara>
    </w:p>
    <w:p w14:paraId="07C77492" w14:textId="77777777" w:rsidR="000820F0" w:rsidRDefault="000820F0" w:rsidP="000820F0">
      <w:pPr>
        <w:jc w:val="both"/>
      </w:pPr>
    </w:p>
    <w:p w14:paraId="09CFA7BC" w14:textId="77777777" w:rsidR="000820F0" w:rsidRPr="002A7526" w:rsidRDefault="000E062D" w:rsidP="000820F0">
      <w:pPr>
        <w:jc w:val="both"/>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m:t>
          </m:r>
        </m:oMath>
      </m:oMathPara>
    </w:p>
    <w:p w14:paraId="7E628E97" w14:textId="77777777" w:rsidR="000820F0" w:rsidRPr="002A7526" w:rsidRDefault="000820F0" w:rsidP="000820F0">
      <w:pPr>
        <w:jc w:val="both"/>
      </w:pPr>
    </w:p>
    <w:p w14:paraId="26053902" w14:textId="77777777" w:rsidR="000820F0" w:rsidRPr="002A7526" w:rsidRDefault="000E062D" w:rsidP="000820F0">
      <w:pPr>
        <w:jc w:val="both"/>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+ϵβ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oMath>
      </m:oMathPara>
    </w:p>
    <w:p w14:paraId="3168C8D6" w14:textId="77777777" w:rsidR="000820F0" w:rsidRDefault="000820F0" w:rsidP="000820F0">
      <w:pPr>
        <w:jc w:val="both"/>
      </w:pPr>
    </w:p>
    <w:p w14:paraId="1BED7BAE" w14:textId="77777777" w:rsidR="000820F0" w:rsidRPr="002A7526" w:rsidRDefault="000E062D" w:rsidP="000820F0">
      <w:pPr>
        <w:jc w:val="both"/>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oMath>
      </m:oMathPara>
    </w:p>
    <w:p w14:paraId="00AE960F" w14:textId="77777777" w:rsidR="000820F0" w:rsidRPr="002A7526" w:rsidRDefault="000820F0" w:rsidP="000820F0">
      <w:pPr>
        <w:jc w:val="both"/>
      </w:pPr>
    </w:p>
    <w:p w14:paraId="44BF7ABE" w14:textId="77777777" w:rsidR="000820F0" w:rsidRDefault="000820F0" w:rsidP="000820F0">
      <w:pPr>
        <w:jc w:val="both"/>
      </w:pPr>
      <w:r>
        <w:t xml:space="preserve">Thus, solving for </w:t>
      </w:r>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oMath>
      <w:r>
        <w:t xml:space="preserve"> is sufficient to solve for</w:t>
      </w:r>
      <m:oMath>
        <m:r>
          <w:rPr>
            <w:rFonts w:ascii="Cambria Math" w:hAnsi="Cambria Math"/>
          </w:rPr>
          <m:t xml:space="preserve"> y(x)</m:t>
        </m:r>
      </m:oMath>
      <w:r>
        <w:t>. E.O.M.</w:t>
      </w:r>
    </w:p>
    <w:p w14:paraId="00D494D5" w14:textId="77777777" w:rsidR="000820F0" w:rsidRDefault="000820F0" w:rsidP="000820F0">
      <w:pPr>
        <w:jc w:val="both"/>
      </w:pPr>
      <w:r>
        <w:t xml:space="preserve">Through introduction of Equation (2), it is possible to change the problem from solving for </w:t>
      </w:r>
      <m:oMath>
        <m:r>
          <w:rPr>
            <w:rFonts w:ascii="Cambria Math" w:hAnsi="Cambria Math"/>
          </w:rPr>
          <m:t>y</m:t>
        </m:r>
        <m:d>
          <m:dPr>
            <m:ctrlPr>
              <w:rPr>
                <w:rFonts w:ascii="Cambria Math" w:hAnsi="Cambria Math"/>
                <w:i/>
              </w:rPr>
            </m:ctrlPr>
          </m:dPr>
          <m:e>
            <m:r>
              <w:rPr>
                <w:rFonts w:ascii="Cambria Math" w:hAnsi="Cambria Math"/>
              </w:rPr>
              <m:t>x</m:t>
            </m:r>
          </m:e>
        </m:d>
      </m:oMath>
      <w:r>
        <w:t xml:space="preserve"> to solving for</w:t>
      </w:r>
      <m:oMath>
        <m:acc>
          <m:accPr>
            <m:chr m:val="̅"/>
            <m:ctrlPr>
              <w:rPr>
                <w:rFonts w:ascii="Cambria Math" w:hAnsi="Cambria Math"/>
                <w:i/>
              </w:rPr>
            </m:ctrlPr>
          </m:accPr>
          <m:e>
            <m:r>
              <w:rPr>
                <w:rFonts w:ascii="Cambria Math" w:hAnsi="Cambria Math"/>
              </w:rPr>
              <m:t xml:space="preserve"> y</m:t>
            </m:r>
          </m:e>
        </m:acc>
        <m:r>
          <w:rPr>
            <w:rFonts w:ascii="Cambria Math" w:hAnsi="Cambria Math"/>
          </w:rPr>
          <m:t>(x)</m:t>
        </m:r>
      </m:oMath>
      <w:r>
        <w:t>. Thus, turning the problem in the following form:</w:t>
      </w:r>
    </w:p>
    <w:p w14:paraId="765E6B18" w14:textId="77777777" w:rsidR="000820F0" w:rsidRDefault="000820F0" w:rsidP="000820F0">
      <w:pPr>
        <w:jc w:val="both"/>
      </w:pPr>
    </w:p>
    <w:p w14:paraId="1F3F6F02" w14:textId="77777777" w:rsidR="000820F0" w:rsidRPr="00AB043C" w:rsidRDefault="000820F0" w:rsidP="000820F0">
      <w:pPr>
        <w:jc w:val="both"/>
        <w:rPr>
          <w:i/>
        </w:rPr>
      </w:pPr>
      <w:r w:rsidRPr="00AB043C">
        <w:rPr>
          <w:i/>
        </w:rPr>
        <w:t xml:space="preserve">Find a function (or family of functions) </w:t>
      </w:r>
      <m:oMath>
        <m:acc>
          <m:accPr>
            <m:chr m:val="̅"/>
            <m:ctrlPr>
              <w:rPr>
                <w:rFonts w:ascii="Cambria Math" w:hAnsi="Cambria Math"/>
                <w:i/>
              </w:rPr>
            </m:ctrlPr>
          </m:accPr>
          <m:e>
            <m:r>
              <w:rPr>
                <w:rFonts w:ascii="Cambria Math" w:hAnsi="Cambria Math"/>
              </w:rPr>
              <m:t>y</m:t>
            </m:r>
          </m:e>
        </m:acc>
      </m:oMath>
      <w:r w:rsidRPr="00AB043C">
        <w:rPr>
          <w:i/>
        </w:rPr>
        <w:t xml:space="preserve">  which makes the new functional  </w:t>
      </w:r>
      <m:oMath>
        <m:r>
          <w:rPr>
            <w:rFonts w:ascii="Cambria Math" w:hAnsi="Cambria Math"/>
          </w:rPr>
          <m:t>F(ϵ)=</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xml:space="preserve">) </m:t>
            </m:r>
          </m:e>
        </m:nary>
        <m:r>
          <w:rPr>
            <w:rFonts w:ascii="Cambria Math" w:hAnsi="Cambria Math"/>
          </w:rPr>
          <m:t>dx</m:t>
        </m:r>
      </m:oMath>
      <w:r w:rsidRPr="00AB043C">
        <w:rPr>
          <w:i/>
        </w:rPr>
        <w:t xml:space="preserve"> stationary. </w:t>
      </w:r>
    </w:p>
    <w:p w14:paraId="5F926555" w14:textId="77777777" w:rsidR="000820F0" w:rsidRDefault="000820F0" w:rsidP="000820F0">
      <w:pPr>
        <w:jc w:val="both"/>
      </w:pPr>
    </w:p>
    <w:p w14:paraId="0E466445" w14:textId="77777777" w:rsidR="000820F0" w:rsidRDefault="000820F0" w:rsidP="000820F0">
      <w:pPr>
        <w:jc w:val="both"/>
      </w:pPr>
      <w:r>
        <w:t xml:space="preserve">Given that Equation (2) makes </w:t>
      </w:r>
      <m:oMath>
        <m:acc>
          <m:accPr>
            <m:chr m:val="̅"/>
            <m:ctrlPr>
              <w:rPr>
                <w:rFonts w:ascii="Cambria Math" w:hAnsi="Cambria Math"/>
                <w:i/>
              </w:rPr>
            </m:ctrlPr>
          </m:accPr>
          <m:e>
            <m:r>
              <w:rPr>
                <w:rFonts w:ascii="Cambria Math" w:hAnsi="Cambria Math"/>
              </w:rPr>
              <m:t>y</m:t>
            </m:r>
          </m:e>
        </m:acc>
      </m:oMath>
      <w:r>
        <w:t xml:space="preserve"> dependent on</w:t>
      </w:r>
      <m:oMath>
        <m:r>
          <w:rPr>
            <w:rFonts w:ascii="Cambria Math" w:hAnsi="Cambria Math"/>
          </w:rPr>
          <m:t xml:space="preserve"> x</m:t>
        </m:r>
      </m:oMath>
      <w:r>
        <w:t xml:space="preserve">, the integral of </w:t>
      </w:r>
      <m:oMath>
        <m:r>
          <w:rPr>
            <w:rFonts w:ascii="Cambria Math" w:hAnsi="Cambria Math"/>
          </w:rPr>
          <m:t>F(ϵ)=</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xml:space="preserve">) </m:t>
            </m:r>
          </m:e>
        </m:nary>
        <m:r>
          <w:rPr>
            <w:rFonts w:ascii="Cambria Math" w:hAnsi="Cambria Math"/>
          </w:rPr>
          <m:t>dx</m:t>
        </m:r>
      </m:oMath>
      <w:r>
        <w:t xml:space="preserve"> will provide a functional </w:t>
      </w:r>
      <m:oMath>
        <m:r>
          <w:rPr>
            <w:rFonts w:ascii="Cambria Math" w:hAnsi="Cambria Math"/>
          </w:rPr>
          <m:t>F</m:t>
        </m:r>
        <m:d>
          <m:dPr>
            <m:ctrlPr>
              <w:rPr>
                <w:rFonts w:ascii="Cambria Math" w:hAnsi="Cambria Math"/>
                <w:i/>
              </w:rPr>
            </m:ctrlPr>
          </m:dPr>
          <m:e>
            <m:r>
              <w:rPr>
                <w:rFonts w:ascii="Cambria Math" w:hAnsi="Cambria Math"/>
              </w:rPr>
              <m:t>ϵ</m:t>
            </m:r>
          </m:e>
        </m:d>
      </m:oMath>
      <w:r>
        <w:t xml:space="preserve"> that only depends on</w:t>
      </w:r>
      <m:oMath>
        <m:r>
          <w:rPr>
            <w:rFonts w:ascii="Cambria Math" w:hAnsi="Cambria Math"/>
          </w:rPr>
          <m:t xml:space="preserve"> ϵ</m:t>
        </m:r>
      </m:oMath>
      <w:r>
        <w:t>. For this reason, it is possible to make an optimization problem by setting:</w:t>
      </w:r>
    </w:p>
    <w:p w14:paraId="3D815E3E" w14:textId="77777777" w:rsidR="000820F0" w:rsidRPr="00A74253" w:rsidRDefault="000E062D" w:rsidP="000820F0">
      <w:pPr>
        <w:jc w:val="both"/>
      </w:pPr>
      <m:oMathPara>
        <m:oMath>
          <m:f>
            <m:fPr>
              <m:ctrlPr>
                <w:rPr>
                  <w:rFonts w:ascii="Cambria Math" w:hAnsi="Cambria Math"/>
                  <w:i/>
                </w:rPr>
              </m:ctrlPr>
            </m:fPr>
            <m:num>
              <m:r>
                <w:rPr>
                  <w:rFonts w:ascii="Cambria Math" w:hAnsi="Cambria Math"/>
                </w:rPr>
                <m:t>dF</m:t>
              </m:r>
            </m:num>
            <m:den>
              <m:r>
                <w:rPr>
                  <w:rFonts w:ascii="Cambria Math" w:hAnsi="Cambria Math"/>
                </w:rPr>
                <m:t>dϵ</m:t>
              </m:r>
            </m:den>
          </m:f>
          <m:r>
            <w:rPr>
              <w:rFonts w:ascii="Cambria Math" w:hAnsi="Cambria Math"/>
            </w:rPr>
            <m:t>=0                             (3)</m:t>
          </m:r>
        </m:oMath>
      </m:oMathPara>
    </w:p>
    <w:p w14:paraId="27094CB0" w14:textId="77777777" w:rsidR="000820F0" w:rsidRDefault="000820F0" w:rsidP="000820F0">
      <w:pPr>
        <w:jc w:val="both"/>
      </w:pPr>
    </w:p>
    <w:p w14:paraId="2ACFBF73" w14:textId="77777777" w:rsidR="000820F0" w:rsidRDefault="000820F0" w:rsidP="000820F0">
      <w:pPr>
        <w:jc w:val="both"/>
      </w:pPr>
      <w:r>
        <w:lastRenderedPageBreak/>
        <w:t xml:space="preserve"> In optimization problems, it is necessary to evaluate the function (or functional) at an extrema point. For this situation, </w:t>
      </w:r>
      <m:oMath>
        <m:r>
          <w:rPr>
            <w:rFonts w:ascii="Cambria Math" w:hAnsi="Cambria Math"/>
          </w:rPr>
          <m:t>ϵ</m:t>
        </m:r>
      </m:oMath>
      <w:r>
        <w:t xml:space="preserve"> can be evaluated at zero, which will provide an extrema as follows:</w:t>
      </w:r>
    </w:p>
    <w:p w14:paraId="7EF06B80" w14:textId="77777777" w:rsidR="000820F0" w:rsidRDefault="000820F0" w:rsidP="000820F0">
      <w:pPr>
        <w:jc w:val="both"/>
      </w:pPr>
    </w:p>
    <w:p w14:paraId="68590DB3" w14:textId="77777777" w:rsidR="000820F0" w:rsidRPr="00ED49F9" w:rsidRDefault="000E062D" w:rsidP="000820F0">
      <w:pPr>
        <w:pStyle w:val="Body"/>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+ϵβ</m:t>
          </m:r>
          <m:d>
            <m:dPr>
              <m:ctrlPr>
                <w:rPr>
                  <w:rFonts w:ascii="Cambria Math" w:hAnsi="Cambria Math"/>
                  <w:i/>
                </w:rPr>
              </m:ctrlPr>
            </m:dPr>
            <m:e>
              <m:r>
                <w:rPr>
                  <w:rFonts w:ascii="Cambria Math" w:hAnsi="Cambria Math"/>
                </w:rPr>
                <m:t>x</m:t>
              </m:r>
            </m:e>
          </m:d>
          <m:r>
            <w:rPr>
              <w:rFonts w:ascii="Cambria Math" w:hAnsi="Cambria Math"/>
            </w:rPr>
            <m:t xml:space="preserve"> →     </m:t>
          </m:r>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 xml:space="preserve">           (3)</m:t>
          </m:r>
        </m:oMath>
      </m:oMathPara>
    </w:p>
    <w:p w14:paraId="3B6F8423" w14:textId="77777777" w:rsidR="000820F0" w:rsidRDefault="000820F0" w:rsidP="000820F0">
      <w:pPr>
        <w:jc w:val="both"/>
      </w:pPr>
      <w:r>
        <w:t xml:space="preserve">Provided the assumption of </w:t>
      </w:r>
      <m:oMath>
        <m:r>
          <w:rPr>
            <w:rFonts w:ascii="Cambria Math" w:hAnsi="Cambria Math"/>
          </w:rPr>
          <m:t>y</m:t>
        </m:r>
        <m:d>
          <m:dPr>
            <m:ctrlPr>
              <w:rPr>
                <w:rFonts w:ascii="Cambria Math" w:hAnsi="Cambria Math"/>
                <w:i/>
              </w:rPr>
            </m:ctrlPr>
          </m:dPr>
          <m:e>
            <m:r>
              <w:rPr>
                <w:rFonts w:ascii="Cambria Math" w:hAnsi="Cambria Math"/>
              </w:rPr>
              <m:t>x</m:t>
            </m:r>
          </m:e>
        </m:d>
      </m:oMath>
      <w:r>
        <w:t xml:space="preserve"> is a solution that makes </w:t>
      </w:r>
      <m:oMath>
        <m:r>
          <w:rPr>
            <w:rFonts w:ascii="Cambria Math" w:hAnsi="Cambria Math"/>
          </w:rPr>
          <m:t>F</m:t>
        </m:r>
      </m:oMath>
      <w:r>
        <w:t xml:space="preserve"> is stationary. By setting </w:t>
      </w:r>
      <m:oMath>
        <m:r>
          <w:rPr>
            <w:rFonts w:ascii="Cambria Math" w:hAnsi="Cambria Math"/>
          </w:rPr>
          <m:t>ϵ</m:t>
        </m:r>
      </m:oMath>
      <w:r>
        <w:t xml:space="preserve"> to zero, the functional </w:t>
      </w:r>
      <m:oMath>
        <m:r>
          <w:rPr>
            <w:rFonts w:ascii="Cambria Math" w:hAnsi="Cambria Math"/>
          </w:rPr>
          <m:t>F</m:t>
        </m:r>
      </m:oMath>
      <w:r>
        <w:t xml:space="preserve"> has been optimized. </w:t>
      </w:r>
    </w:p>
    <w:p w14:paraId="402D1313" w14:textId="77777777" w:rsidR="000820F0" w:rsidRPr="00D9649C" w:rsidRDefault="000E062D" w:rsidP="000820F0">
      <w:pPr>
        <w:jc w:val="both"/>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dϵ</m:t>
                      </m:r>
                    </m:den>
                  </m:f>
                </m:e>
              </m:d>
            </m:e>
            <m:sub>
              <m:r>
                <w:rPr>
                  <w:rFonts w:ascii="Cambria Math" w:hAnsi="Cambria Math"/>
                </w:rPr>
                <m:t>ϵ=0</m:t>
              </m:r>
            </m:sub>
          </m:sSub>
          <m:r>
            <w:rPr>
              <w:rFonts w:ascii="Cambria Math" w:hAnsi="Cambria Math"/>
            </w:rPr>
            <m:t xml:space="preserve">=0                             </m:t>
          </m:r>
        </m:oMath>
      </m:oMathPara>
    </w:p>
    <w:p w14:paraId="1C418A02" w14:textId="77777777" w:rsidR="000820F0" w:rsidRDefault="000820F0" w:rsidP="000820F0">
      <w:pPr>
        <w:jc w:val="both"/>
      </w:pPr>
    </w:p>
    <w:p w14:paraId="19583ADB" w14:textId="77777777" w:rsidR="000820F0" w:rsidRDefault="000820F0" w:rsidP="000820F0">
      <w:pPr>
        <w:jc w:val="both"/>
      </w:pPr>
      <w:r>
        <w:t xml:space="preserve">To evaluate this expression, the definition of </w:t>
      </w:r>
      <m:oMath>
        <m:r>
          <w:rPr>
            <w:rFonts w:ascii="Cambria Math" w:hAnsi="Cambria Math"/>
          </w:rPr>
          <m:t>F</m:t>
        </m:r>
      </m:oMath>
      <w:r>
        <w:t xml:space="preserve"> is used which gives an integral equation to solve:</w:t>
      </w:r>
    </w:p>
    <w:p w14:paraId="68D6AC03" w14:textId="77777777" w:rsidR="000820F0" w:rsidRPr="00D9649C" w:rsidRDefault="000E062D" w:rsidP="000820F0">
      <w:pPr>
        <w:jc w:val="both"/>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dϵ</m:t>
                      </m:r>
                    </m:den>
                  </m:f>
                </m:e>
              </m:d>
            </m:e>
            <m:sub>
              <m:r>
                <w:rPr>
                  <w:rFonts w:ascii="Cambria Math" w:hAnsi="Cambria Math"/>
                </w:rPr>
                <m:t>ϵ=0</m:t>
              </m:r>
            </m:sub>
          </m:sSub>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dx</m:t>
              </m:r>
            </m:e>
          </m:nary>
          <m:r>
            <w:rPr>
              <w:rFonts w:ascii="Cambria Math" w:hAnsi="Cambria Math"/>
            </w:rPr>
            <m:t>=0</m:t>
          </m:r>
        </m:oMath>
      </m:oMathPara>
    </w:p>
    <w:p w14:paraId="0E91E1BC" w14:textId="77777777" w:rsidR="000820F0" w:rsidRDefault="000820F0" w:rsidP="000820F0">
      <w:pPr>
        <w:jc w:val="both"/>
      </w:pPr>
    </w:p>
    <w:p w14:paraId="0D8D9954" w14:textId="77777777" w:rsidR="000820F0" w:rsidRPr="00BE0354" w:rsidRDefault="000E062D"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dϵ</m:t>
                          </m:r>
                        </m:den>
                      </m:f>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dx</m:t>
                      </m:r>
                    </m:e>
                  </m:d>
                </m:e>
                <m:sub>
                  <m:r>
                    <w:rPr>
                      <w:rFonts w:ascii="Cambria Math" w:hAnsi="Cambria Math"/>
                    </w:rPr>
                    <m:t>ϵ=0</m:t>
                  </m:r>
                </m:sub>
              </m:sSub>
              <m:r>
                <w:rPr>
                  <w:rFonts w:ascii="Cambria Math" w:hAnsi="Cambria Math"/>
                </w:rPr>
                <m:t>dx</m:t>
              </m:r>
            </m:e>
          </m:nary>
          <m:r>
            <w:rPr>
              <w:rFonts w:ascii="Cambria Math" w:hAnsi="Cambria Math"/>
            </w:rPr>
            <m:t xml:space="preserve">=0        </m:t>
          </m:r>
        </m:oMath>
      </m:oMathPara>
    </w:p>
    <w:p w14:paraId="0C3FEF8E" w14:textId="77777777" w:rsidR="000820F0" w:rsidRPr="00BE0354" w:rsidRDefault="000820F0" w:rsidP="000820F0">
      <w:pPr>
        <w:jc w:val="both"/>
      </w:pPr>
    </w:p>
    <w:p w14:paraId="0BD5CB5E" w14:textId="77777777" w:rsidR="000820F0" w:rsidRDefault="000820F0" w:rsidP="000820F0">
      <w:pPr>
        <w:jc w:val="both"/>
      </w:pPr>
      <w:r>
        <w:t xml:space="preserve">By replacing </w:t>
      </w:r>
      <m:oMath>
        <m:r>
          <w:rPr>
            <w:rFonts w:ascii="Cambria Math" w:hAnsi="Cambria Math"/>
          </w:rPr>
          <m:t>F</m:t>
        </m:r>
        <m:d>
          <m:dPr>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e>
        </m:d>
        <m:r>
          <w:rPr>
            <w:rFonts w:ascii="Cambria Math" w:hAnsi="Cambria Math"/>
          </w:rPr>
          <m:t>=F</m:t>
        </m:r>
      </m:oMath>
      <w:r>
        <w:t xml:space="preserve"> &amp; using the Chain Rule:</w:t>
      </w:r>
    </w:p>
    <w:p w14:paraId="23E79224" w14:textId="77777777" w:rsidR="000820F0" w:rsidRDefault="000820F0" w:rsidP="000820F0">
      <w:pPr>
        <w:jc w:val="both"/>
      </w:pPr>
    </w:p>
    <w:p w14:paraId="05DE4360" w14:textId="77777777" w:rsidR="000820F0" w:rsidRPr="00BE0354" w:rsidRDefault="000E062D"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den>
                      </m:f>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y</m:t>
                              </m:r>
                            </m:e>
                          </m:acc>
                        </m:num>
                        <m:den>
                          <m:r>
                            <w:rPr>
                              <w:rFonts w:ascii="Cambria Math" w:hAnsi="Cambria Math"/>
                            </w:rPr>
                            <m:t>∂ϵ</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num>
                        <m:den>
                          <m:r>
                            <w:rPr>
                              <w:rFonts w:ascii="Cambria Math" w:hAnsi="Cambria Math"/>
                            </w:rPr>
                            <m:t>∂ϵ</m:t>
                          </m:r>
                        </m:den>
                      </m:f>
                    </m:e>
                  </m:d>
                </m:e>
                <m:sub>
                  <m:r>
                    <w:rPr>
                      <w:rFonts w:ascii="Cambria Math" w:hAnsi="Cambria Math"/>
                    </w:rPr>
                    <m:t>ϵ=0</m:t>
                  </m:r>
                </m:sub>
              </m:sSub>
              <m:r>
                <w:rPr>
                  <w:rFonts w:ascii="Cambria Math" w:hAnsi="Cambria Math"/>
                </w:rPr>
                <m:t>dx</m:t>
              </m:r>
            </m:e>
          </m:nary>
          <m:r>
            <w:rPr>
              <w:rFonts w:ascii="Cambria Math" w:hAnsi="Cambria Math"/>
            </w:rPr>
            <m:t xml:space="preserve">=0             (4)      </m:t>
          </m:r>
        </m:oMath>
      </m:oMathPara>
    </w:p>
    <w:p w14:paraId="3ACB7A9D" w14:textId="77777777" w:rsidR="000820F0" w:rsidRDefault="000820F0" w:rsidP="000820F0">
      <w:pPr>
        <w:jc w:val="both"/>
      </w:pPr>
      <w:r>
        <w:t>Remark of Equation (2) and its derivatives:</w:t>
      </w:r>
    </w:p>
    <w:p w14:paraId="2B2BB07A" w14:textId="77777777" w:rsidR="000820F0" w:rsidRDefault="000820F0" w:rsidP="000820F0">
      <w:pPr>
        <w:jc w:val="both"/>
      </w:pPr>
    </w:p>
    <w:p w14:paraId="461E112F" w14:textId="77777777" w:rsidR="000820F0" w:rsidRPr="00103349" w:rsidRDefault="000E062D" w:rsidP="000820F0">
      <w:pPr>
        <w:jc w:val="both"/>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+ϵβ</m:t>
          </m:r>
          <m:d>
            <m:dPr>
              <m:ctrlPr>
                <w:rPr>
                  <w:rFonts w:ascii="Cambria Math" w:hAnsi="Cambria Math"/>
                  <w:i/>
                </w:rPr>
              </m:ctrlPr>
            </m:dPr>
            <m:e>
              <m:r>
                <w:rPr>
                  <w:rFonts w:ascii="Cambria Math" w:hAnsi="Cambria Math"/>
                </w:rPr>
                <m:t>x</m:t>
              </m:r>
            </m:e>
          </m:d>
          <m:r>
            <w:rPr>
              <w:rFonts w:ascii="Cambria Math" w:hAnsi="Cambria Math"/>
            </w:rPr>
            <m:t xml:space="preserve">                   </m:t>
          </m:r>
        </m:oMath>
      </m:oMathPara>
    </w:p>
    <w:p w14:paraId="0A862240" w14:textId="77777777" w:rsidR="000820F0" w:rsidRPr="00103349" w:rsidRDefault="000820F0" w:rsidP="000820F0">
      <w:pPr>
        <w:jc w:val="both"/>
      </w:pPr>
    </w:p>
    <w:p w14:paraId="56DCB37C" w14:textId="77777777" w:rsidR="000820F0" w:rsidRPr="00103349" w:rsidRDefault="000E062D" w:rsidP="000820F0">
      <w:pPr>
        <w:jc w:val="both"/>
      </w:pPr>
      <m:oMathPara>
        <m:oMath>
          <m:acc>
            <m:accPr>
              <m:chr m:val="̅"/>
              <m:ctrlPr>
                <w:rPr>
                  <w:rFonts w:ascii="Cambria Math" w:hAnsi="Cambria Math"/>
                  <w:i/>
                </w:rPr>
              </m:ctrlPr>
            </m:accPr>
            <m:e>
              <m:r>
                <w:rPr>
                  <w:rFonts w:ascii="Cambria Math" w:hAnsi="Cambria Math"/>
                </w:rPr>
                <m:t>y</m:t>
              </m:r>
            </m:e>
          </m:acc>
          <m:r>
            <w:rPr>
              <w:rFonts w:ascii="Cambria Math" w:hAnsi="Cambria Math"/>
            </w:rPr>
            <m:t>'</m:t>
          </m:r>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+ϵβ'</m:t>
          </m:r>
          <m:d>
            <m:dPr>
              <m:ctrlPr>
                <w:rPr>
                  <w:rFonts w:ascii="Cambria Math" w:hAnsi="Cambria Math"/>
                  <w:i/>
                </w:rPr>
              </m:ctrlPr>
            </m:dPr>
            <m:e>
              <m:r>
                <w:rPr>
                  <w:rFonts w:ascii="Cambria Math" w:hAnsi="Cambria Math"/>
                </w:rPr>
                <m:t>x</m:t>
              </m:r>
            </m:e>
          </m:d>
          <m:r>
            <w:rPr>
              <w:rFonts w:ascii="Cambria Math" w:hAnsi="Cambria Math"/>
            </w:rPr>
            <m:t xml:space="preserve">                   </m:t>
          </m:r>
        </m:oMath>
      </m:oMathPara>
    </w:p>
    <w:p w14:paraId="6BDE8BC3" w14:textId="77777777" w:rsidR="000820F0" w:rsidRDefault="000820F0" w:rsidP="000820F0">
      <w:pPr>
        <w:jc w:val="both"/>
      </w:pPr>
    </w:p>
    <w:p w14:paraId="53A4B15F" w14:textId="77777777" w:rsidR="000820F0" w:rsidRPr="00103349" w:rsidRDefault="000E062D" w:rsidP="000820F0">
      <w:pPr>
        <w:jc w:val="both"/>
      </w:pPr>
      <m:oMathPara>
        <m:oMath>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y</m:t>
                  </m:r>
                </m:e>
              </m:acc>
            </m:num>
            <m:den>
              <m:r>
                <w:rPr>
                  <w:rFonts w:ascii="Cambria Math" w:hAnsi="Cambria Math"/>
                </w:rPr>
                <m:t>∂ϵ</m:t>
              </m:r>
            </m:den>
          </m:f>
          <m:r>
            <w:rPr>
              <w:rFonts w:ascii="Cambria Math" w:hAnsi="Cambria Math"/>
            </w:rPr>
            <m:t>=β</m:t>
          </m:r>
          <m:d>
            <m:dPr>
              <m:ctrlPr>
                <w:rPr>
                  <w:rFonts w:ascii="Cambria Math" w:hAnsi="Cambria Math"/>
                  <w:i/>
                </w:rPr>
              </m:ctrlPr>
            </m:dPr>
            <m:e>
              <m:r>
                <w:rPr>
                  <w:rFonts w:ascii="Cambria Math" w:hAnsi="Cambria Math"/>
                </w:rPr>
                <m:t>x</m:t>
              </m:r>
            </m:e>
          </m:d>
          <m:r>
            <w:rPr>
              <w:rFonts w:ascii="Cambria Math" w:hAnsi="Cambria Math"/>
            </w:rPr>
            <m:t>=β</m:t>
          </m:r>
        </m:oMath>
      </m:oMathPara>
    </w:p>
    <w:p w14:paraId="70357B53" w14:textId="77777777" w:rsidR="000820F0" w:rsidRDefault="000820F0" w:rsidP="000820F0">
      <w:pPr>
        <w:jc w:val="both"/>
      </w:pPr>
    </w:p>
    <w:p w14:paraId="4EC91BFB" w14:textId="77777777" w:rsidR="000820F0" w:rsidRPr="00103349" w:rsidRDefault="000E062D" w:rsidP="000820F0">
      <w:pPr>
        <w:jc w:val="both"/>
      </w:pPr>
      <m:oMathPara>
        <m:oMath>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num>
            <m:den>
              <m:r>
                <w:rPr>
                  <w:rFonts w:ascii="Cambria Math" w:hAnsi="Cambria Math"/>
                </w:rPr>
                <m:t>∂ϵ</m:t>
              </m:r>
            </m:den>
          </m:f>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=β'</m:t>
          </m:r>
        </m:oMath>
      </m:oMathPara>
    </w:p>
    <w:p w14:paraId="14435DB4" w14:textId="77777777" w:rsidR="000820F0" w:rsidRDefault="000820F0" w:rsidP="000820F0">
      <w:pPr>
        <w:jc w:val="both"/>
      </w:pPr>
    </w:p>
    <w:p w14:paraId="776E7CFB" w14:textId="77777777" w:rsidR="000820F0" w:rsidRDefault="000820F0" w:rsidP="000820F0">
      <w:pPr>
        <w:jc w:val="both"/>
      </w:pPr>
      <w:r>
        <w:t>Plugging those into Equation (4):</w:t>
      </w:r>
    </w:p>
    <w:p w14:paraId="64BDAB08" w14:textId="77777777" w:rsidR="000820F0" w:rsidRDefault="000820F0" w:rsidP="000820F0">
      <w:pPr>
        <w:jc w:val="both"/>
      </w:pPr>
    </w:p>
    <w:p w14:paraId="5B5749DD" w14:textId="77777777" w:rsidR="000820F0" w:rsidRPr="00BE0354" w:rsidRDefault="000E062D"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β+</m:t>
                      </m:r>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r>
                        <w:rPr>
                          <w:rFonts w:ascii="Cambria Math" w:hAnsi="Cambria Math"/>
                        </w:rPr>
                        <m:t>β'</m:t>
                      </m:r>
                    </m:e>
                  </m:d>
                </m:e>
                <m:sub>
                  <m:r>
                    <w:rPr>
                      <w:rFonts w:ascii="Cambria Math" w:hAnsi="Cambria Math"/>
                    </w:rPr>
                    <m:t>ϵ=0</m:t>
                  </m:r>
                </m:sub>
              </m:sSub>
              <m:r>
                <w:rPr>
                  <w:rFonts w:ascii="Cambria Math" w:hAnsi="Cambria Math"/>
                </w:rPr>
                <m:t>dx</m:t>
              </m:r>
            </m:e>
          </m:nary>
          <m:r>
            <w:rPr>
              <w:rFonts w:ascii="Cambria Math" w:hAnsi="Cambria Math"/>
            </w:rPr>
            <m:t xml:space="preserve">=0             (5)      </m:t>
          </m:r>
        </m:oMath>
      </m:oMathPara>
    </w:p>
    <w:p w14:paraId="3EB99C12" w14:textId="77777777" w:rsidR="000820F0" w:rsidRDefault="000820F0" w:rsidP="000820F0">
      <w:pPr>
        <w:jc w:val="both"/>
      </w:pPr>
    </w:p>
    <w:p w14:paraId="71A530E2" w14:textId="77777777" w:rsidR="000820F0" w:rsidRDefault="000820F0" w:rsidP="000820F0">
      <w:pPr>
        <w:jc w:val="both"/>
      </w:pPr>
      <w:r>
        <w:t xml:space="preserve">Splitting the integral into its two constituents, the second term </w:t>
      </w:r>
      <m:oMath>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r>
          <w:rPr>
            <w:rFonts w:ascii="Cambria Math" w:hAnsi="Cambria Math"/>
          </w:rPr>
          <m:t>β'</m:t>
        </m:r>
      </m:oMath>
      <w:r>
        <w:t xml:space="preserve"> can be simplified using integration by parts:</w:t>
      </w:r>
    </w:p>
    <w:p w14:paraId="69513FD7" w14:textId="77777777" w:rsidR="000820F0" w:rsidRDefault="000820F0" w:rsidP="000820F0">
      <w:pPr>
        <w:jc w:val="both"/>
      </w:pPr>
    </w:p>
    <w:p w14:paraId="6D0B111D" w14:textId="77777777" w:rsidR="000820F0" w:rsidRPr="009424B0" w:rsidRDefault="000E062D"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r>
                <w:rPr>
                  <w:rFonts w:ascii="Cambria Math" w:hAnsi="Cambria Math"/>
                </w:rPr>
                <m:t>β' dx</m:t>
              </m:r>
            </m:e>
          </m:nary>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nary>
            <m:naryPr>
              <m:limLoc m:val="subSup"/>
              <m:subHide m:val="1"/>
              <m:supHide m:val="1"/>
              <m:ctrlPr>
                <w:rPr>
                  <w:rFonts w:ascii="Cambria Math" w:hAnsi="Cambria Math"/>
                  <w:i/>
                </w:rPr>
              </m:ctrlPr>
            </m:naryPr>
            <m:sub/>
            <m:sup/>
            <m:e>
              <m:r>
                <w:rPr>
                  <w:rFonts w:ascii="Cambria Math" w:hAnsi="Cambria Math"/>
                </w:rPr>
                <m:t>β' dx</m:t>
              </m:r>
            </m:e>
          </m:nary>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nary>
                <m:naryPr>
                  <m:limLoc m:val="subSup"/>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dx</m:t>
                  </m:r>
                </m:e>
              </m:nary>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e>
              </m:d>
              <m:r>
                <w:rPr>
                  <w:rFonts w:ascii="Cambria Math" w:hAnsi="Cambria Math"/>
                </w:rPr>
                <m:t xml:space="preserve">  dx</m:t>
              </m:r>
            </m:e>
          </m:nary>
        </m:oMath>
      </m:oMathPara>
    </w:p>
    <w:p w14:paraId="5C9C88F5" w14:textId="77777777" w:rsidR="000820F0" w:rsidRDefault="000820F0" w:rsidP="000820F0">
      <w:pPr>
        <w:jc w:val="both"/>
      </w:pPr>
    </w:p>
    <w:p w14:paraId="7C3F0FEB" w14:textId="77777777" w:rsidR="000820F0" w:rsidRPr="00103349" w:rsidRDefault="000820F0" w:rsidP="000820F0">
      <w:pPr>
        <w:jc w:val="both"/>
      </w:pPr>
      <w:r>
        <w:lastRenderedPageBreak/>
        <w:t xml:space="preserve">By definition: </w:t>
      </w:r>
      <m:oMath>
        <m:nary>
          <m:naryPr>
            <m:limLoc m:val="undOvr"/>
            <m:subHide m:val="1"/>
            <m:supHide m:val="1"/>
            <m:ctrlPr>
              <w:rPr>
                <w:rFonts w:ascii="Cambria Math" w:hAnsi="Cambria Math"/>
                <w:i/>
              </w:rPr>
            </m:ctrlPr>
          </m:naryPr>
          <m:sub/>
          <m:sup/>
          <m:e>
            <m:r>
              <w:rPr>
                <w:rFonts w:ascii="Cambria Math" w:hAnsi="Cambria Math"/>
              </w:rPr>
              <m:t>β'dx</m:t>
            </m:r>
          </m:e>
        </m:nary>
        <m:r>
          <w:rPr>
            <w:rFonts w:ascii="Cambria Math" w:hAnsi="Cambria Math"/>
          </w:rPr>
          <m:t>=β</m:t>
        </m:r>
      </m:oMath>
    </w:p>
    <w:p w14:paraId="1A52A050" w14:textId="77777777" w:rsidR="000820F0" w:rsidRDefault="000820F0" w:rsidP="000820F0">
      <w:pPr>
        <w:jc w:val="both"/>
      </w:pPr>
    </w:p>
    <w:p w14:paraId="6EDCCCF0" w14:textId="77777777" w:rsidR="000820F0" w:rsidRPr="009424B0" w:rsidRDefault="000E062D"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r>
                <w:rPr>
                  <w:rFonts w:ascii="Cambria Math" w:hAnsi="Cambria Math"/>
                </w:rPr>
                <m:t>β' dx</m:t>
              </m:r>
            </m:e>
          </m:nary>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sSubSup>
            <m:sSubSupPr>
              <m:ctrlPr>
                <w:rPr>
                  <w:rFonts w:ascii="Cambria Math" w:hAnsi="Cambria Math"/>
                  <w:i/>
                </w:rPr>
              </m:ctrlPr>
            </m:sSubSupPr>
            <m:e>
              <m:r>
                <w:rPr>
                  <w:rFonts w:ascii="Cambria Math" w:hAnsi="Cambria Math"/>
                </w:rPr>
                <m:t>[β]</m:t>
              </m:r>
            </m:e>
            <m:sub>
              <m:sSub>
                <m:sSubPr>
                  <m:ctrlPr>
                    <w:rPr>
                      <w:rFonts w:ascii="Cambria Math" w:hAnsi="Cambria Math"/>
                      <w:i/>
                    </w:rPr>
                  </m:ctrlPr>
                </m:sSubPr>
                <m:e>
                  <m:r>
                    <w:rPr>
                      <w:rFonts w:ascii="Cambria Math" w:hAnsi="Cambria Math"/>
                    </w:rPr>
                    <m:t>x</m:t>
                  </m:r>
                </m:e>
                <m:sub>
                  <m:r>
                    <w:rPr>
                      <w:rFonts w:ascii="Cambria Math" w:hAnsi="Cambria Math"/>
                    </w:rPr>
                    <m:t>2</m:t>
                  </m:r>
                </m:sub>
              </m:sSub>
            </m:sub>
            <m:sup>
              <m:sSub>
                <m:sSubPr>
                  <m:ctrlPr>
                    <w:rPr>
                      <w:rFonts w:ascii="Cambria Math" w:hAnsi="Cambria Math"/>
                      <w:i/>
                    </w:rPr>
                  </m:ctrlPr>
                </m:sSubPr>
                <m:e>
                  <m:r>
                    <w:rPr>
                      <w:rFonts w:ascii="Cambria Math" w:hAnsi="Cambria Math"/>
                    </w:rPr>
                    <m:t>x</m:t>
                  </m:r>
                </m:e>
                <m:sub>
                  <m:r>
                    <w:rPr>
                      <w:rFonts w:ascii="Cambria Math" w:hAnsi="Cambria Math"/>
                    </w:rPr>
                    <m:t>1</m:t>
                  </m:r>
                </m:sub>
              </m:sSub>
            </m:sup>
          </m:sSubSup>
          <m:r>
            <w:rPr>
              <w:rFonts w:ascii="Cambria Math" w:hAnsi="Cambria Math"/>
            </w:rPr>
            <m:t xml:space="preserve">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β</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e>
              </m:d>
              <m:r>
                <w:rPr>
                  <w:rFonts w:ascii="Cambria Math" w:hAnsi="Cambria Math"/>
                </w:rPr>
                <m:t xml:space="preserve">  dx</m:t>
              </m:r>
            </m:e>
          </m:nary>
        </m:oMath>
      </m:oMathPara>
    </w:p>
    <w:p w14:paraId="27AF1604" w14:textId="77777777" w:rsidR="000820F0" w:rsidRDefault="000820F0" w:rsidP="000820F0">
      <w:pPr>
        <w:jc w:val="both"/>
      </w:pPr>
      <w:r>
        <w:t xml:space="preserve">Applying boundary conditions (1) for limit on the left term </w:t>
      </w:r>
      <m:oMath>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r>
        <w:t xml:space="preserve">  </w:t>
      </w:r>
    </w:p>
    <w:p w14:paraId="02EC50A1" w14:textId="77777777" w:rsidR="000820F0" w:rsidRDefault="000820F0" w:rsidP="000820F0">
      <w:pPr>
        <w:jc w:val="both"/>
      </w:pPr>
    </w:p>
    <w:p w14:paraId="3EDDD44E" w14:textId="77777777" w:rsidR="000820F0" w:rsidRDefault="000820F0" w:rsidP="000820F0">
      <w:pPr>
        <w:jc w:val="both"/>
      </w:pPr>
    </w:p>
    <w:p w14:paraId="5F26876F" w14:textId="77777777" w:rsidR="000820F0" w:rsidRPr="009424B0" w:rsidRDefault="000E062D"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r>
                <w:rPr>
                  <w:rFonts w:ascii="Cambria Math" w:hAnsi="Cambria Math"/>
                </w:rPr>
                <m:t>β' dx</m:t>
              </m:r>
            </m:e>
          </m:nary>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β</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e>
              </m:d>
              <m:r>
                <w:rPr>
                  <w:rFonts w:ascii="Cambria Math" w:hAnsi="Cambria Math"/>
                </w:rPr>
                <m:t xml:space="preserve">  dx        (6)</m:t>
              </m:r>
            </m:e>
          </m:nary>
          <m:r>
            <w:rPr>
              <w:rFonts w:ascii="Cambria Math" w:hAnsi="Cambria Math"/>
            </w:rPr>
            <m:t xml:space="preserve"> </m:t>
          </m:r>
        </m:oMath>
      </m:oMathPara>
    </w:p>
    <w:p w14:paraId="642688A9" w14:textId="77777777" w:rsidR="000820F0" w:rsidRDefault="000820F0" w:rsidP="000820F0">
      <w:pPr>
        <w:jc w:val="both"/>
      </w:pPr>
    </w:p>
    <w:p w14:paraId="3555A558" w14:textId="77777777" w:rsidR="000820F0" w:rsidRDefault="000820F0" w:rsidP="000820F0">
      <w:pPr>
        <w:jc w:val="both"/>
      </w:pPr>
      <w:r>
        <w:t>Plugging Equation (6) back into Equation (5)</w:t>
      </w:r>
    </w:p>
    <w:p w14:paraId="31B4F4AA" w14:textId="77777777" w:rsidR="000820F0" w:rsidRDefault="000820F0" w:rsidP="000820F0">
      <w:pPr>
        <w:jc w:val="both"/>
      </w:pPr>
    </w:p>
    <w:p w14:paraId="061AF37B" w14:textId="77777777" w:rsidR="000820F0" w:rsidRPr="00BE0354" w:rsidRDefault="000E062D"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β-β</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e>
                      </m:d>
                    </m:e>
                  </m:d>
                </m:e>
                <m:sub>
                  <m:r>
                    <w:rPr>
                      <w:rFonts w:ascii="Cambria Math" w:hAnsi="Cambria Math"/>
                    </w:rPr>
                    <m:t>ϵ=0</m:t>
                  </m:r>
                </m:sub>
              </m:sSub>
              <m:r>
                <w:rPr>
                  <w:rFonts w:ascii="Cambria Math" w:hAnsi="Cambria Math"/>
                </w:rPr>
                <m:t>dx</m:t>
              </m:r>
            </m:e>
          </m:nary>
          <m:r>
            <w:rPr>
              <w:rFonts w:ascii="Cambria Math" w:hAnsi="Cambria Math"/>
            </w:rPr>
            <m:t xml:space="preserve">=0             (7)      </m:t>
          </m:r>
        </m:oMath>
      </m:oMathPara>
    </w:p>
    <w:p w14:paraId="52FB615E" w14:textId="77777777" w:rsidR="000820F0" w:rsidRDefault="000820F0" w:rsidP="000820F0">
      <w:pPr>
        <w:jc w:val="both"/>
      </w:pPr>
    </w:p>
    <w:p w14:paraId="10D32905" w14:textId="77777777" w:rsidR="000820F0" w:rsidRDefault="000820F0" w:rsidP="000820F0">
      <w:pPr>
        <w:jc w:val="both"/>
      </w:pPr>
      <w:r>
        <w:t xml:space="preserve">From Equation (2), it was stated that setting </w:t>
      </w:r>
      <m:oMath>
        <m:r>
          <w:rPr>
            <w:rFonts w:ascii="Cambria Math" w:hAnsi="Cambria Math"/>
          </w:rPr>
          <m:t>ϵ=0</m:t>
        </m:r>
      </m:oMath>
      <w:r>
        <w:t xml:space="preserve"> yields</w:t>
      </w:r>
      <m:oMath>
        <m:r>
          <w:rPr>
            <w:rFonts w:ascii="Cambria Math" w:hAnsi="Cambria Math"/>
          </w:rPr>
          <m:t xml:space="preserve"> </m:t>
        </m:r>
        <m:acc>
          <m:accPr>
            <m:chr m:val="̅"/>
            <m:ctrlPr>
              <w:rPr>
                <w:rFonts w:ascii="Cambria Math" w:hAnsi="Cambria Math"/>
                <w:i/>
              </w:rPr>
            </m:ctrlPr>
          </m:accPr>
          <m:e>
            <m:r>
              <w:rPr>
                <w:rFonts w:ascii="Cambria Math" w:hAnsi="Cambria Math"/>
              </w:rPr>
              <m:t>y</m:t>
            </m:r>
          </m:e>
        </m:acc>
        <m:r>
          <w:rPr>
            <w:rFonts w:ascii="Cambria Math" w:hAnsi="Cambria Math"/>
          </w:rPr>
          <m:t>=y</m:t>
        </m:r>
      </m:oMath>
      <w:r>
        <w:t>, which was defined as an optimal solution for the functional. Thus, setting</w:t>
      </w:r>
      <m:oMath>
        <m:r>
          <w:rPr>
            <w:rFonts w:ascii="Cambria Math" w:hAnsi="Cambria Math"/>
          </w:rPr>
          <m:t xml:space="preserve"> ϵ=0</m:t>
        </m:r>
      </m:oMath>
      <w:r>
        <w:t xml:space="preserve"> into Equation (7):</w:t>
      </w:r>
    </w:p>
    <w:p w14:paraId="0FD95E71" w14:textId="77777777" w:rsidR="000820F0" w:rsidRDefault="000820F0" w:rsidP="000820F0">
      <w:pPr>
        <w:jc w:val="both"/>
      </w:pPr>
    </w:p>
    <w:p w14:paraId="2108BC51" w14:textId="77777777" w:rsidR="000820F0" w:rsidRPr="00EB6634" w:rsidRDefault="000E062D"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 xml:space="preserve"> </m:t>
              </m:r>
              <m:f>
                <m:fPr>
                  <m:ctrlPr>
                    <w:rPr>
                      <w:rFonts w:ascii="Cambria Math" w:hAnsi="Cambria Math"/>
                      <w:i/>
                    </w:rPr>
                  </m:ctrlPr>
                </m:fPr>
                <m:num>
                  <m:r>
                    <w:rPr>
                      <w:rFonts w:ascii="Cambria Math" w:hAnsi="Cambria Math"/>
                    </w:rPr>
                    <m:t>∂F</m:t>
                  </m:r>
                </m:num>
                <m:den>
                  <m:r>
                    <w:rPr>
                      <w:rFonts w:ascii="Cambria Math" w:hAnsi="Cambria Math"/>
                    </w:rPr>
                    <m:t>∂y</m:t>
                  </m:r>
                </m:den>
              </m:f>
              <m:r>
                <w:rPr>
                  <w:rFonts w:ascii="Cambria Math" w:hAnsi="Cambria Math"/>
                </w:rPr>
                <m:t>β-β</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∂y'</m:t>
                      </m:r>
                    </m:den>
                  </m:f>
                </m:e>
              </m:d>
              <m:r>
                <w:rPr>
                  <w:rFonts w:ascii="Cambria Math" w:hAnsi="Cambria Math"/>
                </w:rPr>
                <m:t>dx</m:t>
              </m:r>
            </m:e>
          </m:nary>
          <m:r>
            <w:rPr>
              <w:rFonts w:ascii="Cambria Math" w:hAnsi="Cambria Math"/>
            </w:rPr>
            <m:t xml:space="preserve">=0             (8)    </m:t>
          </m:r>
        </m:oMath>
      </m:oMathPara>
    </w:p>
    <w:p w14:paraId="672D29CB" w14:textId="77777777" w:rsidR="000820F0" w:rsidRDefault="000820F0" w:rsidP="000820F0">
      <w:pPr>
        <w:jc w:val="both"/>
      </w:pPr>
      <w:r>
        <w:t xml:space="preserve">Grouping similar terms, and expressing </w:t>
      </w:r>
      <m:oMath>
        <m:r>
          <w:rPr>
            <w:rFonts w:ascii="Cambria Math" w:hAnsi="Cambria Math"/>
          </w:rPr>
          <m:t>β</m:t>
        </m:r>
      </m:oMath>
      <w:r>
        <w:t xml:space="preserve"> as an arbitrary function of</w:t>
      </w:r>
      <m:oMath>
        <m:r>
          <w:rPr>
            <w:rFonts w:ascii="Cambria Math" w:hAnsi="Cambria Math"/>
          </w:rPr>
          <m:t xml:space="preserve"> x</m:t>
        </m:r>
      </m:oMath>
      <w:r>
        <w:t>:</w:t>
      </w:r>
    </w:p>
    <w:p w14:paraId="4AA93DB1" w14:textId="77777777" w:rsidR="000820F0" w:rsidRDefault="000820F0" w:rsidP="000820F0">
      <w:pPr>
        <w:jc w:val="both"/>
      </w:pPr>
    </w:p>
    <w:p w14:paraId="59B08D2F" w14:textId="77777777" w:rsidR="000820F0" w:rsidRPr="00BE0354" w:rsidRDefault="000E062D"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f>
                    <m:fPr>
                      <m:ctrlPr>
                        <w:rPr>
                          <w:rFonts w:ascii="Cambria Math" w:hAnsi="Cambria Math"/>
                          <w:i/>
                        </w:rPr>
                      </m:ctrlPr>
                    </m:fPr>
                    <m:num>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en>
                  </m:f>
                </m:e>
              </m:d>
              <m:r>
                <w:rPr>
                  <w:rFonts w:ascii="Cambria Math" w:hAnsi="Cambria Math"/>
                </w:rPr>
                <m:t>β(x) dx</m:t>
              </m:r>
            </m:e>
          </m:nary>
          <m:r>
            <w:rPr>
              <w:rFonts w:ascii="Cambria Math" w:hAnsi="Cambria Math"/>
            </w:rPr>
            <m:t>=0     (9)</m:t>
          </m:r>
        </m:oMath>
      </m:oMathPara>
    </w:p>
    <w:p w14:paraId="652534C4" w14:textId="77777777" w:rsidR="000820F0" w:rsidRPr="00D9649C" w:rsidRDefault="000820F0" w:rsidP="000820F0">
      <w:pPr>
        <w:jc w:val="both"/>
      </w:pPr>
    </w:p>
    <w:p w14:paraId="5F66243C" w14:textId="77777777" w:rsidR="000820F0" w:rsidRDefault="000820F0" w:rsidP="000820F0">
      <w:pPr>
        <w:jc w:val="both"/>
      </w:pPr>
      <w:r>
        <w:t xml:space="preserve">This final equation is a product in between an arbitrary function </w:t>
      </w:r>
      <m:oMath>
        <m:r>
          <w:rPr>
            <w:rFonts w:ascii="Cambria Math" w:hAnsi="Cambria Math"/>
          </w:rPr>
          <m:t>β(x)</m:t>
        </m:r>
      </m:oMath>
      <w:r>
        <w:t xml:space="preserve"> and a functional. Therefore, for the Equation (9) to be true for any arbitrary</w:t>
      </w:r>
      <m:oMath>
        <m:r>
          <w:rPr>
            <w:rFonts w:ascii="Cambria Math" w:hAnsi="Cambria Math"/>
          </w:rPr>
          <m:t xml:space="preserve"> β(x)</m:t>
        </m:r>
      </m:oMath>
      <w:r>
        <w:t>. The following has to be true:</w:t>
      </w:r>
    </w:p>
    <w:p w14:paraId="6C88F440" w14:textId="77777777" w:rsidR="000820F0" w:rsidRDefault="000820F0" w:rsidP="000820F0">
      <w:pPr>
        <w:jc w:val="both"/>
      </w:pPr>
    </w:p>
    <w:p w14:paraId="5D0F2F03" w14:textId="77777777" w:rsidR="000820F0" w:rsidRPr="00BE0354" w:rsidRDefault="000E062D" w:rsidP="000820F0">
      <w:pPr>
        <w:jc w:val="both"/>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f>
                <m:fPr>
                  <m:ctrlPr>
                    <w:rPr>
                      <w:rFonts w:ascii="Cambria Math" w:hAnsi="Cambria Math"/>
                      <w:i/>
                    </w:rPr>
                  </m:ctrlPr>
                </m:fPr>
                <m:num>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en>
              </m:f>
            </m:e>
          </m:d>
          <m:r>
            <w:rPr>
              <w:rFonts w:ascii="Cambria Math" w:hAnsi="Cambria Math"/>
            </w:rPr>
            <m:t>=0</m:t>
          </m:r>
        </m:oMath>
      </m:oMathPara>
    </w:p>
    <w:p w14:paraId="2A8B785B" w14:textId="77777777" w:rsidR="000820F0" w:rsidRDefault="000820F0" w:rsidP="000820F0">
      <w:pPr>
        <w:jc w:val="both"/>
      </w:pPr>
    </w:p>
    <w:p w14:paraId="439514F9" w14:textId="77777777" w:rsidR="000820F0" w:rsidRDefault="000820F0" w:rsidP="000820F0">
      <w:pPr>
        <w:jc w:val="both"/>
      </w:pPr>
      <w:r>
        <w:t xml:space="preserve">Therefore: If </w:t>
      </w:r>
      <m:oMath>
        <m:r>
          <w:rPr>
            <w:rFonts w:ascii="Cambria Math" w:hAnsi="Cambria Math"/>
          </w:rPr>
          <m:t>y</m:t>
        </m:r>
        <m:d>
          <m:dPr>
            <m:ctrlPr>
              <w:rPr>
                <w:rFonts w:ascii="Cambria Math" w:hAnsi="Cambria Math"/>
                <w:i/>
              </w:rPr>
            </m:ctrlPr>
          </m:dPr>
          <m:e>
            <m:r>
              <w:rPr>
                <w:rFonts w:ascii="Cambria Math" w:hAnsi="Cambria Math"/>
              </w:rPr>
              <m:t>x</m:t>
            </m:r>
          </m:e>
        </m:d>
      </m:oMath>
      <w:r>
        <w:t xml:space="preserve"> makes </w:t>
      </w:r>
      <m:oMath>
        <m:r>
          <w:rPr>
            <w:rFonts w:ascii="Cambria Math" w:hAnsi="Cambria Math"/>
          </w:rPr>
          <m:t>F</m:t>
        </m:r>
      </m:oMath>
      <w:r>
        <w:t xml:space="preserve"> stationary, then </w:t>
      </w:r>
      <m:oMath>
        <m:r>
          <w:rPr>
            <w:rFonts w:ascii="Cambria Math" w:hAnsi="Cambria Math"/>
          </w:rPr>
          <m:t>y(x)</m:t>
        </m:r>
      </m:oMath>
      <w:r>
        <w:t xml:space="preserve"> must satisfy the previous equation know as Euler-Lagrange Equation. </w:t>
      </w:r>
    </w:p>
    <w:p w14:paraId="49526D19" w14:textId="77777777" w:rsidR="000820F0" w:rsidRDefault="000820F0" w:rsidP="000820F0"/>
    <w:p w14:paraId="1CF50192" w14:textId="610DBD0D" w:rsidR="000820F0" w:rsidRPr="007F2497" w:rsidRDefault="000820F0" w:rsidP="00FF544C">
      <w:pPr>
        <w:sectPr w:rsidR="000820F0" w:rsidRPr="007F2497" w:rsidSect="00EE2BC9">
          <w:headerReference w:type="default" r:id="rId79"/>
          <w:footerReference w:type="default" r:id="rId80"/>
          <w:pgSz w:w="12240" w:h="15840" w:code="1"/>
          <w:pgMar w:top="1440" w:right="1440" w:bottom="1152" w:left="1440" w:header="720" w:footer="1008" w:gutter="0"/>
          <w:cols w:space="720"/>
          <w:docGrid w:linePitch="360"/>
        </w:sectPr>
      </w:pPr>
    </w:p>
    <w:p w14:paraId="64A9E868" w14:textId="77777777" w:rsidR="00FF544C" w:rsidRPr="007F2497" w:rsidRDefault="00FF544C" w:rsidP="00FF544C"/>
    <w:p w14:paraId="6DD03407" w14:textId="77777777" w:rsidR="004044DC" w:rsidRPr="007F2497" w:rsidRDefault="004044DC" w:rsidP="0036586D"/>
    <w:p w14:paraId="6768DD43" w14:textId="77777777" w:rsidR="00994444" w:rsidRPr="007F2497" w:rsidRDefault="00994444" w:rsidP="0036586D"/>
    <w:p w14:paraId="3CFD42C2" w14:textId="77777777" w:rsidR="00994444" w:rsidRPr="007F2497" w:rsidRDefault="00994444" w:rsidP="0036586D"/>
    <w:p w14:paraId="5AF6EA23" w14:textId="77777777" w:rsidR="00994444" w:rsidRPr="007F2497" w:rsidRDefault="00994444" w:rsidP="0036586D"/>
    <w:p w14:paraId="4D811C80" w14:textId="77777777" w:rsidR="00994444" w:rsidRPr="007F2497" w:rsidRDefault="00994444" w:rsidP="0036586D"/>
    <w:p w14:paraId="6D2F47E5" w14:textId="77777777" w:rsidR="00994444" w:rsidRPr="007F2497" w:rsidRDefault="00994444" w:rsidP="0036586D"/>
    <w:p w14:paraId="49E5FD86" w14:textId="77777777" w:rsidR="00994444" w:rsidRPr="007F2497" w:rsidRDefault="00994444" w:rsidP="0036586D"/>
    <w:p w14:paraId="173BD5B9" w14:textId="77777777" w:rsidR="00994444" w:rsidRPr="007F2497" w:rsidRDefault="00994444" w:rsidP="0036586D"/>
    <w:p w14:paraId="6D82DE17" w14:textId="77777777" w:rsidR="00994444" w:rsidRPr="007F2497" w:rsidRDefault="00994444" w:rsidP="0036586D"/>
    <w:p w14:paraId="508F07EC" w14:textId="77777777" w:rsidR="00994444" w:rsidRPr="007F2497" w:rsidRDefault="00994444" w:rsidP="0036586D"/>
    <w:p w14:paraId="1A2FD469" w14:textId="77777777" w:rsidR="00994444" w:rsidRPr="007F2497" w:rsidRDefault="00994444" w:rsidP="0036586D"/>
    <w:p w14:paraId="37F4744C" w14:textId="77777777" w:rsidR="00994444" w:rsidRPr="007F2497" w:rsidRDefault="00994444" w:rsidP="0036586D"/>
    <w:p w14:paraId="381E4B45" w14:textId="77777777" w:rsidR="00994444" w:rsidRPr="007F2497" w:rsidRDefault="00994444" w:rsidP="0036586D"/>
    <w:p w14:paraId="7D3A70BA" w14:textId="77777777" w:rsidR="00994444" w:rsidRPr="007F2497" w:rsidRDefault="00994444" w:rsidP="0036586D"/>
    <w:p w14:paraId="46038788" w14:textId="77777777" w:rsidR="00994444" w:rsidRPr="007F2497" w:rsidRDefault="00994444" w:rsidP="0036586D"/>
    <w:p w14:paraId="10733EE8" w14:textId="77777777" w:rsidR="00994444" w:rsidRPr="007F2497" w:rsidRDefault="00994444" w:rsidP="0036586D"/>
    <w:p w14:paraId="3040FD3C" w14:textId="77777777" w:rsidR="00994444" w:rsidRPr="007F2497" w:rsidRDefault="00994444" w:rsidP="0036586D"/>
    <w:p w14:paraId="483FAE0E" w14:textId="77777777" w:rsidR="00994444" w:rsidRPr="007F2497" w:rsidRDefault="00994444" w:rsidP="00994444">
      <w:pPr>
        <w:pStyle w:val="PaperTitle"/>
      </w:pPr>
      <w:bookmarkStart w:id="1153" w:name="END"/>
      <w:r w:rsidRPr="007F2497">
        <w:t>END of Document</w:t>
      </w:r>
      <w:bookmarkEnd w:id="1153"/>
    </w:p>
    <w:p w14:paraId="4E051EF5" w14:textId="77777777" w:rsidR="00994444" w:rsidRPr="007F2497" w:rsidRDefault="00994444" w:rsidP="0036586D"/>
    <w:p w14:paraId="35818EF9" w14:textId="77777777" w:rsidR="00994444" w:rsidRPr="007F2497" w:rsidRDefault="00994444" w:rsidP="0036586D"/>
    <w:p w14:paraId="4656A47F" w14:textId="77777777" w:rsidR="00994444" w:rsidRPr="007F2497" w:rsidRDefault="00994444" w:rsidP="0036586D"/>
    <w:p w14:paraId="04F18544" w14:textId="77777777" w:rsidR="00994444" w:rsidRPr="007F2497" w:rsidRDefault="00994444" w:rsidP="0036586D"/>
    <w:p w14:paraId="40922F1C" w14:textId="77777777" w:rsidR="00135F7D" w:rsidRPr="007F2497" w:rsidRDefault="00135F7D" w:rsidP="0036586D"/>
    <w:sectPr w:rsidR="00135F7D" w:rsidRPr="007F2497" w:rsidSect="0084205C">
      <w:headerReference w:type="default" r:id="rId81"/>
      <w:footerReference w:type="default" r:id="rId82"/>
      <w:pgSz w:w="12240" w:h="15840" w:code="1"/>
      <w:pgMar w:top="1440" w:right="1152" w:bottom="1440" w:left="1440" w:header="720" w:footer="1152"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EFBD8D" w16cid:durableId="1F6EE1BA"/>
  <w16cid:commentId w16cid:paraId="4F73AFC8" w16cid:durableId="1F6EEBE7"/>
  <w16cid:commentId w16cid:paraId="2DB9214B" w16cid:durableId="1F6EEBEA"/>
  <w16cid:commentId w16cid:paraId="33FF1725" w16cid:durableId="1F6EEBEE"/>
  <w16cid:commentId w16cid:paraId="57E4FB5C" w16cid:durableId="1F6EEBF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58B3BB" w14:textId="77777777" w:rsidR="003305C9" w:rsidRDefault="003305C9">
      <w:r>
        <w:separator/>
      </w:r>
    </w:p>
  </w:endnote>
  <w:endnote w:type="continuationSeparator" w:id="0">
    <w:p w14:paraId="7340784A" w14:textId="77777777" w:rsidR="003305C9" w:rsidRDefault="003305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2F1D5A" w14:textId="77777777" w:rsidR="000E062D" w:rsidRDefault="000E062D" w:rsidP="009E00BC">
    <w:pPr>
      <w:framePr w:wrap="around" w:vAnchor="text" w:hAnchor="margin" w:xAlign="center" w:y="1"/>
    </w:pPr>
    <w:r>
      <w:fldChar w:fldCharType="begin"/>
    </w:r>
    <w:r>
      <w:instrText xml:space="preserve">PAGE  </w:instrText>
    </w:r>
    <w:r>
      <w:fldChar w:fldCharType="separate"/>
    </w:r>
    <w:r>
      <w:rPr>
        <w:noProof/>
      </w:rPr>
      <w:t>93</w:t>
    </w:r>
    <w:r>
      <w:rPr>
        <w:noProof/>
      </w:rPr>
      <w:fldChar w:fldCharType="end"/>
    </w:r>
  </w:p>
  <w:p w14:paraId="5685C023" w14:textId="77777777" w:rsidR="000E062D" w:rsidRDefault="000E062D"/>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0E441" w14:textId="58C64076" w:rsidR="000E062D" w:rsidRDefault="000E062D" w:rsidP="007D4AF3">
    <w:pPr>
      <w:jc w:val="center"/>
    </w:pPr>
    <w:r>
      <w:fldChar w:fldCharType="begin"/>
    </w:r>
    <w:r>
      <w:instrText xml:space="preserve"> PAGE </w:instrText>
    </w:r>
    <w:r>
      <w:fldChar w:fldCharType="separate"/>
    </w:r>
    <w:r w:rsidR="007B243B">
      <w:rPr>
        <w:noProof/>
      </w:rPr>
      <w:t>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EC3DE" w14:textId="70CEAC93" w:rsidR="000E062D" w:rsidRPr="00A14ABD" w:rsidRDefault="000E062D" w:rsidP="00A14ABD">
    <w:pPr>
      <w:jc w:val="center"/>
    </w:pPr>
    <w:r>
      <w:fldChar w:fldCharType="begin"/>
    </w:r>
    <w:r>
      <w:instrText xml:space="preserve"> PAGE </w:instrText>
    </w:r>
    <w:r>
      <w:fldChar w:fldCharType="separate"/>
    </w:r>
    <w:r w:rsidR="005A5526">
      <w:rPr>
        <w:noProof/>
      </w:rPr>
      <w:t>iii</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410E8A" w14:textId="1BD5082F" w:rsidR="000E062D" w:rsidRDefault="000E062D" w:rsidP="007D4AF3">
    <w:pPr>
      <w:jc w:val="center"/>
    </w:pPr>
    <w:r>
      <w:fldChar w:fldCharType="begin"/>
    </w:r>
    <w:r>
      <w:instrText xml:space="preserve"> PAGE </w:instrText>
    </w:r>
    <w:r>
      <w:fldChar w:fldCharType="separate"/>
    </w:r>
    <w:r w:rsidR="005A5526">
      <w:rPr>
        <w:noProof/>
      </w:rPr>
      <w:t>7</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E7728" w14:textId="5FCB2867" w:rsidR="000E062D" w:rsidRPr="004C233C" w:rsidRDefault="000E062D" w:rsidP="00547FC2">
    <w:pPr>
      <w:jc w:val="center"/>
      <w:rPr>
        <w:szCs w:val="20"/>
      </w:rPr>
    </w:pPr>
    <w:r>
      <w:fldChar w:fldCharType="begin"/>
    </w:r>
    <w:r>
      <w:instrText xml:space="preserve"> PAGE </w:instrText>
    </w:r>
    <w:r>
      <w:fldChar w:fldCharType="separate"/>
    </w:r>
    <w:r w:rsidR="007B243B">
      <w:rPr>
        <w:noProof/>
      </w:rPr>
      <w:t>50</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6EA350" w14:textId="700C2667" w:rsidR="000E062D" w:rsidRPr="004C233C" w:rsidRDefault="000E062D" w:rsidP="00547FC2">
    <w:pPr>
      <w:jc w:val="center"/>
      <w:rPr>
        <w:szCs w:val="20"/>
      </w:rPr>
    </w:pPr>
    <w:r>
      <w:fldChar w:fldCharType="begin"/>
    </w:r>
    <w:r>
      <w:instrText xml:space="preserve"> PAGE </w:instrText>
    </w:r>
    <w:r>
      <w:fldChar w:fldCharType="separate"/>
    </w:r>
    <w:r w:rsidR="007B243B">
      <w:rPr>
        <w:noProof/>
      </w:rPr>
      <w:t>55</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AE106" w14:textId="5809DEDB" w:rsidR="000E062D" w:rsidRPr="00FE6DE6" w:rsidRDefault="000E062D" w:rsidP="00FE6DE6">
    <w:pPr>
      <w:jc w:val="center"/>
      <w:rPr>
        <w:szCs w:val="20"/>
      </w:rPr>
    </w:pPr>
    <w:r>
      <w:fldChar w:fldCharType="begin"/>
    </w:r>
    <w:r>
      <w:instrText xml:space="preserve"> PAGE </w:instrText>
    </w:r>
    <w:r>
      <w:fldChar w:fldCharType="separate"/>
    </w:r>
    <w:r w:rsidR="007B243B">
      <w:rPr>
        <w:noProof/>
      </w:rPr>
      <w:t>58</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55F03" w14:textId="4FB16595" w:rsidR="000E062D" w:rsidRPr="00FE6DE6" w:rsidRDefault="000E062D" w:rsidP="00FE6DE6">
    <w:pPr>
      <w:jc w:val="center"/>
      <w:rPr>
        <w:szCs w:val="20"/>
      </w:rPr>
    </w:pPr>
    <w:r w:rsidRPr="00391591">
      <w:rPr>
        <w:szCs w:val="20"/>
      </w:rPr>
      <w:fldChar w:fldCharType="begin"/>
    </w:r>
    <w:r w:rsidRPr="00391591">
      <w:rPr>
        <w:szCs w:val="20"/>
      </w:rPr>
      <w:instrText xml:space="preserve"> PAGE   \* MERGEFORMAT </w:instrText>
    </w:r>
    <w:r w:rsidRPr="00391591">
      <w:rPr>
        <w:szCs w:val="20"/>
      </w:rPr>
      <w:fldChar w:fldCharType="separate"/>
    </w:r>
    <w:r w:rsidR="007B243B">
      <w:rPr>
        <w:noProof/>
        <w:szCs w:val="20"/>
      </w:rPr>
      <w:t>59</w:t>
    </w:r>
    <w:r w:rsidRPr="00391591">
      <w:rPr>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77F8DF" w14:textId="77777777" w:rsidR="003305C9" w:rsidRPr="005D189D" w:rsidRDefault="003305C9" w:rsidP="00100E59">
      <w:pPr>
        <w:pStyle w:val="Header"/>
        <w:jc w:val="right"/>
        <w:rPr>
          <w:sz w:val="18"/>
          <w:szCs w:val="18"/>
        </w:rPr>
      </w:pPr>
      <w:r>
        <w:fldChar w:fldCharType="begin"/>
      </w:r>
      <w:r>
        <w:instrText xml:space="preserve"> REF DATE \h  \* MERGEFORMAT </w:instrText>
      </w:r>
      <w:r>
        <w:fldChar w:fldCharType="separate"/>
      </w:r>
      <w:r w:rsidRPr="000F1474">
        <w:rPr>
          <w:sz w:val="18"/>
          <w:szCs w:val="18"/>
        </w:rPr>
        <w:t xml:space="preserve">September 19, 2019 </w:t>
      </w:r>
      <w:r>
        <w:fldChar w:fldCharType="end"/>
      </w:r>
    </w:p>
    <w:p w14:paraId="2A93446D" w14:textId="77777777" w:rsidR="003305C9" w:rsidRPr="005D189D" w:rsidRDefault="003305C9" w:rsidP="00100E59">
      <w:pPr>
        <w:pStyle w:val="Header"/>
        <w:jc w:val="right"/>
        <w:rPr>
          <w:sz w:val="18"/>
          <w:szCs w:val="18"/>
        </w:rPr>
      </w:pPr>
      <w:r>
        <w:rPr>
          <w:sz w:val="18"/>
          <w:szCs w:val="18"/>
        </w:rPr>
        <w:t xml:space="preserve">MwRSF Report No. </w:t>
      </w:r>
      <w:r>
        <w:fldChar w:fldCharType="begin"/>
      </w:r>
      <w:r>
        <w:instrText xml:space="preserve"> REF TRP \h  \* MERGEFORMAT </w:instrText>
      </w:r>
      <w:r>
        <w:fldChar w:fldCharType="separate"/>
      </w:r>
      <w:r w:rsidRPr="000F1474">
        <w:rPr>
          <w:sz w:val="18"/>
          <w:szCs w:val="18"/>
        </w:rPr>
        <w:t>MwRSF-40042-01</w:t>
      </w:r>
      <w:r>
        <w:fldChar w:fldCharType="end"/>
      </w:r>
    </w:p>
    <w:p w14:paraId="6EB4D306" w14:textId="77777777" w:rsidR="003305C9" w:rsidRDefault="003305C9">
      <w:pPr>
        <w:pStyle w:val="Header"/>
      </w:pPr>
    </w:p>
    <w:p w14:paraId="2A108DAF" w14:textId="77777777" w:rsidR="003305C9" w:rsidRDefault="003305C9"/>
    <w:p w14:paraId="581839D4" w14:textId="77777777" w:rsidR="003305C9" w:rsidRDefault="003305C9">
      <w:r>
        <w:separator/>
      </w:r>
    </w:p>
  </w:footnote>
  <w:footnote w:type="continuationSeparator" w:id="0">
    <w:p w14:paraId="32323938" w14:textId="77777777" w:rsidR="003305C9" w:rsidRDefault="003305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C2E0DB" w14:textId="106AFA36" w:rsidR="000E062D" w:rsidRPr="000F1474" w:rsidRDefault="000E062D" w:rsidP="003A1D6C">
    <w:pPr>
      <w:pStyle w:val="Header"/>
      <w:jc w:val="right"/>
      <w:rPr>
        <w:sz w:val="18"/>
        <w:szCs w:val="18"/>
      </w:rPr>
    </w:pPr>
    <w:r w:rsidRPr="000F1474">
      <w:fldChar w:fldCharType="begin"/>
    </w:r>
    <w:r w:rsidRPr="000F1474">
      <w:instrText xml:space="preserve"> REF DATE \h  \* MERGEFORMAT </w:instrText>
    </w:r>
    <w:r w:rsidRPr="000F1474">
      <w:fldChar w:fldCharType="separate"/>
    </w:r>
    <w:r w:rsidRPr="000F1474">
      <w:rPr>
        <w:sz w:val="18"/>
        <w:szCs w:val="18"/>
      </w:rPr>
      <w:t xml:space="preserve">September 19, 2019 </w:t>
    </w:r>
    <w:r w:rsidRPr="000F1474">
      <w:fldChar w:fldCharType="end"/>
    </w:r>
  </w:p>
  <w:p w14:paraId="30391A76" w14:textId="6E24DF21" w:rsidR="000E062D" w:rsidRPr="005D189D" w:rsidRDefault="000E062D" w:rsidP="003A1D6C">
    <w:pPr>
      <w:pStyle w:val="Header"/>
      <w:jc w:val="right"/>
      <w:rPr>
        <w:sz w:val="18"/>
        <w:szCs w:val="18"/>
      </w:rPr>
    </w:pPr>
    <w:r w:rsidRPr="000F1474">
      <w:rPr>
        <w:sz w:val="18"/>
        <w:szCs w:val="18"/>
      </w:rPr>
      <w:t xml:space="preserve">MwRSF Report No. </w:t>
    </w:r>
    <w:r w:rsidRPr="000F1474">
      <w:fldChar w:fldCharType="begin"/>
    </w:r>
    <w:r w:rsidRPr="000F1474">
      <w:instrText xml:space="preserve"> REF TRP \h  \* MERGEFORMAT </w:instrText>
    </w:r>
    <w:r w:rsidRPr="000F1474">
      <w:fldChar w:fldCharType="separate"/>
    </w:r>
    <w:r w:rsidRPr="000F1474">
      <w:rPr>
        <w:sz w:val="18"/>
        <w:szCs w:val="18"/>
      </w:rPr>
      <w:t>MwRSF-40042-01</w:t>
    </w:r>
    <w:r w:rsidRPr="000F1474">
      <w:fldChar w:fldCharType="end"/>
    </w:r>
  </w:p>
  <w:p w14:paraId="19B8DFBC" w14:textId="77777777" w:rsidR="000E062D" w:rsidRDefault="000E06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F6CEF" w14:textId="7E34D979" w:rsidR="000E062D" w:rsidRPr="005D189D" w:rsidRDefault="000E062D" w:rsidP="005D189D">
    <w:pPr>
      <w:pStyle w:val="Header"/>
      <w:jc w:val="right"/>
      <w:rPr>
        <w:sz w:val="18"/>
        <w:szCs w:val="18"/>
      </w:rPr>
    </w:pPr>
    <w:r>
      <w:fldChar w:fldCharType="begin"/>
    </w:r>
    <w:r>
      <w:instrText xml:space="preserve"> REF DATE \h  \* MERGEFORMAT </w:instrText>
    </w:r>
    <w:r>
      <w:fldChar w:fldCharType="separate"/>
    </w:r>
    <w:r w:rsidRPr="000F1474">
      <w:rPr>
        <w:sz w:val="18"/>
        <w:szCs w:val="18"/>
      </w:rPr>
      <w:t xml:space="preserve">September 19, 2019 </w:t>
    </w:r>
    <w:r>
      <w:fldChar w:fldCharType="end"/>
    </w:r>
  </w:p>
  <w:p w14:paraId="0033010B" w14:textId="3C3CBE98" w:rsidR="000E062D" w:rsidRPr="005D189D" w:rsidRDefault="000E062D" w:rsidP="005D189D">
    <w:pPr>
      <w:pStyle w:val="Header"/>
      <w:jc w:val="right"/>
      <w:rPr>
        <w:sz w:val="18"/>
        <w:szCs w:val="18"/>
      </w:rPr>
    </w:pPr>
    <w:r>
      <w:rPr>
        <w:sz w:val="18"/>
        <w:szCs w:val="18"/>
      </w:rPr>
      <w:t xml:space="preserve">MwRSF Report No. </w:t>
    </w:r>
    <w:r>
      <w:fldChar w:fldCharType="begin"/>
    </w:r>
    <w:r>
      <w:instrText xml:space="preserve"> REF TRP \h  \* MERGEFORMAT </w:instrText>
    </w:r>
    <w:r>
      <w:fldChar w:fldCharType="separate"/>
    </w:r>
    <w:r w:rsidRPr="000F1474">
      <w:rPr>
        <w:sz w:val="18"/>
        <w:szCs w:val="18"/>
      </w:rPr>
      <w:t>MwRSF-40042-01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DCB16" w14:textId="5A64686C" w:rsidR="000E062D" w:rsidRPr="005D189D" w:rsidRDefault="000E062D" w:rsidP="001F0647">
    <w:pPr>
      <w:pStyle w:val="Header"/>
      <w:jc w:val="right"/>
      <w:rPr>
        <w:sz w:val="18"/>
        <w:szCs w:val="18"/>
      </w:rPr>
    </w:pPr>
    <w:r>
      <w:fldChar w:fldCharType="begin"/>
    </w:r>
    <w:r>
      <w:instrText xml:space="preserve"> REF DATE \h  \* MERGEFORMAT </w:instrText>
    </w:r>
    <w:r>
      <w:fldChar w:fldCharType="separate"/>
    </w:r>
    <w:r w:rsidRPr="000F1474">
      <w:rPr>
        <w:sz w:val="18"/>
        <w:szCs w:val="18"/>
      </w:rPr>
      <w:t xml:space="preserve">September 19, 2019 </w:t>
    </w:r>
    <w:r>
      <w:fldChar w:fldCharType="end"/>
    </w:r>
  </w:p>
  <w:p w14:paraId="7D0506B2" w14:textId="3E4A4B13" w:rsidR="000E062D" w:rsidRPr="005D189D" w:rsidRDefault="000E062D" w:rsidP="001F0647">
    <w:pPr>
      <w:pStyle w:val="Header"/>
      <w:jc w:val="right"/>
      <w:rPr>
        <w:sz w:val="18"/>
        <w:szCs w:val="18"/>
      </w:rPr>
    </w:pPr>
    <w:r>
      <w:rPr>
        <w:sz w:val="18"/>
        <w:szCs w:val="18"/>
      </w:rPr>
      <w:t xml:space="preserve">MwRSF Report No. </w:t>
    </w:r>
    <w:r>
      <w:fldChar w:fldCharType="begin"/>
    </w:r>
    <w:r>
      <w:instrText xml:space="preserve"> REF TRP \h  \* MERGEFORMAT </w:instrText>
    </w:r>
    <w:r>
      <w:fldChar w:fldCharType="separate"/>
    </w:r>
    <w:r w:rsidRPr="000F1474">
      <w:rPr>
        <w:sz w:val="18"/>
        <w:szCs w:val="18"/>
      </w:rPr>
      <w:t>MwRSF-40042-01</w:t>
    </w:r>
    <w:r>
      <w:fldChar w:fldCharType="end"/>
    </w:r>
  </w:p>
  <w:p w14:paraId="44DED698" w14:textId="77777777" w:rsidR="000E062D" w:rsidRPr="00963969" w:rsidRDefault="000E062D" w:rsidP="00BE5026"/>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DCFC50" w14:textId="4F0E19D7" w:rsidR="000E062D" w:rsidRPr="005D189D" w:rsidRDefault="000E062D" w:rsidP="001F0647">
    <w:pPr>
      <w:pStyle w:val="Header"/>
      <w:jc w:val="right"/>
      <w:rPr>
        <w:sz w:val="18"/>
        <w:szCs w:val="18"/>
      </w:rPr>
    </w:pPr>
    <w:r>
      <w:fldChar w:fldCharType="begin"/>
    </w:r>
    <w:r>
      <w:instrText xml:space="preserve"> REF DATE \h  \* MERGEFORMAT </w:instrText>
    </w:r>
    <w:r>
      <w:fldChar w:fldCharType="separate"/>
    </w:r>
    <w:r w:rsidRPr="000F1474">
      <w:rPr>
        <w:sz w:val="18"/>
        <w:szCs w:val="18"/>
      </w:rPr>
      <w:t xml:space="preserve">September 19, 2019 </w:t>
    </w:r>
    <w:r>
      <w:fldChar w:fldCharType="end"/>
    </w:r>
  </w:p>
  <w:p w14:paraId="57C86599" w14:textId="6DD83B3A" w:rsidR="000E062D" w:rsidRPr="005D189D" w:rsidRDefault="000E062D" w:rsidP="001F0647">
    <w:pPr>
      <w:pStyle w:val="Header"/>
      <w:jc w:val="right"/>
      <w:rPr>
        <w:sz w:val="18"/>
        <w:szCs w:val="18"/>
      </w:rPr>
    </w:pPr>
    <w:r>
      <w:rPr>
        <w:sz w:val="18"/>
        <w:szCs w:val="18"/>
      </w:rPr>
      <w:t xml:space="preserve">MwRSF Report No. </w:t>
    </w:r>
    <w:r>
      <w:fldChar w:fldCharType="begin"/>
    </w:r>
    <w:r>
      <w:instrText xml:space="preserve"> REF TRP \h  \* MERGEFORMAT </w:instrText>
    </w:r>
    <w:r>
      <w:fldChar w:fldCharType="separate"/>
    </w:r>
    <w:r w:rsidRPr="000F1474">
      <w:rPr>
        <w:sz w:val="18"/>
        <w:szCs w:val="18"/>
      </w:rPr>
      <w:t>MwRSF-40042-01</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B64793" w14:textId="7E3D0BE8" w:rsidR="000E062D" w:rsidRPr="005D189D" w:rsidRDefault="000E062D" w:rsidP="001F0647">
    <w:pPr>
      <w:pStyle w:val="Header"/>
      <w:jc w:val="right"/>
      <w:rPr>
        <w:sz w:val="18"/>
        <w:szCs w:val="18"/>
      </w:rPr>
    </w:pPr>
    <w:r>
      <w:fldChar w:fldCharType="begin"/>
    </w:r>
    <w:r>
      <w:instrText xml:space="preserve"> REF DATE \h  \* MERGEFORMAT </w:instrText>
    </w:r>
    <w:r>
      <w:fldChar w:fldCharType="separate"/>
    </w:r>
    <w:r w:rsidRPr="000F1474">
      <w:rPr>
        <w:sz w:val="18"/>
        <w:szCs w:val="18"/>
      </w:rPr>
      <w:t xml:space="preserve">September 19, 2019 </w:t>
    </w:r>
    <w:r>
      <w:fldChar w:fldCharType="end"/>
    </w:r>
  </w:p>
  <w:p w14:paraId="58E4A87E" w14:textId="29848763" w:rsidR="000E062D" w:rsidRPr="005D189D" w:rsidRDefault="000E062D" w:rsidP="001F0647">
    <w:pPr>
      <w:pStyle w:val="Header"/>
      <w:jc w:val="right"/>
      <w:rPr>
        <w:sz w:val="18"/>
        <w:szCs w:val="18"/>
      </w:rPr>
    </w:pPr>
    <w:r>
      <w:rPr>
        <w:sz w:val="18"/>
        <w:szCs w:val="18"/>
      </w:rPr>
      <w:t xml:space="preserve">MwRSF Report No. </w:t>
    </w:r>
    <w:r>
      <w:fldChar w:fldCharType="begin"/>
    </w:r>
    <w:r>
      <w:instrText xml:space="preserve"> REF TRP \h  \* MERGEFORMAT </w:instrText>
    </w:r>
    <w:r>
      <w:fldChar w:fldCharType="separate"/>
    </w:r>
    <w:r w:rsidRPr="000F1474">
      <w:rPr>
        <w:sz w:val="18"/>
        <w:szCs w:val="18"/>
      </w:rPr>
      <w:t>MwRSF-40042-01</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C2796" w14:textId="0D073064" w:rsidR="000E062D" w:rsidRPr="005D189D" w:rsidRDefault="000E062D" w:rsidP="00100E59">
    <w:pPr>
      <w:pStyle w:val="Header"/>
      <w:jc w:val="right"/>
      <w:rPr>
        <w:sz w:val="18"/>
        <w:szCs w:val="18"/>
      </w:rPr>
    </w:pPr>
    <w:r>
      <w:fldChar w:fldCharType="begin"/>
    </w:r>
    <w:r>
      <w:instrText xml:space="preserve"> REF DATE \h  \* MERGEFORMAT </w:instrText>
    </w:r>
    <w:r>
      <w:fldChar w:fldCharType="separate"/>
    </w:r>
    <w:r w:rsidRPr="000F1474">
      <w:rPr>
        <w:sz w:val="18"/>
        <w:szCs w:val="18"/>
      </w:rPr>
      <w:t xml:space="preserve">September 19, 2019 </w:t>
    </w:r>
    <w:r>
      <w:fldChar w:fldCharType="end"/>
    </w:r>
  </w:p>
  <w:p w14:paraId="79B78553" w14:textId="7482A7D6" w:rsidR="000E062D" w:rsidRPr="005D189D" w:rsidRDefault="000E062D" w:rsidP="00100E59">
    <w:pPr>
      <w:pStyle w:val="Header"/>
      <w:jc w:val="right"/>
      <w:rPr>
        <w:sz w:val="18"/>
        <w:szCs w:val="18"/>
      </w:rPr>
    </w:pPr>
    <w:r>
      <w:rPr>
        <w:sz w:val="18"/>
        <w:szCs w:val="18"/>
      </w:rPr>
      <w:t xml:space="preserve">MwRSF Report No. </w:t>
    </w:r>
    <w:r>
      <w:fldChar w:fldCharType="begin"/>
    </w:r>
    <w:r>
      <w:instrText xml:space="preserve"> REF TRP \h  \* MERGEFORMAT </w:instrText>
    </w:r>
    <w:r>
      <w:fldChar w:fldCharType="separate"/>
    </w:r>
    <w:r w:rsidRPr="000F1474">
      <w:rPr>
        <w:sz w:val="18"/>
        <w:szCs w:val="18"/>
      </w:rPr>
      <w:t>MwRSF-40042-01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08E92B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776341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958502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EECA88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F0C3B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0EF52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934D2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B7A08E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23295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A6279A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013D28"/>
    <w:multiLevelType w:val="hybridMultilevel"/>
    <w:tmpl w:val="CDCCC9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1F826F4"/>
    <w:multiLevelType w:val="hybridMultilevel"/>
    <w:tmpl w:val="23002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3EC1BFB"/>
    <w:multiLevelType w:val="hybridMultilevel"/>
    <w:tmpl w:val="1D78E6A0"/>
    <w:lvl w:ilvl="0" w:tplc="369C7884">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43E66AA"/>
    <w:multiLevelType w:val="hybridMultilevel"/>
    <w:tmpl w:val="768C7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60400F7"/>
    <w:multiLevelType w:val="hybridMultilevel"/>
    <w:tmpl w:val="84BA3F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07A2111B"/>
    <w:multiLevelType w:val="hybridMultilevel"/>
    <w:tmpl w:val="F2EE3F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87B15BC"/>
    <w:multiLevelType w:val="multilevel"/>
    <w:tmpl w:val="80886532"/>
    <w:lvl w:ilvl="0">
      <w:start w:val="1"/>
      <w:numFmt w:val="decimal"/>
      <w:suff w:val="space"/>
      <w:lvlText w:val="%1."/>
      <w:lvlJc w:val="left"/>
      <w:pPr>
        <w:ind w:left="0" w:firstLine="0"/>
      </w:pPr>
      <w:rPr>
        <w:rFonts w:hint="default"/>
      </w:rPr>
    </w:lvl>
    <w:lvl w:ilvl="1">
      <w:start w:val="1"/>
      <w:numFmt w:val="decimal"/>
      <w:lvlText w:val="%1.%2."/>
      <w:lvlJc w:val="left"/>
      <w:pPr>
        <w:tabs>
          <w:tab w:val="num" w:pos="720"/>
        </w:tabs>
        <w:ind w:left="0" w:firstLine="720"/>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17" w15:restartNumberingAfterBreak="0">
    <w:nsid w:val="0B6E3B69"/>
    <w:multiLevelType w:val="multilevel"/>
    <w:tmpl w:val="8BE68CDC"/>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0E5460F1"/>
    <w:multiLevelType w:val="multilevel"/>
    <w:tmpl w:val="2794BC22"/>
    <w:lvl w:ilvl="0">
      <w:start w:val="1"/>
      <w:numFmt w:val="decimal"/>
      <w:suff w:val="space"/>
      <w:lvlText w:val="%1."/>
      <w:lvlJc w:val="left"/>
      <w:pPr>
        <w:ind w:left="0" w:firstLine="0"/>
      </w:pPr>
      <w:rPr>
        <w:rFonts w:hint="default"/>
      </w:rPr>
    </w:lvl>
    <w:lvl w:ilvl="1">
      <w:start w:val="1"/>
      <w:numFmt w:val="decimal"/>
      <w:lvlText w:val="%1.%2."/>
      <w:lvlJc w:val="left"/>
      <w:pPr>
        <w:tabs>
          <w:tab w:val="num" w:pos="720"/>
        </w:tabs>
        <w:ind w:left="0" w:firstLine="720"/>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19" w15:restartNumberingAfterBreak="0">
    <w:nsid w:val="0FEC0D9A"/>
    <w:multiLevelType w:val="multilevel"/>
    <w:tmpl w:val="149E639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Restart w:val="1"/>
      <w:suff w:val="space"/>
      <w:lvlText w:val="%1.%2.%3."/>
      <w:lvlJc w:val="left"/>
      <w:pPr>
        <w:ind w:left="0" w:firstLine="720"/>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20" w15:restartNumberingAfterBreak="0">
    <w:nsid w:val="10397BD8"/>
    <w:multiLevelType w:val="hybridMultilevel"/>
    <w:tmpl w:val="C632F8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13E3A34"/>
    <w:multiLevelType w:val="hybridMultilevel"/>
    <w:tmpl w:val="15E0B7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3071734"/>
    <w:multiLevelType w:val="multilevel"/>
    <w:tmpl w:val="445A862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23" w15:restartNumberingAfterBreak="0">
    <w:nsid w:val="156E53F6"/>
    <w:multiLevelType w:val="hybridMultilevel"/>
    <w:tmpl w:val="970292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61F4C6C"/>
    <w:multiLevelType w:val="hybridMultilevel"/>
    <w:tmpl w:val="0B5C30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17AB2FA9"/>
    <w:multiLevelType w:val="hybridMultilevel"/>
    <w:tmpl w:val="328C9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07B4590"/>
    <w:multiLevelType w:val="hybridMultilevel"/>
    <w:tmpl w:val="C6B6C43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2125307"/>
    <w:multiLevelType w:val="multilevel"/>
    <w:tmpl w:val="AE94D886"/>
    <w:lvl w:ilvl="0">
      <w:start w:val="1"/>
      <w:numFmt w:val="upperLetter"/>
      <w:pStyle w:val="AppendixTitle"/>
      <w:lvlText w:val="Appendix %1."/>
      <w:lvlJc w:val="left"/>
      <w:pPr>
        <w:ind w:left="0" w:firstLine="0"/>
      </w:pPr>
      <w:rPr>
        <w:rFonts w:hint="default"/>
      </w:rPr>
    </w:lvl>
    <w:lvl w:ilvl="1">
      <w:start w:val="1"/>
      <w:numFmt w:val="decimal"/>
      <w:pStyle w:val="AppendixFigure"/>
      <w:suff w:val="space"/>
      <w:lvlText w:val="Figure %1-%2."/>
      <w:lvlJc w:val="left"/>
      <w:pPr>
        <w:ind w:left="0" w:firstLine="0"/>
      </w:pPr>
      <w:rPr>
        <w:rFonts w:hint="default"/>
      </w:rPr>
    </w:lvl>
    <w:lvl w:ilvl="2">
      <w:start w:val="1"/>
      <w:numFmt w:val="decimal"/>
      <w:lvlRestart w:val="1"/>
      <w:pStyle w:val="AppendixTable"/>
      <w:suff w:val="space"/>
      <w:lvlText w:val="Table %1-%3."/>
      <w:lvlJc w:val="left"/>
      <w:pPr>
        <w:ind w:left="0"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23AE1281"/>
    <w:multiLevelType w:val="hybridMultilevel"/>
    <w:tmpl w:val="C62C3698"/>
    <w:lvl w:ilvl="0" w:tplc="F4F88B7C">
      <w:start w:val="1"/>
      <w:numFmt w:val="decimal"/>
      <w:pStyle w:val="References"/>
      <w:lvlText w:val="%1."/>
      <w:lvlJc w:val="left"/>
      <w:pPr>
        <w:tabs>
          <w:tab w:val="num" w:pos="720"/>
        </w:tabs>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FB2C6EA0">
      <w:start w:val="7"/>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2579480B"/>
    <w:multiLevelType w:val="hybridMultilevel"/>
    <w:tmpl w:val="3FAAC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7231CB1"/>
    <w:multiLevelType w:val="hybridMultilevel"/>
    <w:tmpl w:val="B254E8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7552461"/>
    <w:multiLevelType w:val="hybridMultilevel"/>
    <w:tmpl w:val="A07E78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87B3F8F"/>
    <w:multiLevelType w:val="hybridMultilevel"/>
    <w:tmpl w:val="3D2AD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8B00FFA"/>
    <w:multiLevelType w:val="hybridMultilevel"/>
    <w:tmpl w:val="55D43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EB10999"/>
    <w:multiLevelType w:val="hybridMultilevel"/>
    <w:tmpl w:val="9FC00182"/>
    <w:lvl w:ilvl="0" w:tplc="4B708472">
      <w:start w:val="1"/>
      <w:numFmt w:val="decimal"/>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33631EA4"/>
    <w:multiLevelType w:val="hybridMultilevel"/>
    <w:tmpl w:val="651099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4DB75F4"/>
    <w:multiLevelType w:val="hybridMultilevel"/>
    <w:tmpl w:val="D52A3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AF331CE"/>
    <w:multiLevelType w:val="multilevel"/>
    <w:tmpl w:val="D63C5E6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720"/>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38" w15:restartNumberingAfterBreak="0">
    <w:nsid w:val="3BCC4BAC"/>
    <w:multiLevelType w:val="hybridMultilevel"/>
    <w:tmpl w:val="B5226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D42551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0" w15:restartNumberingAfterBreak="0">
    <w:nsid w:val="3F82255D"/>
    <w:multiLevelType w:val="multilevel"/>
    <w:tmpl w:val="498AC2E6"/>
    <w:lvl w:ilvl="0">
      <w:start w:val="11"/>
      <w:numFmt w:val="upperLetter"/>
      <w:lvlText w:val="%1."/>
      <w:lvlJc w:val="left"/>
      <w:pPr>
        <w:ind w:left="360" w:hanging="360"/>
      </w:pPr>
      <w:rPr>
        <w:rFonts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41452905"/>
    <w:multiLevelType w:val="hybridMultilevel"/>
    <w:tmpl w:val="4740E6E4"/>
    <w:lvl w:ilvl="0" w:tplc="A64AD2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17C66E0"/>
    <w:multiLevelType w:val="multilevel"/>
    <w:tmpl w:val="ECAAC8B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43" w15:restartNumberingAfterBreak="0">
    <w:nsid w:val="436549E3"/>
    <w:multiLevelType w:val="multilevel"/>
    <w:tmpl w:val="4ACAB284"/>
    <w:lvl w:ilvl="0">
      <w:start w:val="1"/>
      <w:numFmt w:val="decimal"/>
      <w:suff w:val="space"/>
      <w:lvlText w:val="%1"/>
      <w:lvlJc w:val="left"/>
      <w:pPr>
        <w:ind w:left="378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4" w15:restartNumberingAfterBreak="0">
    <w:nsid w:val="45DA0528"/>
    <w:multiLevelType w:val="hybridMultilevel"/>
    <w:tmpl w:val="FD30C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66F5148"/>
    <w:multiLevelType w:val="hybridMultilevel"/>
    <w:tmpl w:val="ECCE2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6796223"/>
    <w:multiLevelType w:val="hybridMultilevel"/>
    <w:tmpl w:val="9DB814FE"/>
    <w:lvl w:ilvl="0" w:tplc="93F8030C">
      <w:start w:val="1"/>
      <w:numFmt w:val="decimal"/>
      <w:pStyle w:val="Level1"/>
      <w:lvlText w:val="%1."/>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468A5079"/>
    <w:multiLevelType w:val="multilevel"/>
    <w:tmpl w:val="3A2AEA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48" w15:restartNumberingAfterBreak="0">
    <w:nsid w:val="4B0B3130"/>
    <w:multiLevelType w:val="hybridMultilevel"/>
    <w:tmpl w:val="D52EC1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BD5732C"/>
    <w:multiLevelType w:val="hybridMultilevel"/>
    <w:tmpl w:val="73C4AF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C871EA2"/>
    <w:multiLevelType w:val="multilevel"/>
    <w:tmpl w:val="B1849C0E"/>
    <w:lvl w:ilvl="0">
      <w:start w:val="1"/>
      <w:numFmt w:val="decimal"/>
      <w:pStyle w:val="MATCReferences"/>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4F303C1B"/>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2" w15:restartNumberingAfterBreak="0">
    <w:nsid w:val="4F4844F9"/>
    <w:multiLevelType w:val="multilevel"/>
    <w:tmpl w:val="87ECCA48"/>
    <w:lvl w:ilvl="0">
      <w:start w:val="1"/>
      <w:numFmt w:val="upperRoman"/>
      <w:lvlText w:val="%1."/>
      <w:legacy w:legacy="1" w:legacySpace="0" w:legacyIndent="720"/>
      <w:lvlJc w:val="left"/>
      <w:pPr>
        <w:ind w:left="720" w:hanging="720"/>
      </w:pPr>
    </w:lvl>
    <w:lvl w:ilvl="1">
      <w:start w:val="1"/>
      <w:numFmt w:val="upperLetter"/>
      <w:lvlText w:val="%2."/>
      <w:legacy w:legacy="1" w:legacySpace="0" w:legacyIndent="720"/>
      <w:lvlJc w:val="left"/>
      <w:pPr>
        <w:ind w:left="1440" w:hanging="720"/>
      </w:pPr>
    </w:lvl>
    <w:lvl w:ilvl="2">
      <w:start w:val="1"/>
      <w:numFmt w:val="decimal"/>
      <w:lvlText w:val="%3."/>
      <w:legacy w:legacy="1" w:legacySpace="0" w:legacyIndent="720"/>
      <w:lvlJc w:val="left"/>
      <w:pPr>
        <w:ind w:left="2160" w:hanging="720"/>
      </w:pPr>
    </w:lvl>
    <w:lvl w:ilvl="3">
      <w:start w:val="1"/>
      <w:numFmt w:val="lowerLetter"/>
      <w:lvlText w:val="%4)"/>
      <w:legacy w:legacy="1" w:legacySpace="0" w:legacyIndent="720"/>
      <w:lvlJc w:val="left"/>
      <w:pPr>
        <w:ind w:left="2880" w:hanging="720"/>
      </w:pPr>
    </w:lvl>
    <w:lvl w:ilvl="4">
      <w:start w:val="1"/>
      <w:numFmt w:val="decimal"/>
      <w:lvlText w:val="(%5)"/>
      <w:legacy w:legacy="1" w:legacySpace="0" w:legacyIndent="720"/>
      <w:lvlJc w:val="left"/>
      <w:pPr>
        <w:ind w:left="3600" w:hanging="720"/>
      </w:pPr>
    </w:lvl>
    <w:lvl w:ilvl="5">
      <w:start w:val="1"/>
      <w:numFmt w:val="lowerLetter"/>
      <w:lvlText w:val="(%6)"/>
      <w:legacy w:legacy="1" w:legacySpace="0" w:legacyIndent="720"/>
      <w:lvlJc w:val="left"/>
      <w:pPr>
        <w:ind w:left="4320" w:hanging="720"/>
      </w:pPr>
    </w:lvl>
    <w:lvl w:ilvl="6">
      <w:start w:val="1"/>
      <w:numFmt w:val="lowerRoman"/>
      <w:lvlText w:val="(%7)"/>
      <w:legacy w:legacy="1" w:legacySpace="0" w:legacyIndent="720"/>
      <w:lvlJc w:val="left"/>
      <w:pPr>
        <w:ind w:left="5040" w:hanging="720"/>
      </w:pPr>
    </w:lvl>
    <w:lvl w:ilvl="7">
      <w:start w:val="1"/>
      <w:numFmt w:val="lowerLetter"/>
      <w:lvlText w:val="(%8)"/>
      <w:legacy w:legacy="1" w:legacySpace="0" w:legacyIndent="720"/>
      <w:lvlJc w:val="left"/>
      <w:pPr>
        <w:ind w:left="5760" w:hanging="720"/>
      </w:pPr>
    </w:lvl>
    <w:lvl w:ilvl="8">
      <w:start w:val="1"/>
      <w:numFmt w:val="lowerRoman"/>
      <w:lvlText w:val="(%9)"/>
      <w:legacy w:legacy="1" w:legacySpace="0" w:legacyIndent="720"/>
      <w:lvlJc w:val="left"/>
      <w:pPr>
        <w:ind w:left="6480" w:hanging="720"/>
      </w:pPr>
    </w:lvl>
  </w:abstractNum>
  <w:abstractNum w:abstractNumId="53" w15:restartNumberingAfterBreak="0">
    <w:nsid w:val="4FDA3319"/>
    <w:multiLevelType w:val="hybridMultilevel"/>
    <w:tmpl w:val="0D363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3390478"/>
    <w:multiLevelType w:val="multilevel"/>
    <w:tmpl w:val="CEE60C2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55" w15:restartNumberingAfterBreak="0">
    <w:nsid w:val="55A60B66"/>
    <w:multiLevelType w:val="hybridMultilevel"/>
    <w:tmpl w:val="E8C2D7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58E74D7B"/>
    <w:multiLevelType w:val="hybridMultilevel"/>
    <w:tmpl w:val="56E88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8F43EFD"/>
    <w:multiLevelType w:val="hybridMultilevel"/>
    <w:tmpl w:val="794CD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A732417"/>
    <w:multiLevelType w:val="multilevel"/>
    <w:tmpl w:val="7E6A1D6A"/>
    <w:lvl w:ilvl="0">
      <w:start w:val="1"/>
      <w:numFmt w:val="decimal"/>
      <w:suff w:val="space"/>
      <w:lvlText w:val="%1."/>
      <w:lvlJc w:val="left"/>
      <w:pPr>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9" w15:restartNumberingAfterBreak="0">
    <w:nsid w:val="5B726FF8"/>
    <w:multiLevelType w:val="hybridMultilevel"/>
    <w:tmpl w:val="7BF25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5BC27395"/>
    <w:multiLevelType w:val="hybridMultilevel"/>
    <w:tmpl w:val="BFB2B12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5E4F36CF"/>
    <w:multiLevelType w:val="hybridMultilevel"/>
    <w:tmpl w:val="A170E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FB6181A"/>
    <w:multiLevelType w:val="multilevel"/>
    <w:tmpl w:val="1A56B982"/>
    <w:lvl w:ilvl="0">
      <w:start w:val="1"/>
      <w:numFmt w:val="decimal"/>
      <w:pStyle w:val="ChapterTitle"/>
      <w:suff w:val="space"/>
      <w:lvlText w:val="%1"/>
      <w:lvlJc w:val="center"/>
      <w:pPr>
        <w:ind w:left="0" w:firstLine="0"/>
      </w:pPr>
      <w:rPr>
        <w:rFonts w:hint="default"/>
      </w:rPr>
    </w:lvl>
    <w:lvl w:ilvl="1">
      <w:start w:val="1"/>
      <w:numFmt w:val="decimal"/>
      <w:pStyle w:val="SectionTitle"/>
      <w:suff w:val="space"/>
      <w:lvlText w:val="%1.%2"/>
      <w:lvlJc w:val="left"/>
      <w:pPr>
        <w:ind w:left="0" w:firstLine="0"/>
      </w:pPr>
      <w:rPr>
        <w:rFonts w:hint="default"/>
      </w:rPr>
    </w:lvl>
    <w:lvl w:ilvl="2">
      <w:start w:val="1"/>
      <w:numFmt w:val="decimal"/>
      <w:pStyle w:val="SubsectionTitle"/>
      <w:suff w:val="space"/>
      <w:lvlText w:val="%1.%2.%3"/>
      <w:lvlJc w:val="left"/>
      <w:pPr>
        <w:ind w:left="1440" w:hanging="720"/>
      </w:pPr>
      <w:rPr>
        <w:rFonts w:hint="default"/>
      </w:rPr>
    </w:lvl>
    <w:lvl w:ilvl="3">
      <w:start w:val="1"/>
      <w:numFmt w:val="decimal"/>
      <w:pStyle w:val="sub-subsectionTitle"/>
      <w:suff w:val="space"/>
      <w:lvlText w:val="%1.%2.%3.%4"/>
      <w:lvlJc w:val="left"/>
      <w:pPr>
        <w:ind w:left="720" w:firstLine="36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3" w15:restartNumberingAfterBreak="0">
    <w:nsid w:val="63627793"/>
    <w:multiLevelType w:val="hybridMultilevel"/>
    <w:tmpl w:val="31981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673B1A1D"/>
    <w:multiLevelType w:val="hybridMultilevel"/>
    <w:tmpl w:val="107CC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88B73AE"/>
    <w:multiLevelType w:val="hybridMultilevel"/>
    <w:tmpl w:val="389AB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A905AA2"/>
    <w:multiLevelType w:val="hybridMultilevel"/>
    <w:tmpl w:val="EF5A0A4E"/>
    <w:lvl w:ilvl="0" w:tplc="6E96099E">
      <w:start w:val="1"/>
      <w:numFmt w:val="decimal"/>
      <w:lvlText w:val="%1."/>
      <w:lvlJc w:val="left"/>
      <w:pPr>
        <w:ind w:left="720" w:hanging="360"/>
      </w:pPr>
    </w:lvl>
    <w:lvl w:ilvl="1" w:tplc="52D41EE0" w:tentative="1">
      <w:start w:val="1"/>
      <w:numFmt w:val="lowerLetter"/>
      <w:lvlText w:val="%2."/>
      <w:lvlJc w:val="left"/>
      <w:pPr>
        <w:ind w:left="1440" w:hanging="360"/>
      </w:pPr>
    </w:lvl>
    <w:lvl w:ilvl="2" w:tplc="C2A6FDD2" w:tentative="1">
      <w:start w:val="1"/>
      <w:numFmt w:val="lowerRoman"/>
      <w:lvlText w:val="%3."/>
      <w:lvlJc w:val="right"/>
      <w:pPr>
        <w:ind w:left="2160" w:hanging="180"/>
      </w:pPr>
    </w:lvl>
    <w:lvl w:ilvl="3" w:tplc="108ACD04" w:tentative="1">
      <w:start w:val="1"/>
      <w:numFmt w:val="decimal"/>
      <w:lvlText w:val="%4."/>
      <w:lvlJc w:val="left"/>
      <w:pPr>
        <w:ind w:left="2880" w:hanging="360"/>
      </w:pPr>
    </w:lvl>
    <w:lvl w:ilvl="4" w:tplc="C8C83FF2" w:tentative="1">
      <w:start w:val="1"/>
      <w:numFmt w:val="lowerLetter"/>
      <w:lvlText w:val="%5."/>
      <w:lvlJc w:val="left"/>
      <w:pPr>
        <w:ind w:left="3600" w:hanging="360"/>
      </w:pPr>
    </w:lvl>
    <w:lvl w:ilvl="5" w:tplc="8BD860EE" w:tentative="1">
      <w:start w:val="1"/>
      <w:numFmt w:val="lowerRoman"/>
      <w:lvlText w:val="%6."/>
      <w:lvlJc w:val="right"/>
      <w:pPr>
        <w:ind w:left="4320" w:hanging="180"/>
      </w:pPr>
    </w:lvl>
    <w:lvl w:ilvl="6" w:tplc="17603584" w:tentative="1">
      <w:start w:val="1"/>
      <w:numFmt w:val="decimal"/>
      <w:lvlText w:val="%7."/>
      <w:lvlJc w:val="left"/>
      <w:pPr>
        <w:ind w:left="5040" w:hanging="360"/>
      </w:pPr>
    </w:lvl>
    <w:lvl w:ilvl="7" w:tplc="65AE502C" w:tentative="1">
      <w:start w:val="1"/>
      <w:numFmt w:val="lowerLetter"/>
      <w:lvlText w:val="%8."/>
      <w:lvlJc w:val="left"/>
      <w:pPr>
        <w:ind w:left="5760" w:hanging="360"/>
      </w:pPr>
    </w:lvl>
    <w:lvl w:ilvl="8" w:tplc="168407F0" w:tentative="1">
      <w:start w:val="1"/>
      <w:numFmt w:val="lowerRoman"/>
      <w:lvlText w:val="%9."/>
      <w:lvlJc w:val="right"/>
      <w:pPr>
        <w:ind w:left="6480" w:hanging="180"/>
      </w:pPr>
    </w:lvl>
  </w:abstractNum>
  <w:abstractNum w:abstractNumId="67" w15:restartNumberingAfterBreak="0">
    <w:nsid w:val="6C9E2ED5"/>
    <w:multiLevelType w:val="multilevel"/>
    <w:tmpl w:val="4ACAB284"/>
    <w:lvl w:ilvl="0">
      <w:start w:val="1"/>
      <w:numFmt w:val="decimal"/>
      <w:suff w:val="space"/>
      <w:lvlText w:val="%1"/>
      <w:lvlJc w:val="left"/>
      <w:pPr>
        <w:ind w:left="378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8" w15:restartNumberingAfterBreak="0">
    <w:nsid w:val="6DAE0B49"/>
    <w:multiLevelType w:val="hybridMultilevel"/>
    <w:tmpl w:val="34A047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6F0A2391"/>
    <w:multiLevelType w:val="hybridMultilevel"/>
    <w:tmpl w:val="3DDC9D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6F8C138D"/>
    <w:multiLevelType w:val="multilevel"/>
    <w:tmpl w:val="0194F064"/>
    <w:lvl w:ilvl="0">
      <w:start w:val="5"/>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1" w15:restartNumberingAfterBreak="0">
    <w:nsid w:val="71A236AE"/>
    <w:multiLevelType w:val="hybridMultilevel"/>
    <w:tmpl w:val="D93EAB6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73704ECD"/>
    <w:multiLevelType w:val="multilevel"/>
    <w:tmpl w:val="1A5A753A"/>
    <w:lvl w:ilvl="0">
      <w:start w:val="1"/>
      <w:numFmt w:val="decimal"/>
      <w:suff w:val="space"/>
      <w:lvlText w:val="%1."/>
      <w:lvlJc w:val="left"/>
      <w:pPr>
        <w:ind w:left="0" w:firstLine="0"/>
      </w:pPr>
      <w:rPr>
        <w:rFonts w:hint="default"/>
      </w:rPr>
    </w:lvl>
    <w:lvl w:ilvl="1">
      <w:start w:val="1"/>
      <w:numFmt w:val="decimal"/>
      <w:lvlText w:val="%1.%2."/>
      <w:lvlJc w:val="left"/>
      <w:pPr>
        <w:tabs>
          <w:tab w:val="num" w:pos="720"/>
        </w:tabs>
        <w:ind w:left="0" w:firstLine="720"/>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73" w15:restartNumberingAfterBreak="0">
    <w:nsid w:val="771F24A6"/>
    <w:multiLevelType w:val="hybridMultilevel"/>
    <w:tmpl w:val="5A2A8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82612B5"/>
    <w:multiLevelType w:val="hybridMultilevel"/>
    <w:tmpl w:val="82D46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9020DDD"/>
    <w:multiLevelType w:val="multilevel"/>
    <w:tmpl w:val="CA10757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720"/>
        </w:tabs>
        <w:ind w:left="0" w:firstLine="720"/>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76" w15:restartNumberingAfterBreak="0">
    <w:nsid w:val="7B1B7EBA"/>
    <w:multiLevelType w:val="hybridMultilevel"/>
    <w:tmpl w:val="6C7C65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7CC90A30"/>
    <w:multiLevelType w:val="hybridMultilevel"/>
    <w:tmpl w:val="187A7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7"/>
  </w:num>
  <w:num w:numId="3">
    <w:abstractNumId w:val="51"/>
  </w:num>
  <w:num w:numId="4">
    <w:abstractNumId w:val="39"/>
  </w:num>
  <w:num w:numId="5">
    <w:abstractNumId w:val="75"/>
  </w:num>
  <w:num w:numId="6">
    <w:abstractNumId w:val="72"/>
  </w:num>
  <w:num w:numId="7">
    <w:abstractNumId w:val="47"/>
  </w:num>
  <w:num w:numId="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num>
  <w:num w:numId="10">
    <w:abstractNumId w:val="18"/>
  </w:num>
  <w:num w:numId="11">
    <w:abstractNumId w:val="16"/>
  </w:num>
  <w:num w:numId="12">
    <w:abstractNumId w:val="42"/>
  </w:num>
  <w:num w:numId="13">
    <w:abstractNumId w:val="62"/>
  </w:num>
  <w:num w:numId="14">
    <w:abstractNumId w:val="54"/>
  </w:num>
  <w:num w:numId="15">
    <w:abstractNumId w:val="28"/>
  </w:num>
  <w:num w:numId="16">
    <w:abstractNumId w:val="52"/>
  </w:num>
  <w:num w:numId="17">
    <w:abstractNumId w:val="70"/>
  </w:num>
  <w:num w:numId="18">
    <w:abstractNumId w:val="58"/>
  </w:num>
  <w:num w:numId="19">
    <w:abstractNumId w:val="60"/>
  </w:num>
  <w:num w:numId="20">
    <w:abstractNumId w:val="27"/>
  </w:num>
  <w:num w:numId="21">
    <w:abstractNumId w:val="13"/>
  </w:num>
  <w:num w:numId="22">
    <w:abstractNumId w:val="6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6"/>
  </w:num>
  <w:num w:numId="2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num>
  <w:num w:numId="27">
    <w:abstractNumId w:val="43"/>
  </w:num>
  <w:num w:numId="28">
    <w:abstractNumId w:val="67"/>
  </w:num>
  <w:num w:numId="29">
    <w:abstractNumId w:val="62"/>
  </w:num>
  <w:num w:numId="30">
    <w:abstractNumId w:val="62"/>
  </w:num>
  <w:num w:numId="31">
    <w:abstractNumId w:val="46"/>
  </w:num>
  <w:num w:numId="32">
    <w:abstractNumId w:val="46"/>
    <w:lvlOverride w:ilvl="0">
      <w:startOverride w:val="1"/>
    </w:lvlOverride>
  </w:num>
  <w:num w:numId="33">
    <w:abstractNumId w:val="45"/>
  </w:num>
  <w:num w:numId="34">
    <w:abstractNumId w:val="40"/>
  </w:num>
  <w:num w:numId="35">
    <w:abstractNumId w:val="34"/>
  </w:num>
  <w:num w:numId="36">
    <w:abstractNumId w:val="62"/>
  </w:num>
  <w:num w:numId="37">
    <w:abstractNumId w:val="9"/>
  </w:num>
  <w:num w:numId="38">
    <w:abstractNumId w:val="7"/>
  </w:num>
  <w:num w:numId="39">
    <w:abstractNumId w:val="6"/>
  </w:num>
  <w:num w:numId="40">
    <w:abstractNumId w:val="5"/>
  </w:num>
  <w:num w:numId="41">
    <w:abstractNumId w:val="4"/>
  </w:num>
  <w:num w:numId="42">
    <w:abstractNumId w:val="8"/>
  </w:num>
  <w:num w:numId="43">
    <w:abstractNumId w:val="3"/>
  </w:num>
  <w:num w:numId="44">
    <w:abstractNumId w:val="2"/>
  </w:num>
  <w:num w:numId="45">
    <w:abstractNumId w:val="1"/>
  </w:num>
  <w:num w:numId="46">
    <w:abstractNumId w:val="0"/>
  </w:num>
  <w:num w:numId="47">
    <w:abstractNumId w:val="57"/>
  </w:num>
  <w:num w:numId="48">
    <w:abstractNumId w:val="11"/>
  </w:num>
  <w:num w:numId="49">
    <w:abstractNumId w:val="77"/>
  </w:num>
  <w:num w:numId="50">
    <w:abstractNumId w:val="29"/>
  </w:num>
  <w:num w:numId="51">
    <w:abstractNumId w:val="38"/>
  </w:num>
  <w:num w:numId="52">
    <w:abstractNumId w:val="53"/>
  </w:num>
  <w:num w:numId="53">
    <w:abstractNumId w:val="25"/>
  </w:num>
  <w:num w:numId="54">
    <w:abstractNumId w:val="32"/>
  </w:num>
  <w:num w:numId="55">
    <w:abstractNumId w:val="74"/>
  </w:num>
  <w:num w:numId="56">
    <w:abstractNumId w:val="15"/>
  </w:num>
  <w:num w:numId="57">
    <w:abstractNumId w:val="31"/>
  </w:num>
  <w:num w:numId="58">
    <w:abstractNumId w:val="49"/>
  </w:num>
  <w:num w:numId="59">
    <w:abstractNumId w:val="64"/>
  </w:num>
  <w:num w:numId="60">
    <w:abstractNumId w:val="73"/>
  </w:num>
  <w:num w:numId="61">
    <w:abstractNumId w:val="23"/>
  </w:num>
  <w:num w:numId="62">
    <w:abstractNumId w:val="56"/>
  </w:num>
  <w:num w:numId="63">
    <w:abstractNumId w:val="48"/>
  </w:num>
  <w:num w:numId="64">
    <w:abstractNumId w:val="59"/>
  </w:num>
  <w:num w:numId="65">
    <w:abstractNumId w:val="20"/>
  </w:num>
  <w:num w:numId="66">
    <w:abstractNumId w:val="21"/>
  </w:num>
  <w:num w:numId="67">
    <w:abstractNumId w:val="63"/>
  </w:num>
  <w:num w:numId="68">
    <w:abstractNumId w:val="55"/>
  </w:num>
  <w:num w:numId="69">
    <w:abstractNumId w:val="68"/>
  </w:num>
  <w:num w:numId="70">
    <w:abstractNumId w:val="24"/>
  </w:num>
  <w:num w:numId="71">
    <w:abstractNumId w:val="26"/>
  </w:num>
  <w:num w:numId="72">
    <w:abstractNumId w:val="14"/>
  </w:num>
  <w:num w:numId="73">
    <w:abstractNumId w:val="76"/>
  </w:num>
  <w:num w:numId="74">
    <w:abstractNumId w:val="69"/>
  </w:num>
  <w:num w:numId="75">
    <w:abstractNumId w:val="10"/>
  </w:num>
  <w:num w:numId="76">
    <w:abstractNumId w:val="71"/>
  </w:num>
  <w:num w:numId="77">
    <w:abstractNumId w:val="30"/>
  </w:num>
  <w:num w:numId="78">
    <w:abstractNumId w:val="50"/>
  </w:num>
  <w:num w:numId="79">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41"/>
  </w:num>
  <w:num w:numId="83">
    <w:abstractNumId w:val="61"/>
  </w:num>
  <w:num w:numId="84">
    <w:abstractNumId w:val="65"/>
  </w:num>
  <w:num w:numId="85">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35"/>
  </w:num>
  <w:num w:numId="89">
    <w:abstractNumId w:val="36"/>
  </w:num>
  <w:num w:numId="90">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2"/>
  </w:num>
  <w:num w:numId="92">
    <w:abstractNumId w:val="33"/>
  </w:num>
  <w:num w:numId="93">
    <w:abstractNumId w:val="44"/>
  </w:num>
  <w:numIdMacAtCleanup w:val="8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sweigard">
    <w15:presenceInfo w15:providerId="AD" w15:userId="S-1-5-21-527237240-492894223-682003330-195739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B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1"/>
  <w:stylePaneSortMethod w:val="0000"/>
  <w:styleLockQFSet/>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83A"/>
    <w:rsid w:val="000000D6"/>
    <w:rsid w:val="00002F30"/>
    <w:rsid w:val="000033D6"/>
    <w:rsid w:val="00003BEE"/>
    <w:rsid w:val="00003C18"/>
    <w:rsid w:val="000077B3"/>
    <w:rsid w:val="00007EC3"/>
    <w:rsid w:val="00010F09"/>
    <w:rsid w:val="00012690"/>
    <w:rsid w:val="00012C17"/>
    <w:rsid w:val="00013433"/>
    <w:rsid w:val="0001412E"/>
    <w:rsid w:val="00014EFD"/>
    <w:rsid w:val="00015201"/>
    <w:rsid w:val="00015283"/>
    <w:rsid w:val="00023079"/>
    <w:rsid w:val="00023719"/>
    <w:rsid w:val="00023ACC"/>
    <w:rsid w:val="00024454"/>
    <w:rsid w:val="000250F5"/>
    <w:rsid w:val="000258F5"/>
    <w:rsid w:val="00025EF2"/>
    <w:rsid w:val="000316B5"/>
    <w:rsid w:val="00031D5D"/>
    <w:rsid w:val="00032619"/>
    <w:rsid w:val="00032E6A"/>
    <w:rsid w:val="000332BC"/>
    <w:rsid w:val="0003376A"/>
    <w:rsid w:val="00033A32"/>
    <w:rsid w:val="000348AA"/>
    <w:rsid w:val="000356BA"/>
    <w:rsid w:val="00035E4C"/>
    <w:rsid w:val="000404F0"/>
    <w:rsid w:val="0004126C"/>
    <w:rsid w:val="00041C58"/>
    <w:rsid w:val="00042CB0"/>
    <w:rsid w:val="00043AE8"/>
    <w:rsid w:val="00044587"/>
    <w:rsid w:val="00045055"/>
    <w:rsid w:val="00047AFE"/>
    <w:rsid w:val="00047E36"/>
    <w:rsid w:val="0005036D"/>
    <w:rsid w:val="00050529"/>
    <w:rsid w:val="00050F8C"/>
    <w:rsid w:val="0005293F"/>
    <w:rsid w:val="000531EC"/>
    <w:rsid w:val="00053339"/>
    <w:rsid w:val="00055062"/>
    <w:rsid w:val="0005506E"/>
    <w:rsid w:val="000561FE"/>
    <w:rsid w:val="0005651B"/>
    <w:rsid w:val="000566F3"/>
    <w:rsid w:val="00056726"/>
    <w:rsid w:val="0005676D"/>
    <w:rsid w:val="00056FDF"/>
    <w:rsid w:val="00057D95"/>
    <w:rsid w:val="000601C7"/>
    <w:rsid w:val="00060C77"/>
    <w:rsid w:val="00061842"/>
    <w:rsid w:val="00062773"/>
    <w:rsid w:val="00062A8A"/>
    <w:rsid w:val="00064C1A"/>
    <w:rsid w:val="00064D1C"/>
    <w:rsid w:val="000657FE"/>
    <w:rsid w:val="00067058"/>
    <w:rsid w:val="0007043E"/>
    <w:rsid w:val="000708A7"/>
    <w:rsid w:val="00071027"/>
    <w:rsid w:val="000710FB"/>
    <w:rsid w:val="000749F1"/>
    <w:rsid w:val="00076007"/>
    <w:rsid w:val="000768EE"/>
    <w:rsid w:val="000769D6"/>
    <w:rsid w:val="00080252"/>
    <w:rsid w:val="000819D0"/>
    <w:rsid w:val="000820F0"/>
    <w:rsid w:val="00083CBB"/>
    <w:rsid w:val="00084B4E"/>
    <w:rsid w:val="00085D85"/>
    <w:rsid w:val="00092AB6"/>
    <w:rsid w:val="00092F2E"/>
    <w:rsid w:val="00093867"/>
    <w:rsid w:val="00094730"/>
    <w:rsid w:val="00096072"/>
    <w:rsid w:val="0009641A"/>
    <w:rsid w:val="000969E3"/>
    <w:rsid w:val="000A039C"/>
    <w:rsid w:val="000A1873"/>
    <w:rsid w:val="000A27F6"/>
    <w:rsid w:val="000A2C38"/>
    <w:rsid w:val="000A2E3F"/>
    <w:rsid w:val="000A3622"/>
    <w:rsid w:val="000A3C27"/>
    <w:rsid w:val="000A438F"/>
    <w:rsid w:val="000A4875"/>
    <w:rsid w:val="000A6AF5"/>
    <w:rsid w:val="000B0795"/>
    <w:rsid w:val="000B15D8"/>
    <w:rsid w:val="000B1FBC"/>
    <w:rsid w:val="000B2BCE"/>
    <w:rsid w:val="000B4D0D"/>
    <w:rsid w:val="000B558B"/>
    <w:rsid w:val="000B691E"/>
    <w:rsid w:val="000B7779"/>
    <w:rsid w:val="000B7E88"/>
    <w:rsid w:val="000B7F24"/>
    <w:rsid w:val="000C010C"/>
    <w:rsid w:val="000C2282"/>
    <w:rsid w:val="000C2921"/>
    <w:rsid w:val="000C2B12"/>
    <w:rsid w:val="000C49A2"/>
    <w:rsid w:val="000C5DC2"/>
    <w:rsid w:val="000C6D37"/>
    <w:rsid w:val="000D163A"/>
    <w:rsid w:val="000D1819"/>
    <w:rsid w:val="000D193B"/>
    <w:rsid w:val="000D1F87"/>
    <w:rsid w:val="000D1FA9"/>
    <w:rsid w:val="000D1FE2"/>
    <w:rsid w:val="000D263D"/>
    <w:rsid w:val="000D31FB"/>
    <w:rsid w:val="000D3C14"/>
    <w:rsid w:val="000D3E26"/>
    <w:rsid w:val="000D4878"/>
    <w:rsid w:val="000D5734"/>
    <w:rsid w:val="000D6351"/>
    <w:rsid w:val="000D7672"/>
    <w:rsid w:val="000E062D"/>
    <w:rsid w:val="000E26D4"/>
    <w:rsid w:val="000E36C4"/>
    <w:rsid w:val="000E567F"/>
    <w:rsid w:val="000E5EB6"/>
    <w:rsid w:val="000E607E"/>
    <w:rsid w:val="000E665A"/>
    <w:rsid w:val="000F0BD6"/>
    <w:rsid w:val="000F1474"/>
    <w:rsid w:val="000F25E1"/>
    <w:rsid w:val="000F262F"/>
    <w:rsid w:val="000F314E"/>
    <w:rsid w:val="000F4223"/>
    <w:rsid w:val="000F4330"/>
    <w:rsid w:val="000F53BB"/>
    <w:rsid w:val="000F56CA"/>
    <w:rsid w:val="000F5D6F"/>
    <w:rsid w:val="000F5EFF"/>
    <w:rsid w:val="000F7524"/>
    <w:rsid w:val="00100480"/>
    <w:rsid w:val="00100CC4"/>
    <w:rsid w:val="00100E59"/>
    <w:rsid w:val="00101D27"/>
    <w:rsid w:val="00102D3E"/>
    <w:rsid w:val="00103A61"/>
    <w:rsid w:val="00104FE6"/>
    <w:rsid w:val="00106566"/>
    <w:rsid w:val="00106CC2"/>
    <w:rsid w:val="001076FE"/>
    <w:rsid w:val="00107F85"/>
    <w:rsid w:val="00112155"/>
    <w:rsid w:val="00112E35"/>
    <w:rsid w:val="0011462D"/>
    <w:rsid w:val="00115A4D"/>
    <w:rsid w:val="001164FD"/>
    <w:rsid w:val="00116DD7"/>
    <w:rsid w:val="001175C5"/>
    <w:rsid w:val="001179F1"/>
    <w:rsid w:val="001203AD"/>
    <w:rsid w:val="0012057C"/>
    <w:rsid w:val="001222C6"/>
    <w:rsid w:val="00123A68"/>
    <w:rsid w:val="001253DE"/>
    <w:rsid w:val="001269E9"/>
    <w:rsid w:val="00127087"/>
    <w:rsid w:val="00130799"/>
    <w:rsid w:val="001315F7"/>
    <w:rsid w:val="001317CD"/>
    <w:rsid w:val="00131B47"/>
    <w:rsid w:val="00131E47"/>
    <w:rsid w:val="001322AB"/>
    <w:rsid w:val="00133D82"/>
    <w:rsid w:val="00135F7D"/>
    <w:rsid w:val="001366BE"/>
    <w:rsid w:val="00136EC7"/>
    <w:rsid w:val="00140177"/>
    <w:rsid w:val="0014076B"/>
    <w:rsid w:val="00141152"/>
    <w:rsid w:val="00143498"/>
    <w:rsid w:val="00144F2D"/>
    <w:rsid w:val="00145C31"/>
    <w:rsid w:val="001465AA"/>
    <w:rsid w:val="00147884"/>
    <w:rsid w:val="00151078"/>
    <w:rsid w:val="0015409E"/>
    <w:rsid w:val="0015545E"/>
    <w:rsid w:val="00155EA0"/>
    <w:rsid w:val="001562BE"/>
    <w:rsid w:val="00156B80"/>
    <w:rsid w:val="00156BA9"/>
    <w:rsid w:val="00157081"/>
    <w:rsid w:val="00157AA2"/>
    <w:rsid w:val="00157FD1"/>
    <w:rsid w:val="00160345"/>
    <w:rsid w:val="001606AB"/>
    <w:rsid w:val="00160A13"/>
    <w:rsid w:val="00160B95"/>
    <w:rsid w:val="00161C9A"/>
    <w:rsid w:val="00162C07"/>
    <w:rsid w:val="00162CA1"/>
    <w:rsid w:val="001631D5"/>
    <w:rsid w:val="00163228"/>
    <w:rsid w:val="001633C4"/>
    <w:rsid w:val="00163B2D"/>
    <w:rsid w:val="00164AD4"/>
    <w:rsid w:val="0016573E"/>
    <w:rsid w:val="00171D5E"/>
    <w:rsid w:val="00171ECB"/>
    <w:rsid w:val="00172B60"/>
    <w:rsid w:val="00172E4E"/>
    <w:rsid w:val="00173BE6"/>
    <w:rsid w:val="00174037"/>
    <w:rsid w:val="001744FD"/>
    <w:rsid w:val="00176C5C"/>
    <w:rsid w:val="00176D72"/>
    <w:rsid w:val="001776B3"/>
    <w:rsid w:val="00180F11"/>
    <w:rsid w:val="00181B8F"/>
    <w:rsid w:val="00181EFD"/>
    <w:rsid w:val="0018285F"/>
    <w:rsid w:val="00191C63"/>
    <w:rsid w:val="00192DF3"/>
    <w:rsid w:val="001947BC"/>
    <w:rsid w:val="0019564B"/>
    <w:rsid w:val="00195934"/>
    <w:rsid w:val="00196F7A"/>
    <w:rsid w:val="0019712A"/>
    <w:rsid w:val="00197FF5"/>
    <w:rsid w:val="001A1E8E"/>
    <w:rsid w:val="001A2C40"/>
    <w:rsid w:val="001A5F8C"/>
    <w:rsid w:val="001A62AF"/>
    <w:rsid w:val="001B330D"/>
    <w:rsid w:val="001B3422"/>
    <w:rsid w:val="001B3C1E"/>
    <w:rsid w:val="001B4082"/>
    <w:rsid w:val="001B4378"/>
    <w:rsid w:val="001B57D3"/>
    <w:rsid w:val="001B605A"/>
    <w:rsid w:val="001B7B57"/>
    <w:rsid w:val="001B7FC3"/>
    <w:rsid w:val="001C0166"/>
    <w:rsid w:val="001C2C8E"/>
    <w:rsid w:val="001C442E"/>
    <w:rsid w:val="001C47DA"/>
    <w:rsid w:val="001C4E61"/>
    <w:rsid w:val="001C6EF9"/>
    <w:rsid w:val="001D0264"/>
    <w:rsid w:val="001D05D6"/>
    <w:rsid w:val="001D23FC"/>
    <w:rsid w:val="001D4851"/>
    <w:rsid w:val="001D514B"/>
    <w:rsid w:val="001D5A43"/>
    <w:rsid w:val="001D67B4"/>
    <w:rsid w:val="001D72CD"/>
    <w:rsid w:val="001D7AB1"/>
    <w:rsid w:val="001E033D"/>
    <w:rsid w:val="001E0642"/>
    <w:rsid w:val="001E0648"/>
    <w:rsid w:val="001E09F0"/>
    <w:rsid w:val="001E12A8"/>
    <w:rsid w:val="001E1844"/>
    <w:rsid w:val="001E6096"/>
    <w:rsid w:val="001E767E"/>
    <w:rsid w:val="001E7B7D"/>
    <w:rsid w:val="001F0647"/>
    <w:rsid w:val="001F0ECF"/>
    <w:rsid w:val="001F2AA1"/>
    <w:rsid w:val="001F2F8F"/>
    <w:rsid w:val="001F3154"/>
    <w:rsid w:val="001F324A"/>
    <w:rsid w:val="001F4A08"/>
    <w:rsid w:val="001F4A1C"/>
    <w:rsid w:val="001F6933"/>
    <w:rsid w:val="002007EE"/>
    <w:rsid w:val="00202E30"/>
    <w:rsid w:val="00205356"/>
    <w:rsid w:val="00205EA6"/>
    <w:rsid w:val="00205F8B"/>
    <w:rsid w:val="002061D4"/>
    <w:rsid w:val="00206651"/>
    <w:rsid w:val="00206F16"/>
    <w:rsid w:val="00207BC1"/>
    <w:rsid w:val="00210DBD"/>
    <w:rsid w:val="0021158D"/>
    <w:rsid w:val="002119EF"/>
    <w:rsid w:val="00212426"/>
    <w:rsid w:val="002178F2"/>
    <w:rsid w:val="0021793A"/>
    <w:rsid w:val="00221479"/>
    <w:rsid w:val="00221D1A"/>
    <w:rsid w:val="00222B11"/>
    <w:rsid w:val="00223CC4"/>
    <w:rsid w:val="002249A4"/>
    <w:rsid w:val="00226980"/>
    <w:rsid w:val="002270D3"/>
    <w:rsid w:val="002273E6"/>
    <w:rsid w:val="0023029D"/>
    <w:rsid w:val="002304E9"/>
    <w:rsid w:val="0023058F"/>
    <w:rsid w:val="00230929"/>
    <w:rsid w:val="0023393C"/>
    <w:rsid w:val="00233EE6"/>
    <w:rsid w:val="00234D09"/>
    <w:rsid w:val="00235BED"/>
    <w:rsid w:val="00240275"/>
    <w:rsid w:val="0024062C"/>
    <w:rsid w:val="0024237F"/>
    <w:rsid w:val="002438EA"/>
    <w:rsid w:val="00243B94"/>
    <w:rsid w:val="00244E2D"/>
    <w:rsid w:val="0024674E"/>
    <w:rsid w:val="002524F8"/>
    <w:rsid w:val="002538B1"/>
    <w:rsid w:val="00254FC1"/>
    <w:rsid w:val="0025718C"/>
    <w:rsid w:val="0025727C"/>
    <w:rsid w:val="00261A89"/>
    <w:rsid w:val="00265351"/>
    <w:rsid w:val="00265B4D"/>
    <w:rsid w:val="002665FC"/>
    <w:rsid w:val="00271625"/>
    <w:rsid w:val="002728B5"/>
    <w:rsid w:val="002731D1"/>
    <w:rsid w:val="00273C41"/>
    <w:rsid w:val="00273EB6"/>
    <w:rsid w:val="002743A2"/>
    <w:rsid w:val="00274955"/>
    <w:rsid w:val="00274E95"/>
    <w:rsid w:val="0027549F"/>
    <w:rsid w:val="0027576E"/>
    <w:rsid w:val="002779D8"/>
    <w:rsid w:val="00280500"/>
    <w:rsid w:val="00282824"/>
    <w:rsid w:val="002828EC"/>
    <w:rsid w:val="00282D50"/>
    <w:rsid w:val="002837AC"/>
    <w:rsid w:val="00283979"/>
    <w:rsid w:val="00283F88"/>
    <w:rsid w:val="002841C3"/>
    <w:rsid w:val="00285CD8"/>
    <w:rsid w:val="00286271"/>
    <w:rsid w:val="00286895"/>
    <w:rsid w:val="002900CA"/>
    <w:rsid w:val="00290B30"/>
    <w:rsid w:val="00291CCF"/>
    <w:rsid w:val="002940D6"/>
    <w:rsid w:val="002954BB"/>
    <w:rsid w:val="00295D9C"/>
    <w:rsid w:val="002A0000"/>
    <w:rsid w:val="002A00F8"/>
    <w:rsid w:val="002A03DE"/>
    <w:rsid w:val="002A0F4C"/>
    <w:rsid w:val="002A13A9"/>
    <w:rsid w:val="002A2DFD"/>
    <w:rsid w:val="002A5774"/>
    <w:rsid w:val="002A5F3E"/>
    <w:rsid w:val="002A6338"/>
    <w:rsid w:val="002A683A"/>
    <w:rsid w:val="002B068B"/>
    <w:rsid w:val="002B0A16"/>
    <w:rsid w:val="002B0C56"/>
    <w:rsid w:val="002B122B"/>
    <w:rsid w:val="002B13BD"/>
    <w:rsid w:val="002B15E6"/>
    <w:rsid w:val="002B43A1"/>
    <w:rsid w:val="002B4A97"/>
    <w:rsid w:val="002B61D2"/>
    <w:rsid w:val="002B6309"/>
    <w:rsid w:val="002C2028"/>
    <w:rsid w:val="002C2746"/>
    <w:rsid w:val="002C31FC"/>
    <w:rsid w:val="002C3240"/>
    <w:rsid w:val="002C41FF"/>
    <w:rsid w:val="002C5F79"/>
    <w:rsid w:val="002C65E1"/>
    <w:rsid w:val="002C73C6"/>
    <w:rsid w:val="002C7F6B"/>
    <w:rsid w:val="002C7FF1"/>
    <w:rsid w:val="002D0176"/>
    <w:rsid w:val="002D03D8"/>
    <w:rsid w:val="002D328C"/>
    <w:rsid w:val="002D3A59"/>
    <w:rsid w:val="002D5681"/>
    <w:rsid w:val="002D5B56"/>
    <w:rsid w:val="002D7D15"/>
    <w:rsid w:val="002D7FBB"/>
    <w:rsid w:val="002E0508"/>
    <w:rsid w:val="002E0757"/>
    <w:rsid w:val="002E0FF1"/>
    <w:rsid w:val="002E1FDD"/>
    <w:rsid w:val="002E68FF"/>
    <w:rsid w:val="002E6BAC"/>
    <w:rsid w:val="002E7222"/>
    <w:rsid w:val="002E79A2"/>
    <w:rsid w:val="002F1A5F"/>
    <w:rsid w:val="002F2F4E"/>
    <w:rsid w:val="002F364F"/>
    <w:rsid w:val="002F55D6"/>
    <w:rsid w:val="002F62DA"/>
    <w:rsid w:val="002F7AC5"/>
    <w:rsid w:val="002F7AC7"/>
    <w:rsid w:val="003009D7"/>
    <w:rsid w:val="00300BF8"/>
    <w:rsid w:val="0030374A"/>
    <w:rsid w:val="00305075"/>
    <w:rsid w:val="00305447"/>
    <w:rsid w:val="00305808"/>
    <w:rsid w:val="00305CA6"/>
    <w:rsid w:val="003062BD"/>
    <w:rsid w:val="00307173"/>
    <w:rsid w:val="00310355"/>
    <w:rsid w:val="00310BAC"/>
    <w:rsid w:val="00310E74"/>
    <w:rsid w:val="00311301"/>
    <w:rsid w:val="0031137D"/>
    <w:rsid w:val="00313054"/>
    <w:rsid w:val="00314399"/>
    <w:rsid w:val="00315358"/>
    <w:rsid w:val="003209CE"/>
    <w:rsid w:val="0032142B"/>
    <w:rsid w:val="003230FC"/>
    <w:rsid w:val="00324D28"/>
    <w:rsid w:val="00325AA8"/>
    <w:rsid w:val="00326ADF"/>
    <w:rsid w:val="00327CD2"/>
    <w:rsid w:val="00327E4B"/>
    <w:rsid w:val="003305C9"/>
    <w:rsid w:val="00330A62"/>
    <w:rsid w:val="00332623"/>
    <w:rsid w:val="003326E5"/>
    <w:rsid w:val="00334CDB"/>
    <w:rsid w:val="00335C5D"/>
    <w:rsid w:val="00337094"/>
    <w:rsid w:val="003402B0"/>
    <w:rsid w:val="003403C0"/>
    <w:rsid w:val="00340E09"/>
    <w:rsid w:val="00343CBE"/>
    <w:rsid w:val="0034450A"/>
    <w:rsid w:val="0035070B"/>
    <w:rsid w:val="00352272"/>
    <w:rsid w:val="003523B3"/>
    <w:rsid w:val="00352597"/>
    <w:rsid w:val="00354249"/>
    <w:rsid w:val="00356FB1"/>
    <w:rsid w:val="003573B2"/>
    <w:rsid w:val="00357AE0"/>
    <w:rsid w:val="003603FF"/>
    <w:rsid w:val="00360D57"/>
    <w:rsid w:val="00360E73"/>
    <w:rsid w:val="00362125"/>
    <w:rsid w:val="00364337"/>
    <w:rsid w:val="00364734"/>
    <w:rsid w:val="0036586D"/>
    <w:rsid w:val="003669E2"/>
    <w:rsid w:val="00367547"/>
    <w:rsid w:val="00367D1B"/>
    <w:rsid w:val="00370006"/>
    <w:rsid w:val="00371349"/>
    <w:rsid w:val="0037233F"/>
    <w:rsid w:val="0037290B"/>
    <w:rsid w:val="00374F2E"/>
    <w:rsid w:val="00375B14"/>
    <w:rsid w:val="00376863"/>
    <w:rsid w:val="003801BA"/>
    <w:rsid w:val="00381569"/>
    <w:rsid w:val="00382015"/>
    <w:rsid w:val="0038220E"/>
    <w:rsid w:val="0038516F"/>
    <w:rsid w:val="00386D0D"/>
    <w:rsid w:val="003871C9"/>
    <w:rsid w:val="0038779A"/>
    <w:rsid w:val="00390974"/>
    <w:rsid w:val="00390B89"/>
    <w:rsid w:val="00391591"/>
    <w:rsid w:val="00391A54"/>
    <w:rsid w:val="003923E5"/>
    <w:rsid w:val="003924C5"/>
    <w:rsid w:val="00393A16"/>
    <w:rsid w:val="00393C27"/>
    <w:rsid w:val="00393F14"/>
    <w:rsid w:val="00393FB9"/>
    <w:rsid w:val="003A02C6"/>
    <w:rsid w:val="003A1943"/>
    <w:rsid w:val="003A1D6C"/>
    <w:rsid w:val="003A36FA"/>
    <w:rsid w:val="003A3718"/>
    <w:rsid w:val="003A4065"/>
    <w:rsid w:val="003A58B2"/>
    <w:rsid w:val="003A6726"/>
    <w:rsid w:val="003B0BF5"/>
    <w:rsid w:val="003B1033"/>
    <w:rsid w:val="003B29C6"/>
    <w:rsid w:val="003B33D5"/>
    <w:rsid w:val="003B560A"/>
    <w:rsid w:val="003B5721"/>
    <w:rsid w:val="003B681E"/>
    <w:rsid w:val="003B7323"/>
    <w:rsid w:val="003C240D"/>
    <w:rsid w:val="003C258B"/>
    <w:rsid w:val="003C2F08"/>
    <w:rsid w:val="003C3A18"/>
    <w:rsid w:val="003C6691"/>
    <w:rsid w:val="003C6B85"/>
    <w:rsid w:val="003C7E74"/>
    <w:rsid w:val="003C7FC7"/>
    <w:rsid w:val="003D018A"/>
    <w:rsid w:val="003D0D34"/>
    <w:rsid w:val="003D2BB7"/>
    <w:rsid w:val="003D6C0E"/>
    <w:rsid w:val="003D6CCA"/>
    <w:rsid w:val="003D6E5D"/>
    <w:rsid w:val="003E2355"/>
    <w:rsid w:val="003E35AB"/>
    <w:rsid w:val="003E3C85"/>
    <w:rsid w:val="003E3DF5"/>
    <w:rsid w:val="003E5771"/>
    <w:rsid w:val="003E5E6F"/>
    <w:rsid w:val="003F1557"/>
    <w:rsid w:val="003F1DC9"/>
    <w:rsid w:val="003F25F6"/>
    <w:rsid w:val="003F46E3"/>
    <w:rsid w:val="00400914"/>
    <w:rsid w:val="00400AC8"/>
    <w:rsid w:val="00400B76"/>
    <w:rsid w:val="00401985"/>
    <w:rsid w:val="00401B36"/>
    <w:rsid w:val="00401BF4"/>
    <w:rsid w:val="004044DC"/>
    <w:rsid w:val="00405873"/>
    <w:rsid w:val="00406F56"/>
    <w:rsid w:val="0040740D"/>
    <w:rsid w:val="00407A22"/>
    <w:rsid w:val="00413FB4"/>
    <w:rsid w:val="00416B6D"/>
    <w:rsid w:val="00417A8C"/>
    <w:rsid w:val="004223F7"/>
    <w:rsid w:val="00422DDD"/>
    <w:rsid w:val="004230D7"/>
    <w:rsid w:val="00423642"/>
    <w:rsid w:val="004237DA"/>
    <w:rsid w:val="00425253"/>
    <w:rsid w:val="00425408"/>
    <w:rsid w:val="004259F4"/>
    <w:rsid w:val="004264C8"/>
    <w:rsid w:val="00426A84"/>
    <w:rsid w:val="004271D5"/>
    <w:rsid w:val="00427DB8"/>
    <w:rsid w:val="00430393"/>
    <w:rsid w:val="00432CEB"/>
    <w:rsid w:val="00433127"/>
    <w:rsid w:val="00433336"/>
    <w:rsid w:val="00434104"/>
    <w:rsid w:val="0043420C"/>
    <w:rsid w:val="004346EA"/>
    <w:rsid w:val="0043570A"/>
    <w:rsid w:val="00436FCD"/>
    <w:rsid w:val="004376AF"/>
    <w:rsid w:val="00440F05"/>
    <w:rsid w:val="0044175A"/>
    <w:rsid w:val="00441930"/>
    <w:rsid w:val="00441B71"/>
    <w:rsid w:val="00441E71"/>
    <w:rsid w:val="00442B91"/>
    <w:rsid w:val="00443783"/>
    <w:rsid w:val="00444572"/>
    <w:rsid w:val="00444ACC"/>
    <w:rsid w:val="004452AE"/>
    <w:rsid w:val="0045024E"/>
    <w:rsid w:val="0045038E"/>
    <w:rsid w:val="004508BE"/>
    <w:rsid w:val="00452CE4"/>
    <w:rsid w:val="0045546A"/>
    <w:rsid w:val="00457E18"/>
    <w:rsid w:val="00460325"/>
    <w:rsid w:val="00461B39"/>
    <w:rsid w:val="0046390C"/>
    <w:rsid w:val="00466BC4"/>
    <w:rsid w:val="0047046D"/>
    <w:rsid w:val="00471043"/>
    <w:rsid w:val="004718EF"/>
    <w:rsid w:val="004728E2"/>
    <w:rsid w:val="004737DA"/>
    <w:rsid w:val="00474099"/>
    <w:rsid w:val="00474763"/>
    <w:rsid w:val="0047765E"/>
    <w:rsid w:val="00480C3C"/>
    <w:rsid w:val="00482832"/>
    <w:rsid w:val="004828A3"/>
    <w:rsid w:val="00482A21"/>
    <w:rsid w:val="004834F4"/>
    <w:rsid w:val="00483912"/>
    <w:rsid w:val="00483DC4"/>
    <w:rsid w:val="004845F0"/>
    <w:rsid w:val="0048594E"/>
    <w:rsid w:val="00485B88"/>
    <w:rsid w:val="00485F9A"/>
    <w:rsid w:val="0048619E"/>
    <w:rsid w:val="004874B7"/>
    <w:rsid w:val="0049015E"/>
    <w:rsid w:val="00496224"/>
    <w:rsid w:val="00497906"/>
    <w:rsid w:val="004A108E"/>
    <w:rsid w:val="004A1651"/>
    <w:rsid w:val="004A3673"/>
    <w:rsid w:val="004A4387"/>
    <w:rsid w:val="004A63CD"/>
    <w:rsid w:val="004A671F"/>
    <w:rsid w:val="004A7B9B"/>
    <w:rsid w:val="004B079F"/>
    <w:rsid w:val="004B09FC"/>
    <w:rsid w:val="004B0DF5"/>
    <w:rsid w:val="004B14E4"/>
    <w:rsid w:val="004B2149"/>
    <w:rsid w:val="004B26C4"/>
    <w:rsid w:val="004B28BE"/>
    <w:rsid w:val="004B5815"/>
    <w:rsid w:val="004B72AD"/>
    <w:rsid w:val="004B7C5A"/>
    <w:rsid w:val="004B7C78"/>
    <w:rsid w:val="004C0A74"/>
    <w:rsid w:val="004C0B98"/>
    <w:rsid w:val="004C0CE5"/>
    <w:rsid w:val="004C129C"/>
    <w:rsid w:val="004C3078"/>
    <w:rsid w:val="004C47AB"/>
    <w:rsid w:val="004C6484"/>
    <w:rsid w:val="004C72CF"/>
    <w:rsid w:val="004D10FE"/>
    <w:rsid w:val="004D31F7"/>
    <w:rsid w:val="004D3AEF"/>
    <w:rsid w:val="004D4E57"/>
    <w:rsid w:val="004D4EDF"/>
    <w:rsid w:val="004D53A1"/>
    <w:rsid w:val="004D763C"/>
    <w:rsid w:val="004E05AF"/>
    <w:rsid w:val="004E0679"/>
    <w:rsid w:val="004E086F"/>
    <w:rsid w:val="004E0902"/>
    <w:rsid w:val="004E457D"/>
    <w:rsid w:val="004E6E1D"/>
    <w:rsid w:val="004E7553"/>
    <w:rsid w:val="004E7559"/>
    <w:rsid w:val="004F13FC"/>
    <w:rsid w:val="004F2715"/>
    <w:rsid w:val="004F29FB"/>
    <w:rsid w:val="004F2D52"/>
    <w:rsid w:val="004F3CB2"/>
    <w:rsid w:val="004F5719"/>
    <w:rsid w:val="004F5A96"/>
    <w:rsid w:val="004F6C54"/>
    <w:rsid w:val="004F7B72"/>
    <w:rsid w:val="00500A79"/>
    <w:rsid w:val="00500CD5"/>
    <w:rsid w:val="00501ED0"/>
    <w:rsid w:val="0050282B"/>
    <w:rsid w:val="00503497"/>
    <w:rsid w:val="005043F5"/>
    <w:rsid w:val="00504A5D"/>
    <w:rsid w:val="00504E25"/>
    <w:rsid w:val="005054B2"/>
    <w:rsid w:val="00506360"/>
    <w:rsid w:val="005064F8"/>
    <w:rsid w:val="0050655C"/>
    <w:rsid w:val="0051068B"/>
    <w:rsid w:val="00510D8D"/>
    <w:rsid w:val="00511B92"/>
    <w:rsid w:val="00512430"/>
    <w:rsid w:val="005124FE"/>
    <w:rsid w:val="00512B35"/>
    <w:rsid w:val="00513028"/>
    <w:rsid w:val="00513C38"/>
    <w:rsid w:val="00513EED"/>
    <w:rsid w:val="00515F21"/>
    <w:rsid w:val="00515F9B"/>
    <w:rsid w:val="00516391"/>
    <w:rsid w:val="005202B2"/>
    <w:rsid w:val="00522084"/>
    <w:rsid w:val="0052287B"/>
    <w:rsid w:val="00522C0E"/>
    <w:rsid w:val="00522DD8"/>
    <w:rsid w:val="00524507"/>
    <w:rsid w:val="0052542C"/>
    <w:rsid w:val="00525D0E"/>
    <w:rsid w:val="00527099"/>
    <w:rsid w:val="005273EB"/>
    <w:rsid w:val="00527FB6"/>
    <w:rsid w:val="00530436"/>
    <w:rsid w:val="00530553"/>
    <w:rsid w:val="0053216A"/>
    <w:rsid w:val="005353DC"/>
    <w:rsid w:val="00536849"/>
    <w:rsid w:val="00537E46"/>
    <w:rsid w:val="00540729"/>
    <w:rsid w:val="00540B14"/>
    <w:rsid w:val="00543D14"/>
    <w:rsid w:val="00543E2E"/>
    <w:rsid w:val="005455F8"/>
    <w:rsid w:val="00545D91"/>
    <w:rsid w:val="00546BB4"/>
    <w:rsid w:val="00547AD7"/>
    <w:rsid w:val="00547FC2"/>
    <w:rsid w:val="005505A5"/>
    <w:rsid w:val="00551E4F"/>
    <w:rsid w:val="00553971"/>
    <w:rsid w:val="00555898"/>
    <w:rsid w:val="005558F2"/>
    <w:rsid w:val="00556401"/>
    <w:rsid w:val="00557CDE"/>
    <w:rsid w:val="0056037F"/>
    <w:rsid w:val="00560CD6"/>
    <w:rsid w:val="00561048"/>
    <w:rsid w:val="005623AA"/>
    <w:rsid w:val="005640CA"/>
    <w:rsid w:val="0056440F"/>
    <w:rsid w:val="00564991"/>
    <w:rsid w:val="00564BCE"/>
    <w:rsid w:val="00565780"/>
    <w:rsid w:val="00565CB4"/>
    <w:rsid w:val="00566173"/>
    <w:rsid w:val="005707ED"/>
    <w:rsid w:val="005729A4"/>
    <w:rsid w:val="0057315D"/>
    <w:rsid w:val="00573814"/>
    <w:rsid w:val="005742A1"/>
    <w:rsid w:val="005746D1"/>
    <w:rsid w:val="00575600"/>
    <w:rsid w:val="00575ACC"/>
    <w:rsid w:val="00580E6E"/>
    <w:rsid w:val="00580E98"/>
    <w:rsid w:val="00580F39"/>
    <w:rsid w:val="005818D1"/>
    <w:rsid w:val="0058227F"/>
    <w:rsid w:val="00583EA2"/>
    <w:rsid w:val="005846DF"/>
    <w:rsid w:val="005861A2"/>
    <w:rsid w:val="005865A8"/>
    <w:rsid w:val="005878CD"/>
    <w:rsid w:val="00587AA4"/>
    <w:rsid w:val="0059023A"/>
    <w:rsid w:val="00595EE0"/>
    <w:rsid w:val="005978B4"/>
    <w:rsid w:val="005A1148"/>
    <w:rsid w:val="005A21D5"/>
    <w:rsid w:val="005A222C"/>
    <w:rsid w:val="005A2887"/>
    <w:rsid w:val="005A3236"/>
    <w:rsid w:val="005A47B1"/>
    <w:rsid w:val="005A5526"/>
    <w:rsid w:val="005A5597"/>
    <w:rsid w:val="005A58D9"/>
    <w:rsid w:val="005A70AA"/>
    <w:rsid w:val="005A76DB"/>
    <w:rsid w:val="005A7C88"/>
    <w:rsid w:val="005B0052"/>
    <w:rsid w:val="005B0072"/>
    <w:rsid w:val="005B1DB0"/>
    <w:rsid w:val="005B336A"/>
    <w:rsid w:val="005B34B6"/>
    <w:rsid w:val="005B3816"/>
    <w:rsid w:val="005B3B56"/>
    <w:rsid w:val="005B44A7"/>
    <w:rsid w:val="005B596A"/>
    <w:rsid w:val="005B6131"/>
    <w:rsid w:val="005B6EE9"/>
    <w:rsid w:val="005B73D5"/>
    <w:rsid w:val="005B75C1"/>
    <w:rsid w:val="005C2DCD"/>
    <w:rsid w:val="005C2E4F"/>
    <w:rsid w:val="005C318E"/>
    <w:rsid w:val="005C3A05"/>
    <w:rsid w:val="005C3DE7"/>
    <w:rsid w:val="005C3EC4"/>
    <w:rsid w:val="005C4816"/>
    <w:rsid w:val="005C64AC"/>
    <w:rsid w:val="005C6B5E"/>
    <w:rsid w:val="005C6F44"/>
    <w:rsid w:val="005C738B"/>
    <w:rsid w:val="005C7884"/>
    <w:rsid w:val="005D0088"/>
    <w:rsid w:val="005D189D"/>
    <w:rsid w:val="005D1C8B"/>
    <w:rsid w:val="005D1DFC"/>
    <w:rsid w:val="005D2011"/>
    <w:rsid w:val="005D23A1"/>
    <w:rsid w:val="005D26A5"/>
    <w:rsid w:val="005D3278"/>
    <w:rsid w:val="005D3360"/>
    <w:rsid w:val="005D3F53"/>
    <w:rsid w:val="005D4199"/>
    <w:rsid w:val="005D4695"/>
    <w:rsid w:val="005D517D"/>
    <w:rsid w:val="005D7212"/>
    <w:rsid w:val="005E0DCD"/>
    <w:rsid w:val="005E1576"/>
    <w:rsid w:val="005E198F"/>
    <w:rsid w:val="005E1BC6"/>
    <w:rsid w:val="005E23AA"/>
    <w:rsid w:val="005E24DB"/>
    <w:rsid w:val="005E2506"/>
    <w:rsid w:val="005E2A9F"/>
    <w:rsid w:val="005E438F"/>
    <w:rsid w:val="005E6183"/>
    <w:rsid w:val="005E6DBA"/>
    <w:rsid w:val="005F09CB"/>
    <w:rsid w:val="005F0B6C"/>
    <w:rsid w:val="005F22E0"/>
    <w:rsid w:val="005F275E"/>
    <w:rsid w:val="005F2CFA"/>
    <w:rsid w:val="005F4DF7"/>
    <w:rsid w:val="005F546D"/>
    <w:rsid w:val="005F5A04"/>
    <w:rsid w:val="006004D1"/>
    <w:rsid w:val="006004E5"/>
    <w:rsid w:val="006004EB"/>
    <w:rsid w:val="0060247D"/>
    <w:rsid w:val="00602A02"/>
    <w:rsid w:val="00604E86"/>
    <w:rsid w:val="006057BB"/>
    <w:rsid w:val="00605AA1"/>
    <w:rsid w:val="006066C8"/>
    <w:rsid w:val="006075A9"/>
    <w:rsid w:val="0061024C"/>
    <w:rsid w:val="006103A9"/>
    <w:rsid w:val="00610AA1"/>
    <w:rsid w:val="00611791"/>
    <w:rsid w:val="0061184D"/>
    <w:rsid w:val="00611FF4"/>
    <w:rsid w:val="00614438"/>
    <w:rsid w:val="00616157"/>
    <w:rsid w:val="0061629A"/>
    <w:rsid w:val="00616F56"/>
    <w:rsid w:val="006176E2"/>
    <w:rsid w:val="006202EA"/>
    <w:rsid w:val="00620DFC"/>
    <w:rsid w:val="006213F2"/>
    <w:rsid w:val="006228CF"/>
    <w:rsid w:val="00623D74"/>
    <w:rsid w:val="00624318"/>
    <w:rsid w:val="00624320"/>
    <w:rsid w:val="00624437"/>
    <w:rsid w:val="0062544E"/>
    <w:rsid w:val="00627AFC"/>
    <w:rsid w:val="00630AD7"/>
    <w:rsid w:val="006313D8"/>
    <w:rsid w:val="00631B68"/>
    <w:rsid w:val="00632692"/>
    <w:rsid w:val="00632A78"/>
    <w:rsid w:val="00633476"/>
    <w:rsid w:val="0063528D"/>
    <w:rsid w:val="00635371"/>
    <w:rsid w:val="00637728"/>
    <w:rsid w:val="00640175"/>
    <w:rsid w:val="00641E46"/>
    <w:rsid w:val="00646B3D"/>
    <w:rsid w:val="00651D85"/>
    <w:rsid w:val="0065205B"/>
    <w:rsid w:val="00654DAA"/>
    <w:rsid w:val="00654FFC"/>
    <w:rsid w:val="00655117"/>
    <w:rsid w:val="0066024D"/>
    <w:rsid w:val="006627EB"/>
    <w:rsid w:val="00662903"/>
    <w:rsid w:val="00663E75"/>
    <w:rsid w:val="00664663"/>
    <w:rsid w:val="00672E85"/>
    <w:rsid w:val="00674BC9"/>
    <w:rsid w:val="00674F09"/>
    <w:rsid w:val="006752F3"/>
    <w:rsid w:val="00675D66"/>
    <w:rsid w:val="006766A7"/>
    <w:rsid w:val="006777F6"/>
    <w:rsid w:val="00684E9C"/>
    <w:rsid w:val="00685309"/>
    <w:rsid w:val="006862EE"/>
    <w:rsid w:val="00686CDF"/>
    <w:rsid w:val="00687A29"/>
    <w:rsid w:val="00690FC6"/>
    <w:rsid w:val="00691D02"/>
    <w:rsid w:val="00693328"/>
    <w:rsid w:val="00693BE6"/>
    <w:rsid w:val="00695AE8"/>
    <w:rsid w:val="00697F49"/>
    <w:rsid w:val="006A124F"/>
    <w:rsid w:val="006A33D8"/>
    <w:rsid w:val="006A3AC5"/>
    <w:rsid w:val="006A5435"/>
    <w:rsid w:val="006A6C6E"/>
    <w:rsid w:val="006B3F5C"/>
    <w:rsid w:val="006B4D56"/>
    <w:rsid w:val="006B61FE"/>
    <w:rsid w:val="006B688F"/>
    <w:rsid w:val="006C08D4"/>
    <w:rsid w:val="006C1310"/>
    <w:rsid w:val="006C1668"/>
    <w:rsid w:val="006C1BD9"/>
    <w:rsid w:val="006C3120"/>
    <w:rsid w:val="006C50D6"/>
    <w:rsid w:val="006C58B4"/>
    <w:rsid w:val="006C7D1A"/>
    <w:rsid w:val="006D135B"/>
    <w:rsid w:val="006D23D0"/>
    <w:rsid w:val="006D28E4"/>
    <w:rsid w:val="006D3307"/>
    <w:rsid w:val="006D48F3"/>
    <w:rsid w:val="006D70FC"/>
    <w:rsid w:val="006D7B0A"/>
    <w:rsid w:val="006E0BE4"/>
    <w:rsid w:val="006E11A5"/>
    <w:rsid w:val="006E25E6"/>
    <w:rsid w:val="006E59CF"/>
    <w:rsid w:val="006E7C1B"/>
    <w:rsid w:val="006F10F9"/>
    <w:rsid w:val="006F1C3F"/>
    <w:rsid w:val="006F2E83"/>
    <w:rsid w:val="006F4676"/>
    <w:rsid w:val="00700C8C"/>
    <w:rsid w:val="00700F08"/>
    <w:rsid w:val="00701A85"/>
    <w:rsid w:val="00702781"/>
    <w:rsid w:val="007032C8"/>
    <w:rsid w:val="007057D3"/>
    <w:rsid w:val="00705C4F"/>
    <w:rsid w:val="00705F66"/>
    <w:rsid w:val="007104A2"/>
    <w:rsid w:val="007113FD"/>
    <w:rsid w:val="007124EE"/>
    <w:rsid w:val="0071450F"/>
    <w:rsid w:val="00716736"/>
    <w:rsid w:val="00716C2A"/>
    <w:rsid w:val="00716E52"/>
    <w:rsid w:val="00717BDA"/>
    <w:rsid w:val="0072360B"/>
    <w:rsid w:val="0072594E"/>
    <w:rsid w:val="007263FC"/>
    <w:rsid w:val="0072716F"/>
    <w:rsid w:val="00731C7C"/>
    <w:rsid w:val="00733146"/>
    <w:rsid w:val="007336E0"/>
    <w:rsid w:val="00734580"/>
    <w:rsid w:val="0073649E"/>
    <w:rsid w:val="007408A8"/>
    <w:rsid w:val="0074268E"/>
    <w:rsid w:val="0074282E"/>
    <w:rsid w:val="00742E85"/>
    <w:rsid w:val="00742FDC"/>
    <w:rsid w:val="0074316F"/>
    <w:rsid w:val="00743E76"/>
    <w:rsid w:val="0074482C"/>
    <w:rsid w:val="00744AB3"/>
    <w:rsid w:val="00744C30"/>
    <w:rsid w:val="00744CE7"/>
    <w:rsid w:val="0074513B"/>
    <w:rsid w:val="00746455"/>
    <w:rsid w:val="0074764F"/>
    <w:rsid w:val="00747FAE"/>
    <w:rsid w:val="007508BE"/>
    <w:rsid w:val="00750B47"/>
    <w:rsid w:val="00752024"/>
    <w:rsid w:val="00752CAF"/>
    <w:rsid w:val="00753D2D"/>
    <w:rsid w:val="00753F2D"/>
    <w:rsid w:val="00754BF1"/>
    <w:rsid w:val="007564E2"/>
    <w:rsid w:val="0076211F"/>
    <w:rsid w:val="007629EB"/>
    <w:rsid w:val="00763B0E"/>
    <w:rsid w:val="00765F46"/>
    <w:rsid w:val="00767A68"/>
    <w:rsid w:val="00767AC3"/>
    <w:rsid w:val="0077013D"/>
    <w:rsid w:val="0077088C"/>
    <w:rsid w:val="007712DC"/>
    <w:rsid w:val="007712E4"/>
    <w:rsid w:val="00771640"/>
    <w:rsid w:val="00774235"/>
    <w:rsid w:val="00774B1B"/>
    <w:rsid w:val="00775B65"/>
    <w:rsid w:val="00775C00"/>
    <w:rsid w:val="00780D3F"/>
    <w:rsid w:val="0078277D"/>
    <w:rsid w:val="00783384"/>
    <w:rsid w:val="00787359"/>
    <w:rsid w:val="00787B2E"/>
    <w:rsid w:val="00787B37"/>
    <w:rsid w:val="007912E1"/>
    <w:rsid w:val="00791532"/>
    <w:rsid w:val="007933C4"/>
    <w:rsid w:val="00793648"/>
    <w:rsid w:val="00794045"/>
    <w:rsid w:val="00794DD2"/>
    <w:rsid w:val="007950F5"/>
    <w:rsid w:val="00795E3A"/>
    <w:rsid w:val="00796E44"/>
    <w:rsid w:val="00797B93"/>
    <w:rsid w:val="007A09BC"/>
    <w:rsid w:val="007A15D1"/>
    <w:rsid w:val="007A3CC4"/>
    <w:rsid w:val="007A5A0F"/>
    <w:rsid w:val="007A5D99"/>
    <w:rsid w:val="007A77AD"/>
    <w:rsid w:val="007B1F4E"/>
    <w:rsid w:val="007B243B"/>
    <w:rsid w:val="007C139D"/>
    <w:rsid w:val="007C1B61"/>
    <w:rsid w:val="007C4D48"/>
    <w:rsid w:val="007C5C71"/>
    <w:rsid w:val="007C6BDE"/>
    <w:rsid w:val="007C6C99"/>
    <w:rsid w:val="007C6E5A"/>
    <w:rsid w:val="007C753F"/>
    <w:rsid w:val="007D04D6"/>
    <w:rsid w:val="007D28F7"/>
    <w:rsid w:val="007D2A6A"/>
    <w:rsid w:val="007D423D"/>
    <w:rsid w:val="007D4AF3"/>
    <w:rsid w:val="007D6202"/>
    <w:rsid w:val="007D787B"/>
    <w:rsid w:val="007E05C4"/>
    <w:rsid w:val="007E0B09"/>
    <w:rsid w:val="007E3622"/>
    <w:rsid w:val="007E4072"/>
    <w:rsid w:val="007E5218"/>
    <w:rsid w:val="007E5849"/>
    <w:rsid w:val="007E7A8F"/>
    <w:rsid w:val="007E7AD0"/>
    <w:rsid w:val="007F015A"/>
    <w:rsid w:val="007F07F1"/>
    <w:rsid w:val="007F0DA7"/>
    <w:rsid w:val="007F2274"/>
    <w:rsid w:val="007F2497"/>
    <w:rsid w:val="007F2706"/>
    <w:rsid w:val="007F4BB1"/>
    <w:rsid w:val="007F6C59"/>
    <w:rsid w:val="008013DF"/>
    <w:rsid w:val="00802381"/>
    <w:rsid w:val="00802D81"/>
    <w:rsid w:val="00802FEB"/>
    <w:rsid w:val="00803896"/>
    <w:rsid w:val="00803AF5"/>
    <w:rsid w:val="0080444D"/>
    <w:rsid w:val="00804B47"/>
    <w:rsid w:val="008065F9"/>
    <w:rsid w:val="0081282A"/>
    <w:rsid w:val="00813E8F"/>
    <w:rsid w:val="00814320"/>
    <w:rsid w:val="00815340"/>
    <w:rsid w:val="008200B5"/>
    <w:rsid w:val="0082119E"/>
    <w:rsid w:val="0082146A"/>
    <w:rsid w:val="00821BB8"/>
    <w:rsid w:val="00823170"/>
    <w:rsid w:val="00823FA4"/>
    <w:rsid w:val="008246E7"/>
    <w:rsid w:val="00824725"/>
    <w:rsid w:val="00826106"/>
    <w:rsid w:val="00826417"/>
    <w:rsid w:val="00827799"/>
    <w:rsid w:val="00827F8E"/>
    <w:rsid w:val="008301D9"/>
    <w:rsid w:val="00830338"/>
    <w:rsid w:val="008305A9"/>
    <w:rsid w:val="008308BD"/>
    <w:rsid w:val="00832D7D"/>
    <w:rsid w:val="00835306"/>
    <w:rsid w:val="008357EE"/>
    <w:rsid w:val="00836BF7"/>
    <w:rsid w:val="00837FDC"/>
    <w:rsid w:val="00841D6A"/>
    <w:rsid w:val="0084205C"/>
    <w:rsid w:val="00842B76"/>
    <w:rsid w:val="00842DC5"/>
    <w:rsid w:val="0084536C"/>
    <w:rsid w:val="00850029"/>
    <w:rsid w:val="008500D9"/>
    <w:rsid w:val="00850CA8"/>
    <w:rsid w:val="0085195D"/>
    <w:rsid w:val="00852116"/>
    <w:rsid w:val="00852FEB"/>
    <w:rsid w:val="00853D08"/>
    <w:rsid w:val="008541B2"/>
    <w:rsid w:val="00856FAA"/>
    <w:rsid w:val="00861374"/>
    <w:rsid w:val="008639F5"/>
    <w:rsid w:val="00865340"/>
    <w:rsid w:val="00866853"/>
    <w:rsid w:val="00866EFF"/>
    <w:rsid w:val="0086715B"/>
    <w:rsid w:val="008672EB"/>
    <w:rsid w:val="008700AD"/>
    <w:rsid w:val="008726AA"/>
    <w:rsid w:val="00873434"/>
    <w:rsid w:val="00875247"/>
    <w:rsid w:val="008755E1"/>
    <w:rsid w:val="00875935"/>
    <w:rsid w:val="00875D0D"/>
    <w:rsid w:val="008777BA"/>
    <w:rsid w:val="00881088"/>
    <w:rsid w:val="008813B4"/>
    <w:rsid w:val="00881592"/>
    <w:rsid w:val="00881C64"/>
    <w:rsid w:val="00882C52"/>
    <w:rsid w:val="0088433E"/>
    <w:rsid w:val="00885417"/>
    <w:rsid w:val="008859CA"/>
    <w:rsid w:val="00887850"/>
    <w:rsid w:val="00887CBF"/>
    <w:rsid w:val="00892146"/>
    <w:rsid w:val="00896EC1"/>
    <w:rsid w:val="008A0283"/>
    <w:rsid w:val="008A2446"/>
    <w:rsid w:val="008A3083"/>
    <w:rsid w:val="008A3CDA"/>
    <w:rsid w:val="008A4803"/>
    <w:rsid w:val="008A48F3"/>
    <w:rsid w:val="008A4ED3"/>
    <w:rsid w:val="008A7399"/>
    <w:rsid w:val="008A7BE9"/>
    <w:rsid w:val="008A7C88"/>
    <w:rsid w:val="008B2007"/>
    <w:rsid w:val="008B2257"/>
    <w:rsid w:val="008B25E3"/>
    <w:rsid w:val="008B288D"/>
    <w:rsid w:val="008B3DAF"/>
    <w:rsid w:val="008B66D0"/>
    <w:rsid w:val="008B6BCF"/>
    <w:rsid w:val="008B7D09"/>
    <w:rsid w:val="008C175A"/>
    <w:rsid w:val="008C19AF"/>
    <w:rsid w:val="008C228D"/>
    <w:rsid w:val="008C29D5"/>
    <w:rsid w:val="008C3AC6"/>
    <w:rsid w:val="008C3AF5"/>
    <w:rsid w:val="008C42AE"/>
    <w:rsid w:val="008C4F2F"/>
    <w:rsid w:val="008C6636"/>
    <w:rsid w:val="008D0A22"/>
    <w:rsid w:val="008D280C"/>
    <w:rsid w:val="008D3D01"/>
    <w:rsid w:val="008D672A"/>
    <w:rsid w:val="008D6E7B"/>
    <w:rsid w:val="008D7760"/>
    <w:rsid w:val="008D7B27"/>
    <w:rsid w:val="008E0393"/>
    <w:rsid w:val="008E05F3"/>
    <w:rsid w:val="008E0E7C"/>
    <w:rsid w:val="008E160C"/>
    <w:rsid w:val="008E3DF5"/>
    <w:rsid w:val="008F0B60"/>
    <w:rsid w:val="008F1DAB"/>
    <w:rsid w:val="008F2EEE"/>
    <w:rsid w:val="008F3E31"/>
    <w:rsid w:val="008F5F88"/>
    <w:rsid w:val="008F6597"/>
    <w:rsid w:val="008F7B31"/>
    <w:rsid w:val="009000D2"/>
    <w:rsid w:val="00900263"/>
    <w:rsid w:val="00900A49"/>
    <w:rsid w:val="00901111"/>
    <w:rsid w:val="00901203"/>
    <w:rsid w:val="00902373"/>
    <w:rsid w:val="0090338D"/>
    <w:rsid w:val="00903EC7"/>
    <w:rsid w:val="0090523F"/>
    <w:rsid w:val="00911109"/>
    <w:rsid w:val="00911408"/>
    <w:rsid w:val="00912E50"/>
    <w:rsid w:val="00914613"/>
    <w:rsid w:val="0091574C"/>
    <w:rsid w:val="0091689C"/>
    <w:rsid w:val="0091732D"/>
    <w:rsid w:val="00917CA0"/>
    <w:rsid w:val="00917F60"/>
    <w:rsid w:val="009217D4"/>
    <w:rsid w:val="00921C8B"/>
    <w:rsid w:val="00921FB5"/>
    <w:rsid w:val="00922012"/>
    <w:rsid w:val="00922118"/>
    <w:rsid w:val="009237C7"/>
    <w:rsid w:val="00923B56"/>
    <w:rsid w:val="00924161"/>
    <w:rsid w:val="0092459F"/>
    <w:rsid w:val="00924E81"/>
    <w:rsid w:val="00925FF6"/>
    <w:rsid w:val="00927040"/>
    <w:rsid w:val="009278F2"/>
    <w:rsid w:val="00930C83"/>
    <w:rsid w:val="00932301"/>
    <w:rsid w:val="009328BD"/>
    <w:rsid w:val="00933F12"/>
    <w:rsid w:val="0093410A"/>
    <w:rsid w:val="009344DF"/>
    <w:rsid w:val="009350F0"/>
    <w:rsid w:val="0093558E"/>
    <w:rsid w:val="00935FC4"/>
    <w:rsid w:val="00936773"/>
    <w:rsid w:val="009367ED"/>
    <w:rsid w:val="00937983"/>
    <w:rsid w:val="009407AD"/>
    <w:rsid w:val="00942226"/>
    <w:rsid w:val="0094266A"/>
    <w:rsid w:val="00944159"/>
    <w:rsid w:val="009445F0"/>
    <w:rsid w:val="00944EF4"/>
    <w:rsid w:val="00950D6C"/>
    <w:rsid w:val="00952C17"/>
    <w:rsid w:val="009532CD"/>
    <w:rsid w:val="00953C05"/>
    <w:rsid w:val="00954289"/>
    <w:rsid w:val="0095456A"/>
    <w:rsid w:val="00961DBF"/>
    <w:rsid w:val="0096264A"/>
    <w:rsid w:val="00963A3C"/>
    <w:rsid w:val="0096532F"/>
    <w:rsid w:val="00965AE3"/>
    <w:rsid w:val="00965F0F"/>
    <w:rsid w:val="00967733"/>
    <w:rsid w:val="0097084F"/>
    <w:rsid w:val="00977727"/>
    <w:rsid w:val="009817FA"/>
    <w:rsid w:val="00981FA4"/>
    <w:rsid w:val="009877CC"/>
    <w:rsid w:val="00990BF5"/>
    <w:rsid w:val="00993937"/>
    <w:rsid w:val="00994444"/>
    <w:rsid w:val="0099446C"/>
    <w:rsid w:val="00995BEB"/>
    <w:rsid w:val="00996B7B"/>
    <w:rsid w:val="00997169"/>
    <w:rsid w:val="00997CFD"/>
    <w:rsid w:val="009A0172"/>
    <w:rsid w:val="009A155E"/>
    <w:rsid w:val="009A33A1"/>
    <w:rsid w:val="009A488A"/>
    <w:rsid w:val="009A4F03"/>
    <w:rsid w:val="009A4FE7"/>
    <w:rsid w:val="009A4FFF"/>
    <w:rsid w:val="009A7D6F"/>
    <w:rsid w:val="009B368B"/>
    <w:rsid w:val="009B4AF4"/>
    <w:rsid w:val="009B61F5"/>
    <w:rsid w:val="009B7770"/>
    <w:rsid w:val="009C14D0"/>
    <w:rsid w:val="009C35FD"/>
    <w:rsid w:val="009C5EEA"/>
    <w:rsid w:val="009C6923"/>
    <w:rsid w:val="009C6C09"/>
    <w:rsid w:val="009C761E"/>
    <w:rsid w:val="009D0A1B"/>
    <w:rsid w:val="009D0EB2"/>
    <w:rsid w:val="009D2335"/>
    <w:rsid w:val="009D2A26"/>
    <w:rsid w:val="009D3D0A"/>
    <w:rsid w:val="009D6597"/>
    <w:rsid w:val="009D6E5A"/>
    <w:rsid w:val="009E00BC"/>
    <w:rsid w:val="009E11A0"/>
    <w:rsid w:val="009E2FB9"/>
    <w:rsid w:val="009E3881"/>
    <w:rsid w:val="009E4275"/>
    <w:rsid w:val="009E495F"/>
    <w:rsid w:val="009E4E81"/>
    <w:rsid w:val="009E52C6"/>
    <w:rsid w:val="009E5858"/>
    <w:rsid w:val="009E7ED1"/>
    <w:rsid w:val="009F0C31"/>
    <w:rsid w:val="009F0FF3"/>
    <w:rsid w:val="009F128E"/>
    <w:rsid w:val="009F3F14"/>
    <w:rsid w:val="009F52DA"/>
    <w:rsid w:val="009F5989"/>
    <w:rsid w:val="009F6008"/>
    <w:rsid w:val="009F62A2"/>
    <w:rsid w:val="009F6AF2"/>
    <w:rsid w:val="009F6C55"/>
    <w:rsid w:val="009F6E06"/>
    <w:rsid w:val="009F7B58"/>
    <w:rsid w:val="009F7E2A"/>
    <w:rsid w:val="00A00380"/>
    <w:rsid w:val="00A01FDD"/>
    <w:rsid w:val="00A02E2C"/>
    <w:rsid w:val="00A06ACD"/>
    <w:rsid w:val="00A06D41"/>
    <w:rsid w:val="00A07EFF"/>
    <w:rsid w:val="00A1025D"/>
    <w:rsid w:val="00A10998"/>
    <w:rsid w:val="00A11493"/>
    <w:rsid w:val="00A11DF9"/>
    <w:rsid w:val="00A1353B"/>
    <w:rsid w:val="00A14ABD"/>
    <w:rsid w:val="00A14EF7"/>
    <w:rsid w:val="00A155F5"/>
    <w:rsid w:val="00A15B5A"/>
    <w:rsid w:val="00A16608"/>
    <w:rsid w:val="00A16F69"/>
    <w:rsid w:val="00A171C0"/>
    <w:rsid w:val="00A172DB"/>
    <w:rsid w:val="00A2081B"/>
    <w:rsid w:val="00A210EB"/>
    <w:rsid w:val="00A212BA"/>
    <w:rsid w:val="00A21567"/>
    <w:rsid w:val="00A220CF"/>
    <w:rsid w:val="00A23184"/>
    <w:rsid w:val="00A2498B"/>
    <w:rsid w:val="00A25185"/>
    <w:rsid w:val="00A2519C"/>
    <w:rsid w:val="00A25DEA"/>
    <w:rsid w:val="00A260A6"/>
    <w:rsid w:val="00A260A7"/>
    <w:rsid w:val="00A26716"/>
    <w:rsid w:val="00A2677A"/>
    <w:rsid w:val="00A26FD5"/>
    <w:rsid w:val="00A273E2"/>
    <w:rsid w:val="00A278AD"/>
    <w:rsid w:val="00A30E6D"/>
    <w:rsid w:val="00A31047"/>
    <w:rsid w:val="00A31A98"/>
    <w:rsid w:val="00A32310"/>
    <w:rsid w:val="00A3453D"/>
    <w:rsid w:val="00A3627A"/>
    <w:rsid w:val="00A363EB"/>
    <w:rsid w:val="00A37F96"/>
    <w:rsid w:val="00A40B98"/>
    <w:rsid w:val="00A411C7"/>
    <w:rsid w:val="00A42572"/>
    <w:rsid w:val="00A4328C"/>
    <w:rsid w:val="00A43477"/>
    <w:rsid w:val="00A4380E"/>
    <w:rsid w:val="00A44FF9"/>
    <w:rsid w:val="00A458B7"/>
    <w:rsid w:val="00A45ADD"/>
    <w:rsid w:val="00A45C94"/>
    <w:rsid w:val="00A47CCF"/>
    <w:rsid w:val="00A47EC2"/>
    <w:rsid w:val="00A5036D"/>
    <w:rsid w:val="00A504E2"/>
    <w:rsid w:val="00A509AD"/>
    <w:rsid w:val="00A51CE0"/>
    <w:rsid w:val="00A53FBB"/>
    <w:rsid w:val="00A5471C"/>
    <w:rsid w:val="00A54D2E"/>
    <w:rsid w:val="00A578D4"/>
    <w:rsid w:val="00A60A19"/>
    <w:rsid w:val="00A6145D"/>
    <w:rsid w:val="00A621D3"/>
    <w:rsid w:val="00A62E63"/>
    <w:rsid w:val="00A638BF"/>
    <w:rsid w:val="00A661F0"/>
    <w:rsid w:val="00A676FB"/>
    <w:rsid w:val="00A701F2"/>
    <w:rsid w:val="00A714EF"/>
    <w:rsid w:val="00A72D92"/>
    <w:rsid w:val="00A7419D"/>
    <w:rsid w:val="00A74253"/>
    <w:rsid w:val="00A74372"/>
    <w:rsid w:val="00A74429"/>
    <w:rsid w:val="00A7466C"/>
    <w:rsid w:val="00A751F4"/>
    <w:rsid w:val="00A76A42"/>
    <w:rsid w:val="00A76D57"/>
    <w:rsid w:val="00A77883"/>
    <w:rsid w:val="00A80627"/>
    <w:rsid w:val="00A81DC3"/>
    <w:rsid w:val="00A833CC"/>
    <w:rsid w:val="00A84E79"/>
    <w:rsid w:val="00A84F9B"/>
    <w:rsid w:val="00A85F35"/>
    <w:rsid w:val="00A90250"/>
    <w:rsid w:val="00A90C61"/>
    <w:rsid w:val="00A93761"/>
    <w:rsid w:val="00A973B7"/>
    <w:rsid w:val="00A97ED9"/>
    <w:rsid w:val="00AA1271"/>
    <w:rsid w:val="00AA1A05"/>
    <w:rsid w:val="00AA3871"/>
    <w:rsid w:val="00AA4E4D"/>
    <w:rsid w:val="00AA6C7E"/>
    <w:rsid w:val="00AB043C"/>
    <w:rsid w:val="00AB06D5"/>
    <w:rsid w:val="00AB174D"/>
    <w:rsid w:val="00AB1CB7"/>
    <w:rsid w:val="00AB2C84"/>
    <w:rsid w:val="00AB3079"/>
    <w:rsid w:val="00AB36C7"/>
    <w:rsid w:val="00AB3832"/>
    <w:rsid w:val="00AB5086"/>
    <w:rsid w:val="00AB5C4E"/>
    <w:rsid w:val="00AB5DAC"/>
    <w:rsid w:val="00AB5F2E"/>
    <w:rsid w:val="00AB684F"/>
    <w:rsid w:val="00AC09F2"/>
    <w:rsid w:val="00AC0F1F"/>
    <w:rsid w:val="00AC25E0"/>
    <w:rsid w:val="00AC37F6"/>
    <w:rsid w:val="00AC60EC"/>
    <w:rsid w:val="00AC6664"/>
    <w:rsid w:val="00AC6EDF"/>
    <w:rsid w:val="00AD1C6E"/>
    <w:rsid w:val="00AD1CC0"/>
    <w:rsid w:val="00AD5240"/>
    <w:rsid w:val="00AD5B2E"/>
    <w:rsid w:val="00AD63C5"/>
    <w:rsid w:val="00AD65AB"/>
    <w:rsid w:val="00AD6794"/>
    <w:rsid w:val="00AD78B5"/>
    <w:rsid w:val="00AE086F"/>
    <w:rsid w:val="00AE0A71"/>
    <w:rsid w:val="00AE1039"/>
    <w:rsid w:val="00AE2056"/>
    <w:rsid w:val="00AE2EEC"/>
    <w:rsid w:val="00AE3995"/>
    <w:rsid w:val="00AE4009"/>
    <w:rsid w:val="00AE5B8A"/>
    <w:rsid w:val="00AE68DF"/>
    <w:rsid w:val="00AE68E2"/>
    <w:rsid w:val="00AE6E73"/>
    <w:rsid w:val="00AE7799"/>
    <w:rsid w:val="00AF006F"/>
    <w:rsid w:val="00AF0803"/>
    <w:rsid w:val="00AF25CC"/>
    <w:rsid w:val="00AF316A"/>
    <w:rsid w:val="00AF38DD"/>
    <w:rsid w:val="00AF4F5F"/>
    <w:rsid w:val="00AF54B9"/>
    <w:rsid w:val="00AF55E4"/>
    <w:rsid w:val="00AF607D"/>
    <w:rsid w:val="00AF6A66"/>
    <w:rsid w:val="00AF7622"/>
    <w:rsid w:val="00B01BAA"/>
    <w:rsid w:val="00B02EAB"/>
    <w:rsid w:val="00B038A7"/>
    <w:rsid w:val="00B03A54"/>
    <w:rsid w:val="00B03B1A"/>
    <w:rsid w:val="00B03B94"/>
    <w:rsid w:val="00B03CD0"/>
    <w:rsid w:val="00B045C2"/>
    <w:rsid w:val="00B05482"/>
    <w:rsid w:val="00B067E8"/>
    <w:rsid w:val="00B07214"/>
    <w:rsid w:val="00B07C33"/>
    <w:rsid w:val="00B100BE"/>
    <w:rsid w:val="00B1182B"/>
    <w:rsid w:val="00B13692"/>
    <w:rsid w:val="00B13C42"/>
    <w:rsid w:val="00B14612"/>
    <w:rsid w:val="00B14A63"/>
    <w:rsid w:val="00B15C97"/>
    <w:rsid w:val="00B17AA0"/>
    <w:rsid w:val="00B2095A"/>
    <w:rsid w:val="00B20AFF"/>
    <w:rsid w:val="00B214DD"/>
    <w:rsid w:val="00B21647"/>
    <w:rsid w:val="00B23106"/>
    <w:rsid w:val="00B25F6A"/>
    <w:rsid w:val="00B260FD"/>
    <w:rsid w:val="00B27131"/>
    <w:rsid w:val="00B2727E"/>
    <w:rsid w:val="00B27BC4"/>
    <w:rsid w:val="00B30196"/>
    <w:rsid w:val="00B3119B"/>
    <w:rsid w:val="00B31CE0"/>
    <w:rsid w:val="00B32246"/>
    <w:rsid w:val="00B327A4"/>
    <w:rsid w:val="00B335AC"/>
    <w:rsid w:val="00B35317"/>
    <w:rsid w:val="00B35A20"/>
    <w:rsid w:val="00B3642D"/>
    <w:rsid w:val="00B378DD"/>
    <w:rsid w:val="00B37AD4"/>
    <w:rsid w:val="00B37F50"/>
    <w:rsid w:val="00B40CF1"/>
    <w:rsid w:val="00B41342"/>
    <w:rsid w:val="00B41EE7"/>
    <w:rsid w:val="00B42CEB"/>
    <w:rsid w:val="00B44E91"/>
    <w:rsid w:val="00B451C5"/>
    <w:rsid w:val="00B46643"/>
    <w:rsid w:val="00B46988"/>
    <w:rsid w:val="00B47150"/>
    <w:rsid w:val="00B523B8"/>
    <w:rsid w:val="00B553AC"/>
    <w:rsid w:val="00B5586A"/>
    <w:rsid w:val="00B55C6E"/>
    <w:rsid w:val="00B573D4"/>
    <w:rsid w:val="00B607B9"/>
    <w:rsid w:val="00B60D35"/>
    <w:rsid w:val="00B615B6"/>
    <w:rsid w:val="00B62C0C"/>
    <w:rsid w:val="00B62D91"/>
    <w:rsid w:val="00B63892"/>
    <w:rsid w:val="00B63C15"/>
    <w:rsid w:val="00B6424D"/>
    <w:rsid w:val="00B644A6"/>
    <w:rsid w:val="00B64609"/>
    <w:rsid w:val="00B647E9"/>
    <w:rsid w:val="00B649F8"/>
    <w:rsid w:val="00B70D82"/>
    <w:rsid w:val="00B72C85"/>
    <w:rsid w:val="00B777E4"/>
    <w:rsid w:val="00B80CC1"/>
    <w:rsid w:val="00B81E8B"/>
    <w:rsid w:val="00B82093"/>
    <w:rsid w:val="00B822B1"/>
    <w:rsid w:val="00B8256E"/>
    <w:rsid w:val="00B82890"/>
    <w:rsid w:val="00B835DB"/>
    <w:rsid w:val="00B83A70"/>
    <w:rsid w:val="00B83FDD"/>
    <w:rsid w:val="00B850D1"/>
    <w:rsid w:val="00B8563E"/>
    <w:rsid w:val="00B909E0"/>
    <w:rsid w:val="00B90F7B"/>
    <w:rsid w:val="00B91489"/>
    <w:rsid w:val="00B93215"/>
    <w:rsid w:val="00B932F4"/>
    <w:rsid w:val="00B93870"/>
    <w:rsid w:val="00B95286"/>
    <w:rsid w:val="00B96377"/>
    <w:rsid w:val="00B9709D"/>
    <w:rsid w:val="00BA0712"/>
    <w:rsid w:val="00BA170B"/>
    <w:rsid w:val="00BA18A5"/>
    <w:rsid w:val="00BA318C"/>
    <w:rsid w:val="00BA44FD"/>
    <w:rsid w:val="00BA453D"/>
    <w:rsid w:val="00BA45F5"/>
    <w:rsid w:val="00BA4604"/>
    <w:rsid w:val="00BA4BC8"/>
    <w:rsid w:val="00BA520E"/>
    <w:rsid w:val="00BA5239"/>
    <w:rsid w:val="00BA5470"/>
    <w:rsid w:val="00BA69EE"/>
    <w:rsid w:val="00BA7603"/>
    <w:rsid w:val="00BB23BA"/>
    <w:rsid w:val="00BB2C9A"/>
    <w:rsid w:val="00BB3365"/>
    <w:rsid w:val="00BB6F01"/>
    <w:rsid w:val="00BB7338"/>
    <w:rsid w:val="00BC2F6E"/>
    <w:rsid w:val="00BC44B4"/>
    <w:rsid w:val="00BC48D3"/>
    <w:rsid w:val="00BC4D92"/>
    <w:rsid w:val="00BC4E44"/>
    <w:rsid w:val="00BC5C9B"/>
    <w:rsid w:val="00BC5FAC"/>
    <w:rsid w:val="00BC62D4"/>
    <w:rsid w:val="00BC67CA"/>
    <w:rsid w:val="00BD0332"/>
    <w:rsid w:val="00BD090B"/>
    <w:rsid w:val="00BD30D7"/>
    <w:rsid w:val="00BD3EF6"/>
    <w:rsid w:val="00BD59E9"/>
    <w:rsid w:val="00BD62BE"/>
    <w:rsid w:val="00BD6D3B"/>
    <w:rsid w:val="00BD71AE"/>
    <w:rsid w:val="00BD75C4"/>
    <w:rsid w:val="00BE01F2"/>
    <w:rsid w:val="00BE025A"/>
    <w:rsid w:val="00BE0354"/>
    <w:rsid w:val="00BE04F0"/>
    <w:rsid w:val="00BE0DD9"/>
    <w:rsid w:val="00BE1994"/>
    <w:rsid w:val="00BE2148"/>
    <w:rsid w:val="00BE3086"/>
    <w:rsid w:val="00BE3F9C"/>
    <w:rsid w:val="00BE5026"/>
    <w:rsid w:val="00BE5B5D"/>
    <w:rsid w:val="00BE70C4"/>
    <w:rsid w:val="00BF3137"/>
    <w:rsid w:val="00BF395D"/>
    <w:rsid w:val="00BF57CD"/>
    <w:rsid w:val="00BF5A0B"/>
    <w:rsid w:val="00BF665F"/>
    <w:rsid w:val="00BF66A9"/>
    <w:rsid w:val="00BF6D57"/>
    <w:rsid w:val="00BF7591"/>
    <w:rsid w:val="00C0087A"/>
    <w:rsid w:val="00C01B60"/>
    <w:rsid w:val="00C050FB"/>
    <w:rsid w:val="00C05148"/>
    <w:rsid w:val="00C0522B"/>
    <w:rsid w:val="00C0531E"/>
    <w:rsid w:val="00C0685A"/>
    <w:rsid w:val="00C07591"/>
    <w:rsid w:val="00C10355"/>
    <w:rsid w:val="00C12FFF"/>
    <w:rsid w:val="00C145B8"/>
    <w:rsid w:val="00C153CF"/>
    <w:rsid w:val="00C16395"/>
    <w:rsid w:val="00C21924"/>
    <w:rsid w:val="00C21951"/>
    <w:rsid w:val="00C23253"/>
    <w:rsid w:val="00C23B5B"/>
    <w:rsid w:val="00C2425B"/>
    <w:rsid w:val="00C24E7E"/>
    <w:rsid w:val="00C254CA"/>
    <w:rsid w:val="00C255FA"/>
    <w:rsid w:val="00C2565E"/>
    <w:rsid w:val="00C2799F"/>
    <w:rsid w:val="00C31368"/>
    <w:rsid w:val="00C323E6"/>
    <w:rsid w:val="00C3285A"/>
    <w:rsid w:val="00C34E14"/>
    <w:rsid w:val="00C35DA4"/>
    <w:rsid w:val="00C37535"/>
    <w:rsid w:val="00C37A6B"/>
    <w:rsid w:val="00C37BE7"/>
    <w:rsid w:val="00C4032B"/>
    <w:rsid w:val="00C40B02"/>
    <w:rsid w:val="00C40C59"/>
    <w:rsid w:val="00C41A84"/>
    <w:rsid w:val="00C42200"/>
    <w:rsid w:val="00C441DF"/>
    <w:rsid w:val="00C45029"/>
    <w:rsid w:val="00C46A6B"/>
    <w:rsid w:val="00C471F2"/>
    <w:rsid w:val="00C4744B"/>
    <w:rsid w:val="00C5326A"/>
    <w:rsid w:val="00C53AD9"/>
    <w:rsid w:val="00C546C6"/>
    <w:rsid w:val="00C54B4F"/>
    <w:rsid w:val="00C56512"/>
    <w:rsid w:val="00C57A6E"/>
    <w:rsid w:val="00C60FE8"/>
    <w:rsid w:val="00C61F9B"/>
    <w:rsid w:val="00C620E4"/>
    <w:rsid w:val="00C623C5"/>
    <w:rsid w:val="00C626EB"/>
    <w:rsid w:val="00C64D2B"/>
    <w:rsid w:val="00C65135"/>
    <w:rsid w:val="00C668A4"/>
    <w:rsid w:val="00C668FF"/>
    <w:rsid w:val="00C673FE"/>
    <w:rsid w:val="00C71D97"/>
    <w:rsid w:val="00C7289B"/>
    <w:rsid w:val="00C743C6"/>
    <w:rsid w:val="00C7454F"/>
    <w:rsid w:val="00C754A7"/>
    <w:rsid w:val="00C806AA"/>
    <w:rsid w:val="00C80EC6"/>
    <w:rsid w:val="00C82E2E"/>
    <w:rsid w:val="00C837C3"/>
    <w:rsid w:val="00C83C87"/>
    <w:rsid w:val="00C84445"/>
    <w:rsid w:val="00C84DD7"/>
    <w:rsid w:val="00C86D9D"/>
    <w:rsid w:val="00C878A8"/>
    <w:rsid w:val="00C92DBB"/>
    <w:rsid w:val="00C93146"/>
    <w:rsid w:val="00C938E4"/>
    <w:rsid w:val="00C96352"/>
    <w:rsid w:val="00C964E1"/>
    <w:rsid w:val="00C977DA"/>
    <w:rsid w:val="00C97A09"/>
    <w:rsid w:val="00C97EDA"/>
    <w:rsid w:val="00CA219C"/>
    <w:rsid w:val="00CA36EC"/>
    <w:rsid w:val="00CA436B"/>
    <w:rsid w:val="00CA5534"/>
    <w:rsid w:val="00CA615E"/>
    <w:rsid w:val="00CA6D0B"/>
    <w:rsid w:val="00CA6DB1"/>
    <w:rsid w:val="00CA7675"/>
    <w:rsid w:val="00CB113B"/>
    <w:rsid w:val="00CB18EC"/>
    <w:rsid w:val="00CB2C9F"/>
    <w:rsid w:val="00CB5495"/>
    <w:rsid w:val="00CB5F81"/>
    <w:rsid w:val="00CB60D0"/>
    <w:rsid w:val="00CB6A0D"/>
    <w:rsid w:val="00CB6E35"/>
    <w:rsid w:val="00CB78A6"/>
    <w:rsid w:val="00CB7C69"/>
    <w:rsid w:val="00CC015F"/>
    <w:rsid w:val="00CC2FB9"/>
    <w:rsid w:val="00CC358F"/>
    <w:rsid w:val="00CC372E"/>
    <w:rsid w:val="00CC6F8D"/>
    <w:rsid w:val="00CD0670"/>
    <w:rsid w:val="00CD21E9"/>
    <w:rsid w:val="00CD2581"/>
    <w:rsid w:val="00CD2B5E"/>
    <w:rsid w:val="00CD3FC2"/>
    <w:rsid w:val="00CD41EA"/>
    <w:rsid w:val="00CD5027"/>
    <w:rsid w:val="00CD507C"/>
    <w:rsid w:val="00CD5304"/>
    <w:rsid w:val="00CD58B1"/>
    <w:rsid w:val="00CD5AE8"/>
    <w:rsid w:val="00CD7534"/>
    <w:rsid w:val="00CD79E9"/>
    <w:rsid w:val="00CE073F"/>
    <w:rsid w:val="00CE1560"/>
    <w:rsid w:val="00CE3977"/>
    <w:rsid w:val="00CE3CE0"/>
    <w:rsid w:val="00CE59FC"/>
    <w:rsid w:val="00CE63D7"/>
    <w:rsid w:val="00CE7111"/>
    <w:rsid w:val="00CF0130"/>
    <w:rsid w:val="00CF015E"/>
    <w:rsid w:val="00CF280E"/>
    <w:rsid w:val="00CF2B71"/>
    <w:rsid w:val="00CF2DDA"/>
    <w:rsid w:val="00CF30FC"/>
    <w:rsid w:val="00CF3188"/>
    <w:rsid w:val="00CF53B3"/>
    <w:rsid w:val="00CF7F09"/>
    <w:rsid w:val="00D0004E"/>
    <w:rsid w:val="00D00EFC"/>
    <w:rsid w:val="00D015F1"/>
    <w:rsid w:val="00D01DF0"/>
    <w:rsid w:val="00D01E99"/>
    <w:rsid w:val="00D028F2"/>
    <w:rsid w:val="00D02FDB"/>
    <w:rsid w:val="00D02FF5"/>
    <w:rsid w:val="00D032B6"/>
    <w:rsid w:val="00D0457F"/>
    <w:rsid w:val="00D051F7"/>
    <w:rsid w:val="00D0522D"/>
    <w:rsid w:val="00D05D24"/>
    <w:rsid w:val="00D06264"/>
    <w:rsid w:val="00D07266"/>
    <w:rsid w:val="00D07535"/>
    <w:rsid w:val="00D07A3F"/>
    <w:rsid w:val="00D103E3"/>
    <w:rsid w:val="00D13144"/>
    <w:rsid w:val="00D13320"/>
    <w:rsid w:val="00D13B4C"/>
    <w:rsid w:val="00D15F30"/>
    <w:rsid w:val="00D20C05"/>
    <w:rsid w:val="00D215C8"/>
    <w:rsid w:val="00D21D3A"/>
    <w:rsid w:val="00D22C7A"/>
    <w:rsid w:val="00D261E8"/>
    <w:rsid w:val="00D26875"/>
    <w:rsid w:val="00D32B8F"/>
    <w:rsid w:val="00D32D21"/>
    <w:rsid w:val="00D33772"/>
    <w:rsid w:val="00D33EAD"/>
    <w:rsid w:val="00D3408E"/>
    <w:rsid w:val="00D351F6"/>
    <w:rsid w:val="00D35E6C"/>
    <w:rsid w:val="00D36295"/>
    <w:rsid w:val="00D37638"/>
    <w:rsid w:val="00D37D2A"/>
    <w:rsid w:val="00D419C2"/>
    <w:rsid w:val="00D44538"/>
    <w:rsid w:val="00D450F5"/>
    <w:rsid w:val="00D45115"/>
    <w:rsid w:val="00D45D0E"/>
    <w:rsid w:val="00D46613"/>
    <w:rsid w:val="00D46E90"/>
    <w:rsid w:val="00D470FC"/>
    <w:rsid w:val="00D4721D"/>
    <w:rsid w:val="00D50D83"/>
    <w:rsid w:val="00D50F32"/>
    <w:rsid w:val="00D5165A"/>
    <w:rsid w:val="00D52262"/>
    <w:rsid w:val="00D52E74"/>
    <w:rsid w:val="00D53300"/>
    <w:rsid w:val="00D538E2"/>
    <w:rsid w:val="00D540AC"/>
    <w:rsid w:val="00D55677"/>
    <w:rsid w:val="00D56528"/>
    <w:rsid w:val="00D56770"/>
    <w:rsid w:val="00D60561"/>
    <w:rsid w:val="00D60BCF"/>
    <w:rsid w:val="00D60E1F"/>
    <w:rsid w:val="00D613C2"/>
    <w:rsid w:val="00D61955"/>
    <w:rsid w:val="00D61A4D"/>
    <w:rsid w:val="00D61C50"/>
    <w:rsid w:val="00D621B3"/>
    <w:rsid w:val="00D627E4"/>
    <w:rsid w:val="00D63161"/>
    <w:rsid w:val="00D67528"/>
    <w:rsid w:val="00D708DC"/>
    <w:rsid w:val="00D70944"/>
    <w:rsid w:val="00D717DF"/>
    <w:rsid w:val="00D7267B"/>
    <w:rsid w:val="00D7461C"/>
    <w:rsid w:val="00D74713"/>
    <w:rsid w:val="00D74C76"/>
    <w:rsid w:val="00D75F9F"/>
    <w:rsid w:val="00D80B7A"/>
    <w:rsid w:val="00D82FCA"/>
    <w:rsid w:val="00D8349D"/>
    <w:rsid w:val="00D83867"/>
    <w:rsid w:val="00D85082"/>
    <w:rsid w:val="00D8540B"/>
    <w:rsid w:val="00D861E2"/>
    <w:rsid w:val="00D863E0"/>
    <w:rsid w:val="00D86B62"/>
    <w:rsid w:val="00D93CBB"/>
    <w:rsid w:val="00D9649C"/>
    <w:rsid w:val="00D96C8E"/>
    <w:rsid w:val="00DA083A"/>
    <w:rsid w:val="00DA0983"/>
    <w:rsid w:val="00DA231D"/>
    <w:rsid w:val="00DA6800"/>
    <w:rsid w:val="00DA74F3"/>
    <w:rsid w:val="00DB0134"/>
    <w:rsid w:val="00DB0DBE"/>
    <w:rsid w:val="00DB0E2C"/>
    <w:rsid w:val="00DB2344"/>
    <w:rsid w:val="00DB32ED"/>
    <w:rsid w:val="00DB3C50"/>
    <w:rsid w:val="00DB539A"/>
    <w:rsid w:val="00DB6117"/>
    <w:rsid w:val="00DC02FA"/>
    <w:rsid w:val="00DC18C9"/>
    <w:rsid w:val="00DC3E78"/>
    <w:rsid w:val="00DC4806"/>
    <w:rsid w:val="00DC713B"/>
    <w:rsid w:val="00DC7AA5"/>
    <w:rsid w:val="00DC7AF7"/>
    <w:rsid w:val="00DD033E"/>
    <w:rsid w:val="00DD03AC"/>
    <w:rsid w:val="00DD3AEA"/>
    <w:rsid w:val="00DD3B7E"/>
    <w:rsid w:val="00DD4A75"/>
    <w:rsid w:val="00DD4D90"/>
    <w:rsid w:val="00DD5158"/>
    <w:rsid w:val="00DD5492"/>
    <w:rsid w:val="00DD6A35"/>
    <w:rsid w:val="00DD6A48"/>
    <w:rsid w:val="00DD6E90"/>
    <w:rsid w:val="00DD7592"/>
    <w:rsid w:val="00DD7A61"/>
    <w:rsid w:val="00DD7C69"/>
    <w:rsid w:val="00DE0B05"/>
    <w:rsid w:val="00DE2814"/>
    <w:rsid w:val="00DE2A4D"/>
    <w:rsid w:val="00DE2EBA"/>
    <w:rsid w:val="00DE7E05"/>
    <w:rsid w:val="00DE7FAC"/>
    <w:rsid w:val="00DF03C7"/>
    <w:rsid w:val="00DF04CC"/>
    <w:rsid w:val="00DF0DEC"/>
    <w:rsid w:val="00DF136C"/>
    <w:rsid w:val="00DF1826"/>
    <w:rsid w:val="00DF27BC"/>
    <w:rsid w:val="00DF2A70"/>
    <w:rsid w:val="00DF2AFA"/>
    <w:rsid w:val="00DF2CF1"/>
    <w:rsid w:val="00DF3237"/>
    <w:rsid w:val="00DF43E7"/>
    <w:rsid w:val="00DF50FF"/>
    <w:rsid w:val="00DF5B2F"/>
    <w:rsid w:val="00DF5C21"/>
    <w:rsid w:val="00DF6AE8"/>
    <w:rsid w:val="00E004B5"/>
    <w:rsid w:val="00E009A4"/>
    <w:rsid w:val="00E013CE"/>
    <w:rsid w:val="00E013F6"/>
    <w:rsid w:val="00E0191D"/>
    <w:rsid w:val="00E01BD2"/>
    <w:rsid w:val="00E0230A"/>
    <w:rsid w:val="00E02AF1"/>
    <w:rsid w:val="00E03433"/>
    <w:rsid w:val="00E06286"/>
    <w:rsid w:val="00E06824"/>
    <w:rsid w:val="00E07CA5"/>
    <w:rsid w:val="00E151E6"/>
    <w:rsid w:val="00E15DD3"/>
    <w:rsid w:val="00E1708C"/>
    <w:rsid w:val="00E173E2"/>
    <w:rsid w:val="00E22934"/>
    <w:rsid w:val="00E229A7"/>
    <w:rsid w:val="00E22EA8"/>
    <w:rsid w:val="00E22F4A"/>
    <w:rsid w:val="00E24B60"/>
    <w:rsid w:val="00E26CA1"/>
    <w:rsid w:val="00E30194"/>
    <w:rsid w:val="00E324AD"/>
    <w:rsid w:val="00E32757"/>
    <w:rsid w:val="00E336B0"/>
    <w:rsid w:val="00E337A8"/>
    <w:rsid w:val="00E34911"/>
    <w:rsid w:val="00E35A02"/>
    <w:rsid w:val="00E36EAE"/>
    <w:rsid w:val="00E36EE1"/>
    <w:rsid w:val="00E41DFE"/>
    <w:rsid w:val="00E42180"/>
    <w:rsid w:val="00E421A1"/>
    <w:rsid w:val="00E424BB"/>
    <w:rsid w:val="00E432B9"/>
    <w:rsid w:val="00E43C1C"/>
    <w:rsid w:val="00E456E7"/>
    <w:rsid w:val="00E46C89"/>
    <w:rsid w:val="00E46CAB"/>
    <w:rsid w:val="00E472C3"/>
    <w:rsid w:val="00E472E8"/>
    <w:rsid w:val="00E50913"/>
    <w:rsid w:val="00E54E3F"/>
    <w:rsid w:val="00E56C82"/>
    <w:rsid w:val="00E57B94"/>
    <w:rsid w:val="00E600DA"/>
    <w:rsid w:val="00E6010D"/>
    <w:rsid w:val="00E60947"/>
    <w:rsid w:val="00E60952"/>
    <w:rsid w:val="00E638EE"/>
    <w:rsid w:val="00E63FAD"/>
    <w:rsid w:val="00E66F72"/>
    <w:rsid w:val="00E6704A"/>
    <w:rsid w:val="00E70B50"/>
    <w:rsid w:val="00E710E4"/>
    <w:rsid w:val="00E76C68"/>
    <w:rsid w:val="00E76DAE"/>
    <w:rsid w:val="00E77871"/>
    <w:rsid w:val="00E77B02"/>
    <w:rsid w:val="00E804B3"/>
    <w:rsid w:val="00E80EC8"/>
    <w:rsid w:val="00E813D4"/>
    <w:rsid w:val="00E8219C"/>
    <w:rsid w:val="00E82EBB"/>
    <w:rsid w:val="00E84109"/>
    <w:rsid w:val="00E85EB0"/>
    <w:rsid w:val="00E85F06"/>
    <w:rsid w:val="00E868CA"/>
    <w:rsid w:val="00E869AA"/>
    <w:rsid w:val="00E86B6C"/>
    <w:rsid w:val="00E86F54"/>
    <w:rsid w:val="00E87471"/>
    <w:rsid w:val="00E8786D"/>
    <w:rsid w:val="00E90DA1"/>
    <w:rsid w:val="00E91481"/>
    <w:rsid w:val="00E92006"/>
    <w:rsid w:val="00E927C0"/>
    <w:rsid w:val="00E92CD4"/>
    <w:rsid w:val="00E93873"/>
    <w:rsid w:val="00E94B2E"/>
    <w:rsid w:val="00E96B53"/>
    <w:rsid w:val="00E96D08"/>
    <w:rsid w:val="00E96F37"/>
    <w:rsid w:val="00E9712F"/>
    <w:rsid w:val="00EA22A8"/>
    <w:rsid w:val="00EA2E1A"/>
    <w:rsid w:val="00EA35E7"/>
    <w:rsid w:val="00EA4E08"/>
    <w:rsid w:val="00EA5B3E"/>
    <w:rsid w:val="00EA689A"/>
    <w:rsid w:val="00EA6F48"/>
    <w:rsid w:val="00EB1437"/>
    <w:rsid w:val="00EB1B99"/>
    <w:rsid w:val="00EB222B"/>
    <w:rsid w:val="00EB2F3A"/>
    <w:rsid w:val="00EB4EB6"/>
    <w:rsid w:val="00EB4F2E"/>
    <w:rsid w:val="00EB65EB"/>
    <w:rsid w:val="00EC2C9F"/>
    <w:rsid w:val="00EC3AB7"/>
    <w:rsid w:val="00EC61B3"/>
    <w:rsid w:val="00ED136C"/>
    <w:rsid w:val="00ED37B8"/>
    <w:rsid w:val="00ED4290"/>
    <w:rsid w:val="00ED49F9"/>
    <w:rsid w:val="00ED58F8"/>
    <w:rsid w:val="00ED64D3"/>
    <w:rsid w:val="00ED7E08"/>
    <w:rsid w:val="00EE2553"/>
    <w:rsid w:val="00EE2BC9"/>
    <w:rsid w:val="00EE37D8"/>
    <w:rsid w:val="00EE3EBA"/>
    <w:rsid w:val="00EE4CD0"/>
    <w:rsid w:val="00EE510E"/>
    <w:rsid w:val="00EE55A4"/>
    <w:rsid w:val="00EE55A6"/>
    <w:rsid w:val="00EF007F"/>
    <w:rsid w:val="00EF02D7"/>
    <w:rsid w:val="00EF13D0"/>
    <w:rsid w:val="00EF23E7"/>
    <w:rsid w:val="00EF4C81"/>
    <w:rsid w:val="00EF54E8"/>
    <w:rsid w:val="00EF575A"/>
    <w:rsid w:val="00F009C3"/>
    <w:rsid w:val="00F009FB"/>
    <w:rsid w:val="00F01A81"/>
    <w:rsid w:val="00F020C4"/>
    <w:rsid w:val="00F03053"/>
    <w:rsid w:val="00F03717"/>
    <w:rsid w:val="00F03C9F"/>
    <w:rsid w:val="00F03F9F"/>
    <w:rsid w:val="00F057BE"/>
    <w:rsid w:val="00F05CE2"/>
    <w:rsid w:val="00F071EF"/>
    <w:rsid w:val="00F07CE6"/>
    <w:rsid w:val="00F10C4C"/>
    <w:rsid w:val="00F1281F"/>
    <w:rsid w:val="00F12CD8"/>
    <w:rsid w:val="00F150BB"/>
    <w:rsid w:val="00F16228"/>
    <w:rsid w:val="00F17DCF"/>
    <w:rsid w:val="00F17EAF"/>
    <w:rsid w:val="00F20714"/>
    <w:rsid w:val="00F2076A"/>
    <w:rsid w:val="00F20F8E"/>
    <w:rsid w:val="00F2255C"/>
    <w:rsid w:val="00F23C91"/>
    <w:rsid w:val="00F24C98"/>
    <w:rsid w:val="00F25C49"/>
    <w:rsid w:val="00F26010"/>
    <w:rsid w:val="00F26223"/>
    <w:rsid w:val="00F27877"/>
    <w:rsid w:val="00F278F2"/>
    <w:rsid w:val="00F27D66"/>
    <w:rsid w:val="00F30201"/>
    <w:rsid w:val="00F30F10"/>
    <w:rsid w:val="00F320F8"/>
    <w:rsid w:val="00F327AA"/>
    <w:rsid w:val="00F335FB"/>
    <w:rsid w:val="00F34BCA"/>
    <w:rsid w:val="00F433D8"/>
    <w:rsid w:val="00F43E64"/>
    <w:rsid w:val="00F45665"/>
    <w:rsid w:val="00F45B36"/>
    <w:rsid w:val="00F46426"/>
    <w:rsid w:val="00F4735F"/>
    <w:rsid w:val="00F47A54"/>
    <w:rsid w:val="00F47DCB"/>
    <w:rsid w:val="00F50472"/>
    <w:rsid w:val="00F5079B"/>
    <w:rsid w:val="00F517A4"/>
    <w:rsid w:val="00F530A2"/>
    <w:rsid w:val="00F543C7"/>
    <w:rsid w:val="00F54AD6"/>
    <w:rsid w:val="00F555C2"/>
    <w:rsid w:val="00F56F52"/>
    <w:rsid w:val="00F573C1"/>
    <w:rsid w:val="00F577E2"/>
    <w:rsid w:val="00F57EC3"/>
    <w:rsid w:val="00F600DD"/>
    <w:rsid w:val="00F621B9"/>
    <w:rsid w:val="00F637B1"/>
    <w:rsid w:val="00F646CE"/>
    <w:rsid w:val="00F67908"/>
    <w:rsid w:val="00F67A31"/>
    <w:rsid w:val="00F67A9F"/>
    <w:rsid w:val="00F70EBD"/>
    <w:rsid w:val="00F73091"/>
    <w:rsid w:val="00F743F6"/>
    <w:rsid w:val="00F75B47"/>
    <w:rsid w:val="00F7663E"/>
    <w:rsid w:val="00F770FC"/>
    <w:rsid w:val="00F801FE"/>
    <w:rsid w:val="00F8023E"/>
    <w:rsid w:val="00F808E0"/>
    <w:rsid w:val="00F818C3"/>
    <w:rsid w:val="00F82CB7"/>
    <w:rsid w:val="00F86776"/>
    <w:rsid w:val="00F90335"/>
    <w:rsid w:val="00F92085"/>
    <w:rsid w:val="00F92793"/>
    <w:rsid w:val="00F92832"/>
    <w:rsid w:val="00F92F82"/>
    <w:rsid w:val="00F93449"/>
    <w:rsid w:val="00F93D55"/>
    <w:rsid w:val="00F941B3"/>
    <w:rsid w:val="00F9459D"/>
    <w:rsid w:val="00F947F7"/>
    <w:rsid w:val="00F9520E"/>
    <w:rsid w:val="00F95442"/>
    <w:rsid w:val="00F95C47"/>
    <w:rsid w:val="00F96A4A"/>
    <w:rsid w:val="00FA0546"/>
    <w:rsid w:val="00FA0958"/>
    <w:rsid w:val="00FA1FC1"/>
    <w:rsid w:val="00FA35C7"/>
    <w:rsid w:val="00FA465F"/>
    <w:rsid w:val="00FA5128"/>
    <w:rsid w:val="00FA594A"/>
    <w:rsid w:val="00FA69AB"/>
    <w:rsid w:val="00FA7EB9"/>
    <w:rsid w:val="00FB3A7E"/>
    <w:rsid w:val="00FB67ED"/>
    <w:rsid w:val="00FB681E"/>
    <w:rsid w:val="00FB7141"/>
    <w:rsid w:val="00FB7EF6"/>
    <w:rsid w:val="00FC02E9"/>
    <w:rsid w:val="00FC0420"/>
    <w:rsid w:val="00FC0D94"/>
    <w:rsid w:val="00FC1BC5"/>
    <w:rsid w:val="00FC1D5A"/>
    <w:rsid w:val="00FC1E92"/>
    <w:rsid w:val="00FC1FAD"/>
    <w:rsid w:val="00FC401E"/>
    <w:rsid w:val="00FC53DE"/>
    <w:rsid w:val="00FC5945"/>
    <w:rsid w:val="00FC6110"/>
    <w:rsid w:val="00FC79CF"/>
    <w:rsid w:val="00FD0325"/>
    <w:rsid w:val="00FD0909"/>
    <w:rsid w:val="00FD14C3"/>
    <w:rsid w:val="00FD2D67"/>
    <w:rsid w:val="00FD3638"/>
    <w:rsid w:val="00FD47D4"/>
    <w:rsid w:val="00FD5AA2"/>
    <w:rsid w:val="00FD7D57"/>
    <w:rsid w:val="00FE28D1"/>
    <w:rsid w:val="00FE47DE"/>
    <w:rsid w:val="00FE4B05"/>
    <w:rsid w:val="00FE4B2F"/>
    <w:rsid w:val="00FE5392"/>
    <w:rsid w:val="00FE6DE6"/>
    <w:rsid w:val="00FF0573"/>
    <w:rsid w:val="00FF07BE"/>
    <w:rsid w:val="00FF1844"/>
    <w:rsid w:val="00FF2655"/>
    <w:rsid w:val="00FF4528"/>
    <w:rsid w:val="00FF4F35"/>
    <w:rsid w:val="00FF50F8"/>
    <w:rsid w:val="00FF54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A36902"/>
  <w15:docId w15:val="{16C34559-A693-44F1-AFB9-330EBDB46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597"/>
    <w:rPr>
      <w:sz w:val="24"/>
      <w:szCs w:val="24"/>
    </w:rPr>
  </w:style>
  <w:style w:type="paragraph" w:styleId="Heading1">
    <w:name w:val="heading 1"/>
    <w:basedOn w:val="Normal"/>
    <w:next w:val="Normal"/>
    <w:link w:val="Heading1Char"/>
    <w:uiPriority w:val="9"/>
    <w:unhideWhenUsed/>
    <w:qFormat/>
    <w:rsid w:val="0051068B"/>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unhideWhenUsed/>
    <w:qFormat/>
    <w:rsid w:val="0051068B"/>
    <w:pPr>
      <w:keepNext/>
      <w:spacing w:before="240" w:after="60"/>
      <w:outlineLvl w:val="1"/>
    </w:pPr>
    <w:rPr>
      <w:rFonts w:ascii="Arial" w:hAnsi="Arial" w:cs="Arial"/>
      <w:b/>
      <w:bCs/>
      <w:i/>
      <w:iCs/>
      <w:sz w:val="28"/>
      <w:szCs w:val="28"/>
    </w:rPr>
  </w:style>
  <w:style w:type="paragraph" w:styleId="Heading3">
    <w:name w:val="heading 3"/>
    <w:basedOn w:val="Normal"/>
    <w:next w:val="Normal"/>
    <w:semiHidden/>
    <w:unhideWhenUsed/>
    <w:qFormat/>
    <w:rsid w:val="0051068B"/>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51068B"/>
    <w:pPr>
      <w:keepNext/>
      <w:spacing w:before="240" w:after="60"/>
      <w:outlineLvl w:val="3"/>
    </w:pPr>
    <w:rPr>
      <w:b/>
      <w:bCs/>
      <w:sz w:val="28"/>
      <w:szCs w:val="28"/>
    </w:rPr>
  </w:style>
  <w:style w:type="paragraph" w:styleId="Heading5">
    <w:name w:val="heading 5"/>
    <w:basedOn w:val="Normal"/>
    <w:next w:val="Normal"/>
    <w:unhideWhenUsed/>
    <w:qFormat/>
    <w:rsid w:val="0051068B"/>
    <w:pPr>
      <w:numPr>
        <w:ilvl w:val="4"/>
        <w:numId w:val="30"/>
      </w:numPr>
      <w:spacing w:before="240" w:after="60"/>
      <w:outlineLvl w:val="4"/>
    </w:pPr>
    <w:rPr>
      <w:b/>
      <w:bCs/>
      <w:i/>
      <w:iCs/>
      <w:sz w:val="26"/>
      <w:szCs w:val="26"/>
    </w:rPr>
  </w:style>
  <w:style w:type="paragraph" w:styleId="Heading6">
    <w:name w:val="heading 6"/>
    <w:basedOn w:val="Normal"/>
    <w:next w:val="Normal"/>
    <w:unhideWhenUsed/>
    <w:qFormat/>
    <w:rsid w:val="0051068B"/>
    <w:pPr>
      <w:numPr>
        <w:ilvl w:val="5"/>
        <w:numId w:val="30"/>
      </w:numPr>
      <w:spacing w:before="240" w:after="60"/>
      <w:outlineLvl w:val="5"/>
    </w:pPr>
    <w:rPr>
      <w:b/>
      <w:bCs/>
      <w:sz w:val="22"/>
      <w:szCs w:val="22"/>
    </w:rPr>
  </w:style>
  <w:style w:type="paragraph" w:styleId="Heading7">
    <w:name w:val="heading 7"/>
    <w:basedOn w:val="Normal"/>
    <w:next w:val="Normal"/>
    <w:unhideWhenUsed/>
    <w:qFormat/>
    <w:rsid w:val="0051068B"/>
    <w:pPr>
      <w:numPr>
        <w:ilvl w:val="6"/>
        <w:numId w:val="30"/>
      </w:numPr>
      <w:spacing w:before="240" w:after="60"/>
      <w:outlineLvl w:val="6"/>
    </w:pPr>
  </w:style>
  <w:style w:type="paragraph" w:styleId="Heading8">
    <w:name w:val="heading 8"/>
    <w:basedOn w:val="Normal"/>
    <w:next w:val="Normal"/>
    <w:unhideWhenUsed/>
    <w:qFormat/>
    <w:rsid w:val="0051068B"/>
    <w:pPr>
      <w:numPr>
        <w:ilvl w:val="7"/>
        <w:numId w:val="30"/>
      </w:numPr>
      <w:spacing w:before="240" w:after="60"/>
      <w:outlineLvl w:val="7"/>
    </w:pPr>
    <w:rPr>
      <w:i/>
      <w:iCs/>
    </w:rPr>
  </w:style>
  <w:style w:type="paragraph" w:styleId="Heading9">
    <w:name w:val="heading 9"/>
    <w:basedOn w:val="Normal"/>
    <w:next w:val="Normal"/>
    <w:unhideWhenUsed/>
    <w:qFormat/>
    <w:rsid w:val="0051068B"/>
    <w:pPr>
      <w:numPr>
        <w:ilvl w:val="8"/>
        <w:numId w:val="30"/>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
    <w:name w:val="Chapter Title"/>
    <w:basedOn w:val="Heading1"/>
    <w:next w:val="Body"/>
    <w:rsid w:val="008A3CDA"/>
    <w:pPr>
      <w:numPr>
        <w:numId w:val="30"/>
      </w:numPr>
      <w:spacing w:before="0" w:after="0" w:line="480" w:lineRule="auto"/>
      <w:jc w:val="center"/>
    </w:pPr>
    <w:rPr>
      <w:rFonts w:ascii="Times New Roman" w:hAnsi="Times New Roman"/>
      <w:sz w:val="24"/>
    </w:rPr>
  </w:style>
  <w:style w:type="paragraph" w:customStyle="1" w:styleId="SectionTitle">
    <w:name w:val="Section Title"/>
    <w:basedOn w:val="Heading2"/>
    <w:next w:val="Body"/>
    <w:rsid w:val="008A3CDA"/>
    <w:pPr>
      <w:numPr>
        <w:ilvl w:val="1"/>
        <w:numId w:val="30"/>
      </w:numPr>
      <w:spacing w:before="0" w:after="0" w:line="480" w:lineRule="auto"/>
    </w:pPr>
    <w:rPr>
      <w:rFonts w:ascii="Times New Roman" w:hAnsi="Times New Roman"/>
      <w:i w:val="0"/>
      <w:sz w:val="24"/>
    </w:rPr>
  </w:style>
  <w:style w:type="paragraph" w:customStyle="1" w:styleId="SubsectionTitle">
    <w:name w:val="Subsection Title"/>
    <w:basedOn w:val="Heading3"/>
    <w:next w:val="Body"/>
    <w:rsid w:val="005C6B5E"/>
    <w:pPr>
      <w:numPr>
        <w:ilvl w:val="2"/>
        <w:numId w:val="30"/>
      </w:numPr>
      <w:spacing w:before="0" w:after="0" w:line="480" w:lineRule="auto"/>
    </w:pPr>
    <w:rPr>
      <w:rFonts w:ascii="Times New Roman" w:hAnsi="Times New Roman"/>
      <w:sz w:val="24"/>
    </w:rPr>
  </w:style>
  <w:style w:type="paragraph" w:customStyle="1" w:styleId="Body">
    <w:name w:val="Body"/>
    <w:basedOn w:val="Normal"/>
    <w:link w:val="BodyChar"/>
    <w:rsid w:val="003C6B85"/>
    <w:pPr>
      <w:spacing w:after="240"/>
      <w:jc w:val="both"/>
    </w:pPr>
  </w:style>
  <w:style w:type="paragraph" w:customStyle="1" w:styleId="MAINHEADLINE">
    <w:name w:val="MAIN HEADLINE"/>
    <w:basedOn w:val="Heading1"/>
    <w:next w:val="Body"/>
    <w:rsid w:val="00990BF5"/>
    <w:pPr>
      <w:spacing w:before="0" w:after="0" w:line="480" w:lineRule="auto"/>
      <w:jc w:val="center"/>
    </w:pPr>
    <w:rPr>
      <w:rFonts w:ascii="Times New Roman" w:hAnsi="Times New Roman"/>
      <w:sz w:val="24"/>
    </w:rPr>
  </w:style>
  <w:style w:type="paragraph" w:customStyle="1" w:styleId="Picture">
    <w:name w:val="Picture"/>
    <w:basedOn w:val="Body"/>
    <w:rsid w:val="006D23D0"/>
    <w:pPr>
      <w:jc w:val="center"/>
    </w:pPr>
  </w:style>
  <w:style w:type="paragraph" w:customStyle="1" w:styleId="TableCaption">
    <w:name w:val="Table Caption"/>
    <w:basedOn w:val="Body"/>
    <w:next w:val="Picture"/>
    <w:rsid w:val="00A833CC"/>
    <w:pPr>
      <w:keepNext/>
      <w:spacing w:before="360"/>
      <w:jc w:val="left"/>
    </w:pPr>
  </w:style>
  <w:style w:type="paragraph" w:customStyle="1" w:styleId="FigureCaption">
    <w:name w:val="Figure Caption"/>
    <w:basedOn w:val="Body"/>
    <w:next w:val="Body"/>
    <w:link w:val="FigureCaptionChar"/>
    <w:rsid w:val="009E4275"/>
    <w:pPr>
      <w:spacing w:after="360"/>
      <w:jc w:val="left"/>
    </w:pPr>
  </w:style>
  <w:style w:type="paragraph" w:customStyle="1" w:styleId="PaperTitle">
    <w:name w:val="Paper Title"/>
    <w:basedOn w:val="Normal"/>
    <w:rsid w:val="00C23253"/>
    <w:pPr>
      <w:spacing w:line="360" w:lineRule="auto"/>
      <w:jc w:val="center"/>
    </w:pPr>
    <w:rPr>
      <w:b/>
      <w:caps/>
      <w:sz w:val="48"/>
      <w:szCs w:val="40"/>
    </w:rPr>
  </w:style>
  <w:style w:type="paragraph" w:customStyle="1" w:styleId="heading-main">
    <w:name w:val="heading-main"/>
    <w:basedOn w:val="Heading3"/>
    <w:link w:val="heading-mainChar"/>
    <w:semiHidden/>
    <w:rsid w:val="00BF66A9"/>
    <w:pPr>
      <w:ind w:firstLine="720"/>
      <w:jc w:val="center"/>
    </w:pPr>
    <w:rPr>
      <w:rFonts w:ascii="Times New Roman" w:hAnsi="Times New Roman"/>
      <w:sz w:val="24"/>
    </w:rPr>
  </w:style>
  <w:style w:type="character" w:customStyle="1" w:styleId="heading-mainChar">
    <w:name w:val="heading-main Char"/>
    <w:basedOn w:val="DefaultParagraphFont"/>
    <w:link w:val="heading-main"/>
    <w:rsid w:val="00BF66A9"/>
    <w:rPr>
      <w:rFonts w:cs="Arial"/>
      <w:b/>
      <w:bCs/>
      <w:sz w:val="24"/>
      <w:szCs w:val="26"/>
    </w:rPr>
  </w:style>
  <w:style w:type="paragraph" w:customStyle="1" w:styleId="References">
    <w:name w:val="References"/>
    <w:basedOn w:val="Normal"/>
    <w:rsid w:val="003F25F6"/>
    <w:pPr>
      <w:numPr>
        <w:numId w:val="15"/>
      </w:numPr>
      <w:tabs>
        <w:tab w:val="clear" w:pos="720"/>
        <w:tab w:val="num" w:pos="540"/>
      </w:tabs>
      <w:spacing w:after="240"/>
      <w:ind w:left="547" w:hanging="547"/>
      <w:jc w:val="both"/>
    </w:pPr>
  </w:style>
  <w:style w:type="paragraph" w:customStyle="1" w:styleId="Abstract">
    <w:name w:val="Abstract"/>
    <w:basedOn w:val="Normal"/>
    <w:rsid w:val="00BF66A9"/>
    <w:pPr>
      <w:spacing w:after="56"/>
      <w:jc w:val="both"/>
    </w:pPr>
    <w:rPr>
      <w:sz w:val="20"/>
      <w:szCs w:val="20"/>
    </w:rPr>
  </w:style>
  <w:style w:type="paragraph" w:customStyle="1" w:styleId="techreportpagetitleblocks">
    <w:name w:val="tech report page title blocks"/>
    <w:basedOn w:val="Normal"/>
    <w:unhideWhenUsed/>
    <w:rsid w:val="00BF66A9"/>
    <w:pPr>
      <w:spacing w:before="80"/>
    </w:pPr>
    <w:rPr>
      <w:sz w:val="16"/>
      <w:szCs w:val="20"/>
    </w:rPr>
  </w:style>
  <w:style w:type="character" w:customStyle="1" w:styleId="Heading4Char">
    <w:name w:val="Heading 4 Char"/>
    <w:basedOn w:val="DefaultParagraphFont"/>
    <w:link w:val="Heading4"/>
    <w:uiPriority w:val="9"/>
    <w:rsid w:val="00023ACC"/>
    <w:rPr>
      <w:b/>
      <w:bCs/>
      <w:sz w:val="28"/>
      <w:szCs w:val="28"/>
    </w:rPr>
  </w:style>
  <w:style w:type="paragraph" w:customStyle="1" w:styleId="Style14ptCentered">
    <w:name w:val="Style 14 pt Centered"/>
    <w:basedOn w:val="Normal"/>
    <w:rsid w:val="00C23253"/>
    <w:pPr>
      <w:jc w:val="center"/>
    </w:pPr>
    <w:rPr>
      <w:b/>
      <w:sz w:val="28"/>
      <w:szCs w:val="20"/>
    </w:rPr>
  </w:style>
  <w:style w:type="paragraph" w:styleId="TOC1">
    <w:name w:val="toc 1"/>
    <w:basedOn w:val="Normal"/>
    <w:next w:val="Normal"/>
    <w:autoRedefine/>
    <w:uiPriority w:val="39"/>
    <w:rsid w:val="00990BF5"/>
    <w:pPr>
      <w:tabs>
        <w:tab w:val="right" w:leader="dot" w:pos="9350"/>
      </w:tabs>
      <w:spacing w:before="240"/>
    </w:pPr>
  </w:style>
  <w:style w:type="paragraph" w:styleId="Header">
    <w:name w:val="header"/>
    <w:basedOn w:val="Normal"/>
    <w:link w:val="HeaderChar"/>
    <w:uiPriority w:val="99"/>
    <w:unhideWhenUsed/>
    <w:rsid w:val="00106CC2"/>
    <w:pPr>
      <w:tabs>
        <w:tab w:val="center" w:pos="4680"/>
        <w:tab w:val="right" w:pos="9360"/>
      </w:tabs>
    </w:pPr>
  </w:style>
  <w:style w:type="paragraph" w:customStyle="1" w:styleId="AppendixTitle">
    <w:name w:val="Appendix Title"/>
    <w:basedOn w:val="Heading2"/>
    <w:next w:val="Normal"/>
    <w:rsid w:val="00A84E79"/>
    <w:pPr>
      <w:numPr>
        <w:numId w:val="20"/>
      </w:numPr>
      <w:spacing w:before="0" w:after="0" w:line="480" w:lineRule="auto"/>
      <w:jc w:val="center"/>
    </w:pPr>
    <w:rPr>
      <w:rFonts w:ascii="Times New Roman" w:hAnsi="Times New Roman"/>
      <w:i w:val="0"/>
      <w:sz w:val="24"/>
    </w:rPr>
  </w:style>
  <w:style w:type="paragraph" w:styleId="TOC2">
    <w:name w:val="toc 2"/>
    <w:basedOn w:val="Normal"/>
    <w:next w:val="Normal"/>
    <w:autoRedefine/>
    <w:uiPriority w:val="39"/>
    <w:rsid w:val="00F16228"/>
    <w:pPr>
      <w:ind w:left="720"/>
    </w:pPr>
  </w:style>
  <w:style w:type="paragraph" w:styleId="TOC3">
    <w:name w:val="toc 3"/>
    <w:basedOn w:val="Normal"/>
    <w:next w:val="Normal"/>
    <w:autoRedefine/>
    <w:uiPriority w:val="39"/>
    <w:rsid w:val="00F16228"/>
    <w:pPr>
      <w:ind w:left="1440"/>
    </w:pPr>
  </w:style>
  <w:style w:type="paragraph" w:customStyle="1" w:styleId="Level1">
    <w:name w:val="Level 1"/>
    <w:rsid w:val="0007043E"/>
    <w:pPr>
      <w:numPr>
        <w:numId w:val="31"/>
      </w:numPr>
      <w:autoSpaceDE w:val="0"/>
      <w:autoSpaceDN w:val="0"/>
      <w:adjustRightInd w:val="0"/>
      <w:spacing w:line="480" w:lineRule="auto"/>
      <w:ind w:hanging="720"/>
      <w:jc w:val="both"/>
    </w:pPr>
    <w:rPr>
      <w:sz w:val="24"/>
      <w:szCs w:val="24"/>
    </w:rPr>
  </w:style>
  <w:style w:type="character" w:customStyle="1" w:styleId="BodyChar">
    <w:name w:val="Body Char"/>
    <w:basedOn w:val="DefaultParagraphFont"/>
    <w:link w:val="Body"/>
    <w:rsid w:val="003C6B85"/>
    <w:rPr>
      <w:sz w:val="24"/>
      <w:szCs w:val="24"/>
    </w:rPr>
  </w:style>
  <w:style w:type="character" w:customStyle="1" w:styleId="FigureCaptionChar">
    <w:name w:val="Figure Caption Char"/>
    <w:basedOn w:val="DefaultParagraphFont"/>
    <w:link w:val="FigureCaption"/>
    <w:rsid w:val="009E4275"/>
    <w:rPr>
      <w:sz w:val="24"/>
      <w:szCs w:val="24"/>
    </w:rPr>
  </w:style>
  <w:style w:type="paragraph" w:styleId="BalloonText">
    <w:name w:val="Balloon Text"/>
    <w:basedOn w:val="Normal"/>
    <w:link w:val="BalloonTextChar"/>
    <w:uiPriority w:val="99"/>
    <w:semiHidden/>
    <w:rsid w:val="005A1148"/>
    <w:rPr>
      <w:rFonts w:ascii="Tahoma" w:eastAsia="Batang" w:hAnsi="Tahoma" w:cs="Tahoma"/>
      <w:sz w:val="16"/>
      <w:szCs w:val="16"/>
    </w:rPr>
  </w:style>
  <w:style w:type="paragraph" w:styleId="TOC4">
    <w:name w:val="toc 4"/>
    <w:basedOn w:val="Normal"/>
    <w:next w:val="Normal"/>
    <w:autoRedefine/>
    <w:uiPriority w:val="39"/>
    <w:rsid w:val="00B8256E"/>
    <w:pPr>
      <w:ind w:left="1800"/>
    </w:pPr>
  </w:style>
  <w:style w:type="character" w:customStyle="1" w:styleId="HeaderChar">
    <w:name w:val="Header Char"/>
    <w:basedOn w:val="DefaultParagraphFont"/>
    <w:link w:val="Header"/>
    <w:uiPriority w:val="99"/>
    <w:rsid w:val="00E43C1C"/>
    <w:rPr>
      <w:sz w:val="24"/>
      <w:szCs w:val="24"/>
    </w:rPr>
  </w:style>
  <w:style w:type="paragraph" w:customStyle="1" w:styleId="MwRSF-BodyText">
    <w:name w:val="MwRSF-BodyText"/>
    <w:basedOn w:val="Normal"/>
    <w:semiHidden/>
    <w:rsid w:val="00E24B60"/>
    <w:pPr>
      <w:spacing w:line="480" w:lineRule="auto"/>
      <w:ind w:firstLine="720"/>
    </w:pPr>
  </w:style>
  <w:style w:type="table" w:styleId="TableGrid">
    <w:name w:val="Table Grid"/>
    <w:basedOn w:val="TableNormal"/>
    <w:uiPriority w:val="39"/>
    <w:rsid w:val="00FD14C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qFormat/>
    <w:rsid w:val="00031D5D"/>
    <w:pPr>
      <w:spacing w:after="200"/>
    </w:pPr>
    <w:rPr>
      <w:b/>
      <w:bCs/>
      <w:color w:val="4F81BD" w:themeColor="accent1"/>
      <w:sz w:val="18"/>
      <w:szCs w:val="18"/>
    </w:rPr>
  </w:style>
  <w:style w:type="paragraph" w:styleId="Footer">
    <w:name w:val="footer"/>
    <w:basedOn w:val="Normal"/>
    <w:link w:val="FooterChar"/>
    <w:uiPriority w:val="99"/>
    <w:unhideWhenUsed/>
    <w:rsid w:val="00B93215"/>
    <w:pPr>
      <w:tabs>
        <w:tab w:val="center" w:pos="4680"/>
        <w:tab w:val="right" w:pos="9360"/>
      </w:tabs>
    </w:pPr>
  </w:style>
  <w:style w:type="character" w:customStyle="1" w:styleId="FooterChar">
    <w:name w:val="Footer Char"/>
    <w:basedOn w:val="DefaultParagraphFont"/>
    <w:link w:val="Footer"/>
    <w:uiPriority w:val="99"/>
    <w:rsid w:val="00E43C1C"/>
    <w:rPr>
      <w:sz w:val="24"/>
      <w:szCs w:val="24"/>
    </w:rPr>
  </w:style>
  <w:style w:type="paragraph" w:customStyle="1" w:styleId="AppendixFigure">
    <w:name w:val="Appendix Figure"/>
    <w:basedOn w:val="FigureCaption"/>
    <w:next w:val="Normal"/>
    <w:qFormat/>
    <w:rsid w:val="00171D5E"/>
    <w:pPr>
      <w:numPr>
        <w:ilvl w:val="1"/>
        <w:numId w:val="20"/>
      </w:numPr>
    </w:pPr>
  </w:style>
  <w:style w:type="paragraph" w:customStyle="1" w:styleId="AppendixTable">
    <w:name w:val="Appendix Table"/>
    <w:basedOn w:val="TableCaption"/>
    <w:next w:val="Normal"/>
    <w:qFormat/>
    <w:rsid w:val="00BF6D57"/>
    <w:pPr>
      <w:numPr>
        <w:ilvl w:val="2"/>
        <w:numId w:val="20"/>
      </w:numPr>
    </w:pPr>
  </w:style>
  <w:style w:type="paragraph" w:styleId="TOC5">
    <w:name w:val="toc 5"/>
    <w:basedOn w:val="Normal"/>
    <w:next w:val="Normal"/>
    <w:autoRedefine/>
    <w:uiPriority w:val="39"/>
    <w:semiHidden/>
    <w:rsid w:val="00457E18"/>
    <w:pPr>
      <w:spacing w:after="100"/>
      <w:ind w:left="960"/>
    </w:pPr>
  </w:style>
  <w:style w:type="paragraph" w:customStyle="1" w:styleId="AppendixHeading">
    <w:name w:val="Appendix Heading"/>
    <w:basedOn w:val="Heading7"/>
    <w:semiHidden/>
    <w:rsid w:val="00CE59FC"/>
    <w:pPr>
      <w:keepNext/>
      <w:numPr>
        <w:ilvl w:val="0"/>
        <w:numId w:val="0"/>
      </w:numPr>
      <w:spacing w:before="120" w:after="0" w:line="480" w:lineRule="auto"/>
    </w:pPr>
    <w:rPr>
      <w:b/>
      <w:szCs w:val="40"/>
    </w:rPr>
  </w:style>
  <w:style w:type="paragraph" w:customStyle="1" w:styleId="sub-subsectionTitle">
    <w:name w:val="sub-sub section Title"/>
    <w:basedOn w:val="Heading4"/>
    <w:next w:val="Body"/>
    <w:qFormat/>
    <w:rsid w:val="008A3CDA"/>
    <w:pPr>
      <w:numPr>
        <w:ilvl w:val="3"/>
        <w:numId w:val="30"/>
      </w:numPr>
      <w:spacing w:before="0" w:after="0" w:line="480" w:lineRule="auto"/>
    </w:pPr>
    <w:rPr>
      <w:sz w:val="24"/>
    </w:rPr>
  </w:style>
  <w:style w:type="character" w:styleId="PageNumber">
    <w:name w:val="page number"/>
    <w:basedOn w:val="DefaultParagraphFont"/>
    <w:semiHidden/>
    <w:rsid w:val="0074764F"/>
  </w:style>
  <w:style w:type="paragraph" w:styleId="TOC9">
    <w:name w:val="toc 9"/>
    <w:basedOn w:val="Normal"/>
    <w:next w:val="Normal"/>
    <w:autoRedefine/>
    <w:uiPriority w:val="39"/>
    <w:rsid w:val="002728B5"/>
    <w:pPr>
      <w:tabs>
        <w:tab w:val="right" w:leader="dot" w:pos="9360"/>
      </w:tabs>
      <w:ind w:left="720" w:right="540" w:hanging="720"/>
    </w:pPr>
  </w:style>
  <w:style w:type="paragraph" w:customStyle="1" w:styleId="VerticalTextBox">
    <w:name w:val="Vertical Text Box"/>
    <w:basedOn w:val="Picture"/>
    <w:rsid w:val="009E4275"/>
    <w:pPr>
      <w:ind w:left="113" w:right="113"/>
    </w:pPr>
    <w:rPr>
      <w:szCs w:val="20"/>
    </w:rPr>
  </w:style>
  <w:style w:type="character" w:styleId="Hyperlink">
    <w:name w:val="Hyperlink"/>
    <w:basedOn w:val="DefaultParagraphFont"/>
    <w:uiPriority w:val="99"/>
    <w:unhideWhenUsed/>
    <w:rsid w:val="00BA170B"/>
    <w:rPr>
      <w:color w:val="0000FF" w:themeColor="hyperlink"/>
      <w:u w:val="single"/>
    </w:rPr>
  </w:style>
  <w:style w:type="paragraph" w:customStyle="1" w:styleId="SummaryPageBullet">
    <w:name w:val="Summary Page Bullet"/>
    <w:basedOn w:val="MwRSF-BodyText"/>
    <w:rsid w:val="00181B8F"/>
    <w:pPr>
      <w:spacing w:line="240" w:lineRule="auto"/>
      <w:jc w:val="both"/>
    </w:pPr>
    <w:rPr>
      <w:sz w:val="16"/>
      <w:szCs w:val="20"/>
    </w:rPr>
  </w:style>
  <w:style w:type="paragraph" w:customStyle="1" w:styleId="StyleLevel1Linespacingsingle">
    <w:name w:val="Style Level 1 + Line spacing:  single"/>
    <w:basedOn w:val="Level1"/>
    <w:rsid w:val="00A172DB"/>
    <w:pPr>
      <w:spacing w:after="240" w:line="240" w:lineRule="auto"/>
    </w:pPr>
    <w:rPr>
      <w:szCs w:val="20"/>
    </w:rPr>
  </w:style>
  <w:style w:type="paragraph" w:customStyle="1" w:styleId="Default">
    <w:name w:val="Default"/>
    <w:rsid w:val="00092F2E"/>
    <w:pPr>
      <w:autoSpaceDE w:val="0"/>
      <w:autoSpaceDN w:val="0"/>
      <w:adjustRightInd w:val="0"/>
    </w:pPr>
    <w:rPr>
      <w:color w:val="000000"/>
      <w:sz w:val="24"/>
      <w:szCs w:val="24"/>
    </w:rPr>
  </w:style>
  <w:style w:type="character" w:styleId="PlaceholderText">
    <w:name w:val="Placeholder Text"/>
    <w:basedOn w:val="DefaultParagraphFont"/>
    <w:uiPriority w:val="99"/>
    <w:semiHidden/>
    <w:rsid w:val="00EA35E7"/>
    <w:rPr>
      <w:color w:val="808080"/>
    </w:rPr>
  </w:style>
  <w:style w:type="character" w:styleId="FollowedHyperlink">
    <w:name w:val="FollowedHyperlink"/>
    <w:basedOn w:val="DefaultParagraphFont"/>
    <w:uiPriority w:val="99"/>
    <w:semiHidden/>
    <w:unhideWhenUsed/>
    <w:rsid w:val="00483912"/>
    <w:rPr>
      <w:color w:val="800080" w:themeColor="followedHyperlink"/>
      <w:u w:val="single"/>
    </w:rPr>
  </w:style>
  <w:style w:type="paragraph" w:styleId="ListParagraph">
    <w:name w:val="List Paragraph"/>
    <w:basedOn w:val="Normal"/>
    <w:uiPriority w:val="34"/>
    <w:qFormat/>
    <w:rsid w:val="009A7D6F"/>
    <w:pPr>
      <w:spacing w:after="160" w:line="259" w:lineRule="auto"/>
      <w:ind w:left="720"/>
      <w:contextualSpacing/>
    </w:pPr>
    <w:rPr>
      <w:rFonts w:eastAsiaTheme="minorHAnsi" w:cstheme="minorBidi"/>
      <w:szCs w:val="22"/>
    </w:rPr>
  </w:style>
  <w:style w:type="character" w:customStyle="1" w:styleId="Heading1Char">
    <w:name w:val="Heading 1 Char"/>
    <w:basedOn w:val="DefaultParagraphFont"/>
    <w:link w:val="Heading1"/>
    <w:uiPriority w:val="9"/>
    <w:rsid w:val="009A7D6F"/>
    <w:rPr>
      <w:rFonts w:ascii="Arial" w:hAnsi="Arial" w:cs="Arial"/>
      <w:b/>
      <w:bCs/>
      <w:kern w:val="32"/>
      <w:sz w:val="32"/>
      <w:szCs w:val="32"/>
    </w:rPr>
  </w:style>
  <w:style w:type="paragraph" w:styleId="TOCHeading">
    <w:name w:val="TOC Heading"/>
    <w:basedOn w:val="Heading1"/>
    <w:next w:val="Normal"/>
    <w:uiPriority w:val="39"/>
    <w:unhideWhenUsed/>
    <w:qFormat/>
    <w:rsid w:val="009A7D6F"/>
    <w:pPr>
      <w:keepLines/>
      <w:spacing w:after="0" w:line="259" w:lineRule="auto"/>
      <w:outlineLvl w:val="9"/>
    </w:pPr>
    <w:rPr>
      <w:rFonts w:ascii="Times New Roman" w:eastAsiaTheme="majorEastAsia" w:hAnsi="Times New Roman" w:cstheme="majorBidi"/>
      <w:bCs w:val="0"/>
      <w:color w:val="000000" w:themeColor="text1"/>
      <w:kern w:val="0"/>
      <w:sz w:val="36"/>
    </w:rPr>
  </w:style>
  <w:style w:type="character" w:customStyle="1" w:styleId="Heading2Char">
    <w:name w:val="Heading 2 Char"/>
    <w:basedOn w:val="DefaultParagraphFont"/>
    <w:link w:val="Heading2"/>
    <w:uiPriority w:val="9"/>
    <w:rsid w:val="009A7D6F"/>
    <w:rPr>
      <w:rFonts w:ascii="Arial" w:hAnsi="Arial" w:cs="Arial"/>
      <w:b/>
      <w:bCs/>
      <w:i/>
      <w:iCs/>
      <w:sz w:val="28"/>
      <w:szCs w:val="28"/>
    </w:rPr>
  </w:style>
  <w:style w:type="character" w:customStyle="1" w:styleId="BalloonTextChar">
    <w:name w:val="Balloon Text Char"/>
    <w:basedOn w:val="DefaultParagraphFont"/>
    <w:link w:val="BalloonText"/>
    <w:uiPriority w:val="99"/>
    <w:semiHidden/>
    <w:rsid w:val="009A7D6F"/>
    <w:rPr>
      <w:rFonts w:ascii="Tahoma" w:eastAsia="Batang" w:hAnsi="Tahoma" w:cs="Tahoma"/>
      <w:sz w:val="16"/>
      <w:szCs w:val="16"/>
    </w:rPr>
  </w:style>
  <w:style w:type="paragraph" w:styleId="TableofFigures">
    <w:name w:val="table of figures"/>
    <w:basedOn w:val="Normal"/>
    <w:next w:val="Normal"/>
    <w:uiPriority w:val="99"/>
    <w:unhideWhenUsed/>
    <w:rsid w:val="009A7D6F"/>
    <w:pPr>
      <w:spacing w:line="259" w:lineRule="auto"/>
    </w:pPr>
    <w:rPr>
      <w:rFonts w:eastAsiaTheme="minorHAnsi" w:cstheme="minorBidi"/>
      <w:szCs w:val="22"/>
    </w:rPr>
  </w:style>
  <w:style w:type="paragraph" w:styleId="Subtitle">
    <w:name w:val="Subtitle"/>
    <w:basedOn w:val="Normal"/>
    <w:next w:val="Normal"/>
    <w:link w:val="SubtitleChar"/>
    <w:uiPriority w:val="11"/>
    <w:qFormat/>
    <w:rsid w:val="0061443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614438"/>
    <w:rPr>
      <w:rFonts w:asciiTheme="minorHAnsi" w:eastAsiaTheme="minorEastAsia" w:hAnsiTheme="minorHAnsi" w:cstheme="minorBidi"/>
      <w:color w:val="5A5A5A" w:themeColor="text1" w:themeTint="A5"/>
      <w:spacing w:val="15"/>
      <w:sz w:val="22"/>
      <w:szCs w:val="22"/>
    </w:rPr>
  </w:style>
  <w:style w:type="paragraph" w:styleId="BlockText">
    <w:name w:val="Block Text"/>
    <w:basedOn w:val="Normal"/>
    <w:uiPriority w:val="99"/>
    <w:unhideWhenUsed/>
    <w:rsid w:val="00B2310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customStyle="1" w:styleId="MATCReferences">
    <w:name w:val="MATC References"/>
    <w:basedOn w:val="Normal"/>
    <w:qFormat/>
    <w:rsid w:val="00D3408E"/>
    <w:pPr>
      <w:numPr>
        <w:numId w:val="78"/>
      </w:numPr>
      <w:tabs>
        <w:tab w:val="left" w:pos="360"/>
      </w:tabs>
      <w:spacing w:after="120" w:line="480" w:lineRule="auto"/>
    </w:pPr>
    <w:rPr>
      <w:rFonts w:ascii="Arial" w:hAnsi="Arial" w:cs="Arial"/>
      <w:bCs/>
      <w:szCs w:val="22"/>
    </w:rPr>
  </w:style>
  <w:style w:type="character" w:styleId="CommentReference">
    <w:name w:val="annotation reference"/>
    <w:basedOn w:val="DefaultParagraphFont"/>
    <w:uiPriority w:val="99"/>
    <w:semiHidden/>
    <w:unhideWhenUsed/>
    <w:rsid w:val="00FD47D4"/>
    <w:rPr>
      <w:sz w:val="16"/>
      <w:szCs w:val="16"/>
    </w:rPr>
  </w:style>
  <w:style w:type="paragraph" w:styleId="CommentText">
    <w:name w:val="annotation text"/>
    <w:basedOn w:val="Normal"/>
    <w:link w:val="CommentTextChar"/>
    <w:uiPriority w:val="99"/>
    <w:semiHidden/>
    <w:unhideWhenUsed/>
    <w:rsid w:val="00FD47D4"/>
    <w:rPr>
      <w:sz w:val="20"/>
      <w:szCs w:val="20"/>
    </w:rPr>
  </w:style>
  <w:style w:type="character" w:customStyle="1" w:styleId="CommentTextChar">
    <w:name w:val="Comment Text Char"/>
    <w:basedOn w:val="DefaultParagraphFont"/>
    <w:link w:val="CommentText"/>
    <w:uiPriority w:val="99"/>
    <w:semiHidden/>
    <w:rsid w:val="00FD47D4"/>
  </w:style>
  <w:style w:type="paragraph" w:styleId="CommentSubject">
    <w:name w:val="annotation subject"/>
    <w:basedOn w:val="CommentText"/>
    <w:next w:val="CommentText"/>
    <w:link w:val="CommentSubjectChar"/>
    <w:uiPriority w:val="99"/>
    <w:semiHidden/>
    <w:unhideWhenUsed/>
    <w:rsid w:val="00FD47D4"/>
    <w:rPr>
      <w:b/>
      <w:bCs/>
    </w:rPr>
  </w:style>
  <w:style w:type="character" w:customStyle="1" w:styleId="CommentSubjectChar">
    <w:name w:val="Comment Subject Char"/>
    <w:basedOn w:val="CommentTextChar"/>
    <w:link w:val="CommentSubject"/>
    <w:uiPriority w:val="99"/>
    <w:semiHidden/>
    <w:rsid w:val="00FD47D4"/>
    <w:rPr>
      <w:b/>
      <w:bCs/>
    </w:rPr>
  </w:style>
  <w:style w:type="paragraph" w:customStyle="1" w:styleId="Centered">
    <w:name w:val="Centered"/>
    <w:basedOn w:val="Normal"/>
    <w:qFormat/>
    <w:rsid w:val="00543E2E"/>
    <w:pPr>
      <w:jc w:val="center"/>
    </w:pPr>
    <w:rPr>
      <w:rFonts w:ascii="Arial" w:hAnsi="Arial"/>
    </w:rPr>
  </w:style>
  <w:style w:type="paragraph" w:customStyle="1" w:styleId="MAINHEADLINE-NON-TOC">
    <w:name w:val="MAIN HEADLINE - NON-TOC"/>
    <w:basedOn w:val="Body"/>
    <w:qFormat/>
    <w:rsid w:val="003C6B85"/>
    <w:pPr>
      <w:jc w:val="center"/>
    </w:pPr>
    <w:rPr>
      <w:b/>
      <w:caps/>
    </w:rPr>
  </w:style>
  <w:style w:type="paragraph" w:styleId="ListBullet">
    <w:name w:val="List Bullet"/>
    <w:basedOn w:val="Normal"/>
    <w:uiPriority w:val="99"/>
    <w:unhideWhenUsed/>
    <w:rsid w:val="003C6B85"/>
    <w:pPr>
      <w:numPr>
        <w:numId w:val="37"/>
      </w:numPr>
      <w:contextualSpacing/>
    </w:pPr>
  </w:style>
  <w:style w:type="paragraph" w:styleId="ListBullet2">
    <w:name w:val="List Bullet 2"/>
    <w:basedOn w:val="Normal"/>
    <w:uiPriority w:val="99"/>
    <w:unhideWhenUsed/>
    <w:rsid w:val="003C6B85"/>
    <w:pPr>
      <w:numPr>
        <w:numId w:val="38"/>
      </w:numPr>
      <w:contextualSpacing/>
    </w:pPr>
  </w:style>
  <w:style w:type="paragraph" w:styleId="BodyText">
    <w:name w:val="Body Text"/>
    <w:basedOn w:val="Normal"/>
    <w:link w:val="BodyTextChar"/>
    <w:uiPriority w:val="99"/>
    <w:unhideWhenUsed/>
    <w:rsid w:val="005C6B5E"/>
    <w:pPr>
      <w:spacing w:after="120"/>
    </w:pPr>
  </w:style>
  <w:style w:type="character" w:customStyle="1" w:styleId="BodyTextChar">
    <w:name w:val="Body Text Char"/>
    <w:basedOn w:val="DefaultParagraphFont"/>
    <w:link w:val="BodyText"/>
    <w:uiPriority w:val="99"/>
    <w:rsid w:val="005C6B5E"/>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8860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diagramQuickStyle" Target="diagrams/quickStyle1.xml"/><Relationship Id="rId42" Type="http://schemas.openxmlformats.org/officeDocument/2006/relationships/image" Target="media/image24.emf"/><Relationship Id="rId47" Type="http://schemas.openxmlformats.org/officeDocument/2006/relationships/image" Target="media/image29.emf"/><Relationship Id="rId63" Type="http://schemas.openxmlformats.org/officeDocument/2006/relationships/image" Target="media/image44.png"/><Relationship Id="rId68" Type="http://schemas.openxmlformats.org/officeDocument/2006/relationships/image" Target="media/image49.png"/><Relationship Id="rId84" Type="http://schemas.microsoft.com/office/2011/relationships/people" Target="people.xml"/><Relationship Id="rId16" Type="http://schemas.openxmlformats.org/officeDocument/2006/relationships/image" Target="media/image4.jpeg"/><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image" Target="media/image19.emf"/><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hyperlink" Target="https://www.mathworks.com/videos/understanding-model-predictive-control-part-1-why-use-mpc--1526484715269.html" TargetMode="External"/><Relationship Id="rId79" Type="http://schemas.openxmlformats.org/officeDocument/2006/relationships/header" Target="header5.xml"/><Relationship Id="rId5" Type="http://schemas.openxmlformats.org/officeDocument/2006/relationships/webSettings" Target="webSettings.xml"/><Relationship Id="rId19" Type="http://schemas.openxmlformats.org/officeDocument/2006/relationships/diagramData" Target="diagrams/data1.xml"/><Relationship Id="rId14" Type="http://schemas.openxmlformats.org/officeDocument/2006/relationships/footer" Target="footer3.xml"/><Relationship Id="rId22" Type="http://schemas.openxmlformats.org/officeDocument/2006/relationships/diagramColors" Target="diagrams/colors1.xml"/><Relationship Id="rId27" Type="http://schemas.openxmlformats.org/officeDocument/2006/relationships/image" Target="media/image9.JP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emf"/><Relationship Id="rId48" Type="http://schemas.openxmlformats.org/officeDocument/2006/relationships/image" Target="media/image30.png"/><Relationship Id="rId56" Type="http://schemas.openxmlformats.org/officeDocument/2006/relationships/image" Target="media/image37.JPG"/><Relationship Id="rId64" Type="http://schemas.openxmlformats.org/officeDocument/2006/relationships/image" Target="media/image45.png"/><Relationship Id="rId69" Type="http://schemas.openxmlformats.org/officeDocument/2006/relationships/header" Target="header3.xml"/><Relationship Id="rId77" Type="http://schemas.openxmlformats.org/officeDocument/2006/relationships/header" Target="header4.xml"/><Relationship Id="rId8" Type="http://schemas.openxmlformats.org/officeDocument/2006/relationships/image" Target="media/image1.jpeg"/><Relationship Id="rId51" Type="http://schemas.openxmlformats.org/officeDocument/2006/relationships/image" Target="media/image32.png"/><Relationship Id="rId72" Type="http://schemas.openxmlformats.org/officeDocument/2006/relationships/hyperlink" Target="https://www.computerworld.com/article/3005436/black-hat-europe-it-s-easy-and-costs-only-60-to-hack-self-driving-car-sensors.html" TargetMode="External"/><Relationship Id="rId80" Type="http://schemas.openxmlformats.org/officeDocument/2006/relationships/footer" Target="footer7.xml"/><Relationship Id="rId85" Type="http://schemas.openxmlformats.org/officeDocument/2006/relationships/theme" Target="theme/theme1.xml"/><Relationship Id="rId93" Type="http://schemas.microsoft.com/office/2016/09/relationships/commentsIds" Target="commentsId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image" Target="media/image20.emf"/><Relationship Id="rId46" Type="http://schemas.openxmlformats.org/officeDocument/2006/relationships/image" Target="media/image28.emf"/><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diagramLayout" Target="diagrams/layout1.xml"/><Relationship Id="rId41" Type="http://schemas.openxmlformats.org/officeDocument/2006/relationships/image" Target="media/image23.emf"/><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footer" Target="footer5.xml"/><Relationship Id="rId75" Type="http://schemas.openxmlformats.org/officeDocument/2006/relationships/hyperlink" Target="https://www.cefns.nau.edu/capstone/projects/EE/2018/OffgridConverter/report_2.htm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JPG"/><Relationship Id="rId57" Type="http://schemas.openxmlformats.org/officeDocument/2006/relationships/image" Target="media/image38.JP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6.emf"/><Relationship Id="rId52" Type="http://schemas.openxmlformats.org/officeDocument/2006/relationships/image" Target="media/image33.png"/><Relationship Id="rId60" Type="http://schemas.openxmlformats.org/officeDocument/2006/relationships/image" Target="media/image41.emf"/><Relationship Id="rId65" Type="http://schemas.openxmlformats.org/officeDocument/2006/relationships/image" Target="media/image46.png"/><Relationship Id="rId73" Type="http://schemas.openxmlformats.org/officeDocument/2006/relationships/hyperlink" Target="http://ctms.engin.umich.edu/CTMS/index.php?example=Introduction&amp;section=ControlPID" TargetMode="External"/><Relationship Id="rId78" Type="http://schemas.openxmlformats.org/officeDocument/2006/relationships/footer" Target="footer6.xml"/><Relationship Id="rId8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image" Target="media/image6.png"/><Relationship Id="rId39" Type="http://schemas.openxmlformats.org/officeDocument/2006/relationships/image" Target="media/image21.emf"/><Relationship Id="rId34" Type="http://schemas.openxmlformats.org/officeDocument/2006/relationships/image" Target="media/image16.png"/><Relationship Id="rId50" Type="http://schemas.openxmlformats.org/officeDocument/2006/relationships/chart" Target="charts/chart1.xml"/><Relationship Id="rId55" Type="http://schemas.openxmlformats.org/officeDocument/2006/relationships/image" Target="media/image36.JPG"/><Relationship Id="rId76" Type="http://schemas.openxmlformats.org/officeDocument/2006/relationships/hyperlink" Target="https://www.mathworks.com/help/robotics/ug/pure-pursuit-controller.html" TargetMode="External"/><Relationship Id="rId7" Type="http://schemas.openxmlformats.org/officeDocument/2006/relationships/endnotes" Target="endnotes.xml"/><Relationship Id="rId71" Type="http://schemas.openxmlformats.org/officeDocument/2006/relationships/hyperlink" Target="https://www.gps.gov/systems/gps/performance/accuracy/"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footer" Target="footer4.xml"/><Relationship Id="rId40" Type="http://schemas.openxmlformats.org/officeDocument/2006/relationships/image" Target="media/image22.emf"/><Relationship Id="rId45" Type="http://schemas.openxmlformats.org/officeDocument/2006/relationships/image" Target="media/image27.emf"/><Relationship Id="rId66" Type="http://schemas.openxmlformats.org/officeDocument/2006/relationships/image" Target="media/image47.emf"/><Relationship Id="rId61" Type="http://schemas.openxmlformats.org/officeDocument/2006/relationships/image" Target="media/image42.png"/><Relationship Id="rId82" Type="http://schemas.openxmlformats.org/officeDocument/2006/relationships/footer" Target="footer8.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sweigard\Desktop\Depature%20Curv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Depature Rate Error vs. Heading Angle Error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Sheet1!$A$1:$A$168</c:f>
              <c:numCache>
                <c:formatCode>General</c:formatCode>
                <c:ptCount val="168"/>
                <c:pt idx="0">
                  <c:v>0</c:v>
                </c:pt>
                <c:pt idx="1">
                  <c:v>1.03712343950272E-4</c:v>
                </c:pt>
                <c:pt idx="2">
                  <c:v>3.2016157653922198E-4</c:v>
                </c:pt>
                <c:pt idx="3">
                  <c:v>6.8091029752080699E-4</c:v>
                </c:pt>
                <c:pt idx="4">
                  <c:v>1.1859585068950201E-3</c:v>
                </c:pt>
                <c:pt idx="5">
                  <c:v>1.83530620466188E-3</c:v>
                </c:pt>
                <c:pt idx="6">
                  <c:v>2.6289533908213599E-3</c:v>
                </c:pt>
                <c:pt idx="7">
                  <c:v>3.5669000653734801E-3</c:v>
                </c:pt>
                <c:pt idx="8">
                  <c:v>4.6491462283182296E-3</c:v>
                </c:pt>
                <c:pt idx="9">
                  <c:v>5.8756918796556102E-3</c:v>
                </c:pt>
                <c:pt idx="10">
                  <c:v>7.2465370193856302E-3</c:v>
                </c:pt>
                <c:pt idx="11">
                  <c:v>8.76168164750828E-3</c:v>
                </c:pt>
                <c:pt idx="12">
                  <c:v>1.0421125764023599E-2</c:v>
                </c:pt>
                <c:pt idx="13">
                  <c:v>1.2224869368931499E-2</c:v>
                </c:pt>
                <c:pt idx="14">
                  <c:v>1.4172912462232E-2</c:v>
                </c:pt>
                <c:pt idx="15">
                  <c:v>1.62652550439252E-2</c:v>
                </c:pt>
                <c:pt idx="16">
                  <c:v>1.8501897114011099E-2</c:v>
                </c:pt>
                <c:pt idx="17">
                  <c:v>2.0882838672489499E-2</c:v>
                </c:pt>
                <c:pt idx="18">
                  <c:v>2.3408079719360601E-2</c:v>
                </c:pt>
                <c:pt idx="19">
                  <c:v>2.60776202546243E-2</c:v>
                </c:pt>
                <c:pt idx="20">
                  <c:v>2.8891460278280701E-2</c:v>
                </c:pt>
                <c:pt idx="21">
                  <c:v>3.1849599790329697E-2</c:v>
                </c:pt>
                <c:pt idx="22">
                  <c:v>3.49520387907713E-2</c:v>
                </c:pt>
                <c:pt idx="23">
                  <c:v>3.8198777279605599E-2</c:v>
                </c:pt>
                <c:pt idx="24">
                  <c:v>4.1589815256832502E-2</c:v>
                </c:pt>
                <c:pt idx="25">
                  <c:v>4.5125152722452003E-2</c:v>
                </c:pt>
                <c:pt idx="26">
                  <c:v>4.8804789676464198E-2</c:v>
                </c:pt>
                <c:pt idx="27">
                  <c:v>5.2628726118868999E-2</c:v>
                </c:pt>
                <c:pt idx="28">
                  <c:v>5.6596962049666397E-2</c:v>
                </c:pt>
                <c:pt idx="29">
                  <c:v>6.0709497468856503E-2</c:v>
                </c:pt>
                <c:pt idx="30">
                  <c:v>6.4966332376439201E-2</c:v>
                </c:pt>
                <c:pt idx="31">
                  <c:v>6.9367466772414496E-2</c:v>
                </c:pt>
                <c:pt idx="32">
                  <c:v>7.3912900656782493E-2</c:v>
                </c:pt>
                <c:pt idx="33">
                  <c:v>7.8602634029543095E-2</c:v>
                </c:pt>
                <c:pt idx="34">
                  <c:v>8.3436666890696301E-2</c:v>
                </c:pt>
                <c:pt idx="35">
                  <c:v>8.8414999240242195E-2</c:v>
                </c:pt>
                <c:pt idx="36">
                  <c:v>9.3537631078180694E-2</c:v>
                </c:pt>
                <c:pt idx="37">
                  <c:v>9.8804562404511798E-2</c:v>
                </c:pt>
                <c:pt idx="38">
                  <c:v>0.10421579321923601</c:v>
                </c:pt>
                <c:pt idx="39">
                  <c:v>0.109771323522352</c:v>
                </c:pt>
                <c:pt idx="40">
                  <c:v>0.115471153313861</c:v>
                </c:pt>
                <c:pt idx="41">
                  <c:v>0.12131528259376299</c:v>
                </c:pt>
                <c:pt idx="42">
                  <c:v>0.12730371136205701</c:v>
                </c:pt>
                <c:pt idx="43">
                  <c:v>0.13343643961874399</c:v>
                </c:pt>
                <c:pt idx="44">
                  <c:v>0.13971346736382401</c:v>
                </c:pt>
                <c:pt idx="45">
                  <c:v>0.146134794597296</c:v>
                </c:pt>
                <c:pt idx="46">
                  <c:v>0.15270042131916101</c:v>
                </c:pt>
                <c:pt idx="47">
                  <c:v>0.15941034752941799</c:v>
                </c:pt>
                <c:pt idx="48">
                  <c:v>0.16626457322806801</c:v>
                </c:pt>
                <c:pt idx="49">
                  <c:v>0.17326309841511101</c:v>
                </c:pt>
                <c:pt idx="50">
                  <c:v>0.18040592309054601</c:v>
                </c:pt>
                <c:pt idx="51">
                  <c:v>0.187693047254374</c:v>
                </c:pt>
                <c:pt idx="52">
                  <c:v>0.19512447090659499</c:v>
                </c:pt>
                <c:pt idx="53">
                  <c:v>0.20270019404720799</c:v>
                </c:pt>
                <c:pt idx="54">
                  <c:v>0.21042021667621399</c:v>
                </c:pt>
                <c:pt idx="55">
                  <c:v>0.21828453879361201</c:v>
                </c:pt>
                <c:pt idx="56">
                  <c:v>0.226293160399404</c:v>
                </c:pt>
                <c:pt idx="57">
                  <c:v>0.23444608149358701</c:v>
                </c:pt>
                <c:pt idx="58">
                  <c:v>0.24274330207616401</c:v>
                </c:pt>
                <c:pt idx="59">
                  <c:v>0.251184822147133</c:v>
                </c:pt>
                <c:pt idx="60">
                  <c:v>0.259770641706495</c:v>
                </c:pt>
                <c:pt idx="61">
                  <c:v>0.268500760754249</c:v>
                </c:pt>
                <c:pt idx="62">
                  <c:v>0.27737517929039601</c:v>
                </c:pt>
                <c:pt idx="63">
                  <c:v>0.28639389731493498</c:v>
                </c:pt>
                <c:pt idx="64">
                  <c:v>0.295556914827868</c:v>
                </c:pt>
                <c:pt idx="65">
                  <c:v>0.30486423182919198</c:v>
                </c:pt>
                <c:pt idx="66">
                  <c:v>0.31431584831891002</c:v>
                </c:pt>
                <c:pt idx="67">
                  <c:v>0.32391176429702001</c:v>
                </c:pt>
                <c:pt idx="68">
                  <c:v>0.33365197976352301</c:v>
                </c:pt>
                <c:pt idx="69">
                  <c:v>0.34353649471841802</c:v>
                </c:pt>
                <c:pt idx="70">
                  <c:v>0.35356530916170598</c:v>
                </c:pt>
                <c:pt idx="71">
                  <c:v>0.363738423093387</c:v>
                </c:pt>
                <c:pt idx="72">
                  <c:v>0.37405583651346003</c:v>
                </c:pt>
                <c:pt idx="73">
                  <c:v>0.38451754942192601</c:v>
                </c:pt>
                <c:pt idx="74">
                  <c:v>0.395123561818784</c:v>
                </c:pt>
                <c:pt idx="75">
                  <c:v>0.40587387370403499</c:v>
                </c:pt>
                <c:pt idx="76">
                  <c:v>0.416768485077679</c:v>
                </c:pt>
                <c:pt idx="77">
                  <c:v>0.42780739593971601</c:v>
                </c:pt>
                <c:pt idx="78">
                  <c:v>0.43899060629014502</c:v>
                </c:pt>
                <c:pt idx="79">
                  <c:v>0.450318116128966</c:v>
                </c:pt>
                <c:pt idx="80">
                  <c:v>0.46178992545618103</c:v>
                </c:pt>
                <c:pt idx="81">
                  <c:v>0.47340603427178801</c:v>
                </c:pt>
                <c:pt idx="82">
                  <c:v>0.485166442575787</c:v>
                </c:pt>
                <c:pt idx="83">
                  <c:v>0.497071150368179</c:v>
                </c:pt>
                <c:pt idx="84">
                  <c:v>0.50912015764896401</c:v>
                </c:pt>
                <c:pt idx="85">
                  <c:v>0.52131346441814197</c:v>
                </c:pt>
                <c:pt idx="86">
                  <c:v>0.53365107067571205</c:v>
                </c:pt>
                <c:pt idx="87">
                  <c:v>0.54613297642167502</c:v>
                </c:pt>
                <c:pt idx="88">
                  <c:v>0.55875918165603</c:v>
                </c:pt>
                <c:pt idx="89">
                  <c:v>0.57152968637877799</c:v>
                </c:pt>
                <c:pt idx="90">
                  <c:v>0.58444449058991799</c:v>
                </c:pt>
                <c:pt idx="91">
                  <c:v>0.59750359428945199</c:v>
                </c:pt>
                <c:pt idx="92">
                  <c:v>0.610706997477378</c:v>
                </c:pt>
                <c:pt idx="93">
                  <c:v>0.62405470015369602</c:v>
                </c:pt>
                <c:pt idx="94">
                  <c:v>0.63754670231840704</c:v>
                </c:pt>
                <c:pt idx="95">
                  <c:v>0.65118300397151097</c:v>
                </c:pt>
                <c:pt idx="96">
                  <c:v>0.66496360511300701</c:v>
                </c:pt>
                <c:pt idx="97">
                  <c:v>0.67888850574289605</c:v>
                </c:pt>
                <c:pt idx="98">
                  <c:v>0.692957705861178</c:v>
                </c:pt>
                <c:pt idx="99">
                  <c:v>0.70717120546785195</c:v>
                </c:pt>
                <c:pt idx="100">
                  <c:v>0.72152900456291902</c:v>
                </c:pt>
                <c:pt idx="101">
                  <c:v>0.73603110314637898</c:v>
                </c:pt>
                <c:pt idx="102">
                  <c:v>0.75067750121823096</c:v>
                </c:pt>
                <c:pt idx="103">
                  <c:v>0.76546819877847605</c:v>
                </c:pt>
                <c:pt idx="104">
                  <c:v>0.78040319582711304</c:v>
                </c:pt>
                <c:pt idx="105">
                  <c:v>0.79548249236414403</c:v>
                </c:pt>
                <c:pt idx="106">
                  <c:v>0.81070608838956604</c:v>
                </c:pt>
                <c:pt idx="107">
                  <c:v>0.82607398390338205</c:v>
                </c:pt>
                <c:pt idx="108">
                  <c:v>0.84158617890558995</c:v>
                </c:pt>
                <c:pt idx="109">
                  <c:v>0.85724267339618998</c:v>
                </c:pt>
                <c:pt idx="110">
                  <c:v>0.87304346737518301</c:v>
                </c:pt>
                <c:pt idx="111">
                  <c:v>0.88898856084256905</c:v>
                </c:pt>
                <c:pt idx="112">
                  <c:v>0.90507795379834799</c:v>
                </c:pt>
                <c:pt idx="113">
                  <c:v>0.92131164624251904</c:v>
                </c:pt>
                <c:pt idx="114">
                  <c:v>0.937689638175083</c:v>
                </c:pt>
                <c:pt idx="115">
                  <c:v>0.95421192959603895</c:v>
                </c:pt>
                <c:pt idx="116">
                  <c:v>0.97087852050538803</c:v>
                </c:pt>
                <c:pt idx="117">
                  <c:v>0.98768941090313001</c:v>
                </c:pt>
                <c:pt idx="118">
                  <c:v>1.00464460078926</c:v>
                </c:pt>
                <c:pt idx="119">
                  <c:v>1.02174409016379</c:v>
                </c:pt>
                <c:pt idx="120">
                  <c:v>1.03898787902671</c:v>
                </c:pt>
                <c:pt idx="121">
                  <c:v>1.05637596737802</c:v>
                </c:pt>
                <c:pt idx="122">
                  <c:v>1.07390835521773</c:v>
                </c:pt>
                <c:pt idx="123">
                  <c:v>1.09158504254583</c:v>
                </c:pt>
                <c:pt idx="124">
                  <c:v>1.10940602936232</c:v>
                </c:pt>
                <c:pt idx="125">
                  <c:v>1.1273713156672001</c:v>
                </c:pt>
                <c:pt idx="126">
                  <c:v>1.1454809014604701</c:v>
                </c:pt>
                <c:pt idx="127">
                  <c:v>1.1637347867421399</c:v>
                </c:pt>
                <c:pt idx="128">
                  <c:v>1.1821329715122</c:v>
                </c:pt>
                <c:pt idx="129">
                  <c:v>1.20067545577066</c:v>
                </c:pt>
                <c:pt idx="130">
                  <c:v>1.2193622395174999</c:v>
                </c:pt>
                <c:pt idx="131">
                  <c:v>1.23819332275274</c:v>
                </c:pt>
                <c:pt idx="132">
                  <c:v>1.2571687054763701</c:v>
                </c:pt>
                <c:pt idx="133">
                  <c:v>1.2762883876883899</c:v>
                </c:pt>
                <c:pt idx="134">
                  <c:v>1.29555236938881</c:v>
                </c:pt>
                <c:pt idx="135">
                  <c:v>1.3149606505776199</c:v>
                </c:pt>
                <c:pt idx="136">
                  <c:v>1.33451323125482</c:v>
                </c:pt>
                <c:pt idx="137">
                  <c:v>1.3542101114204199</c:v>
                </c:pt>
                <c:pt idx="138">
                  <c:v>1.3740512910744</c:v>
                </c:pt>
                <c:pt idx="139">
                  <c:v>1.39403677021678</c:v>
                </c:pt>
                <c:pt idx="140">
                  <c:v>1.4141665488475501</c:v>
                </c:pt>
                <c:pt idx="141">
                  <c:v>1.43444062696672</c:v>
                </c:pt>
                <c:pt idx="142">
                  <c:v>1.45485900457428</c:v>
                </c:pt>
                <c:pt idx="143">
                  <c:v>1.4754216816702299</c:v>
                </c:pt>
                <c:pt idx="144">
                  <c:v>1.4961286582545701</c:v>
                </c:pt>
                <c:pt idx="145">
                  <c:v>1.5169799343273001</c:v>
                </c:pt>
                <c:pt idx="146">
                  <c:v>1.53797550988843</c:v>
                </c:pt>
                <c:pt idx="147">
                  <c:v>1.55911538493795</c:v>
                </c:pt>
                <c:pt idx="148">
                  <c:v>1.58039955947587</c:v>
                </c:pt>
                <c:pt idx="149">
                  <c:v>1.60182803350217</c:v>
                </c:pt>
                <c:pt idx="150">
                  <c:v>1.62340080701687</c:v>
                </c:pt>
                <c:pt idx="151">
                  <c:v>1.64511788001996</c:v>
                </c:pt>
                <c:pt idx="152">
                  <c:v>1.66697925251145</c:v>
                </c:pt>
                <c:pt idx="153">
                  <c:v>1.68898492449132</c:v>
                </c:pt>
                <c:pt idx="154">
                  <c:v>1.71113489595959</c:v>
                </c:pt>
                <c:pt idx="155">
                  <c:v>1.73342916691625</c:v>
                </c:pt>
                <c:pt idx="156">
                  <c:v>1.7558677373613101</c:v>
                </c:pt>
                <c:pt idx="157">
                  <c:v>1.7784506072947499</c:v>
                </c:pt>
                <c:pt idx="158">
                  <c:v>1.80117777671659</c:v>
                </c:pt>
                <c:pt idx="159">
                  <c:v>1.82404924562683</c:v>
                </c:pt>
                <c:pt idx="160">
                  <c:v>1.8470650140254501</c:v>
                </c:pt>
                <c:pt idx="161">
                  <c:v>1.8702250819124699</c:v>
                </c:pt>
                <c:pt idx="162">
                  <c:v>1.89352944928788</c:v>
                </c:pt>
                <c:pt idx="163">
                  <c:v>1.9169781161516799</c:v>
                </c:pt>
                <c:pt idx="164">
                  <c:v>1.94057108250388</c:v>
                </c:pt>
                <c:pt idx="165">
                  <c:v>1.9643083483444601</c:v>
                </c:pt>
                <c:pt idx="166">
                  <c:v>1.98818991367345</c:v>
                </c:pt>
                <c:pt idx="167">
                  <c:v>2.0122157784908201</c:v>
                </c:pt>
              </c:numCache>
            </c:numRef>
          </c:xVal>
          <c:yVal>
            <c:numRef>
              <c:f>Sheet1!$C$1:$C$168</c:f>
              <c:numCache>
                <c:formatCode>General</c:formatCode>
                <c:ptCount val="168"/>
                <c:pt idx="0">
                  <c:v>0</c:v>
                </c:pt>
                <c:pt idx="1">
                  <c:v>7.42180678511922E-3</c:v>
                </c:pt>
                <c:pt idx="2">
                  <c:v>1.50054944842932E-2</c:v>
                </c:pt>
                <c:pt idx="3">
                  <c:v>2.2765491756955299E-2</c:v>
                </c:pt>
                <c:pt idx="4">
                  <c:v>3.0525433952848499E-2</c:v>
                </c:pt>
                <c:pt idx="5">
                  <c:v>3.8285327810516398E-2</c:v>
                </c:pt>
                <c:pt idx="6">
                  <c:v>4.60451888536774E-2</c:v>
                </c:pt>
                <c:pt idx="7">
                  <c:v>5.3805047098106899E-2</c:v>
                </c:pt>
                <c:pt idx="8">
                  <c:v>6.15649542259947E-2</c:v>
                </c:pt>
                <c:pt idx="9">
                  <c:v>6.9324992227756593E-2</c:v>
                </c:pt>
                <c:pt idx="10">
                  <c:v>7.7085283511281993E-2</c:v>
                </c:pt>
                <c:pt idx="11">
                  <c:v>8.4846002478571297E-2</c:v>
                </c:pt>
                <c:pt idx="12">
                  <c:v>9.2607388569708099E-2</c:v>
                </c:pt>
                <c:pt idx="13">
                  <c:v>0.100369760774076</c:v>
                </c:pt>
                <c:pt idx="14">
                  <c:v>0.108133533608717</c:v>
                </c:pt>
                <c:pt idx="15">
                  <c:v>0.115899234563638</c:v>
                </c:pt>
                <c:pt idx="16">
                  <c:v>0.123667523013949</c:v>
                </c:pt>
                <c:pt idx="17">
                  <c:v>0.13143921059843799</c:v>
                </c:pt>
                <c:pt idx="18">
                  <c:v>0.13921528306445599</c:v>
                </c:pt>
                <c:pt idx="19">
                  <c:v>0.146996923578532</c:v>
                </c:pt>
                <c:pt idx="20">
                  <c:v>0.15478553750232901</c:v>
                </c:pt>
                <c:pt idx="21">
                  <c:v>0.16258277863344001</c:v>
                </c:pt>
                <c:pt idx="22">
                  <c:v>0.17039057691017301</c:v>
                </c:pt>
                <c:pt idx="23">
                  <c:v>0.17821116757970801</c:v>
                </c:pt>
                <c:pt idx="24">
                  <c:v>0.186047121828574</c:v>
                </c:pt>
                <c:pt idx="25">
                  <c:v>0.193901378874409</c:v>
                </c:pt>
                <c:pt idx="26">
                  <c:v>0.20177727951791699</c:v>
                </c:pt>
                <c:pt idx="27">
                  <c:v>0.20967860115308101</c:v>
                </c:pt>
                <c:pt idx="28">
                  <c:v>0.217609594234911</c:v>
                </c:pt>
                <c:pt idx="29">
                  <c:v>0.22557502020203901</c:v>
                </c:pt>
                <c:pt idx="30">
                  <c:v>0.23358019085256901</c:v>
                </c:pt>
                <c:pt idx="31">
                  <c:v>0.241631009171003</c:v>
                </c:pt>
                <c:pt idx="32">
                  <c:v>0.24973401160304401</c:v>
                </c:pt>
                <c:pt idx="33">
                  <c:v>0.25789641177640299</c:v>
                </c:pt>
                <c:pt idx="34">
                  <c:v>0.26612614566369402</c:v>
                </c:pt>
                <c:pt idx="35">
                  <c:v>0.274431918184038</c:v>
                </c:pt>
                <c:pt idx="36">
                  <c:v>0.282823251240229</c:v>
                </c:pt>
                <c:pt idx="37">
                  <c:v>0.29131053318620398</c:v>
                </c:pt>
                <c:pt idx="38">
                  <c:v>0.29990506972125403</c:v>
                </c:pt>
                <c:pt idx="39">
                  <c:v>0.308619136205323</c:v>
                </c:pt>
                <c:pt idx="40">
                  <c:v>0.31746603139031399</c:v>
                </c:pt>
                <c:pt idx="41">
                  <c:v>0.326460132561531</c:v>
                </c:pt>
                <c:pt idx="42">
                  <c:v>0.33561695208161901</c:v>
                </c:pt>
                <c:pt idx="43">
                  <c:v>0.34495319533357199</c:v>
                </c:pt>
                <c:pt idx="44">
                  <c:v>0.35448682005040799</c:v>
                </c:pt>
                <c:pt idx="45">
                  <c:v>0.36423709702711599</c:v>
                </c:pt>
                <c:pt idx="46">
                  <c:v>0.37422467220668498</c:v>
                </c:pt>
                <c:pt idx="47">
                  <c:v>0.38447163012595498</c:v>
                </c:pt>
                <c:pt idx="48">
                  <c:v>0.395001558719068</c:v>
                </c:pt>
                <c:pt idx="49">
                  <c:v>0.40583961545999397</c:v>
                </c:pt>
                <c:pt idx="50">
                  <c:v>0.41701259483972603</c:v>
                </c:pt>
                <c:pt idx="51">
                  <c:v>0.42854899716108702</c:v>
                </c:pt>
                <c:pt idx="52">
                  <c:v>0.440479098639461</c:v>
                </c:pt>
                <c:pt idx="53">
                  <c:v>0.45283502279985999</c:v>
                </c:pt>
                <c:pt idx="54">
                  <c:v>0.46565081314753698</c:v>
                </c:pt>
                <c:pt idx="55">
                  <c:v>0.47896250710627403</c:v>
                </c:pt>
                <c:pt idx="56">
                  <c:v>0.492808211200149</c:v>
                </c:pt>
                <c:pt idx="57">
                  <c:v>0.507228177465471</c:v>
                </c:pt>
                <c:pt idx="58">
                  <c:v>0.52226488107611502</c:v>
                </c:pt>
                <c:pt idx="59">
                  <c:v>0.53796309915530904</c:v>
                </c:pt>
                <c:pt idx="60">
                  <c:v>0.55436999076667404</c:v>
                </c:pt>
                <c:pt idx="61">
                  <c:v>0.57153517804802001</c:v>
                </c:pt>
                <c:pt idx="62">
                  <c:v>0.58951082847540803</c:v>
                </c:pt>
                <c:pt idx="63">
                  <c:v>0.60835173823439703</c:v>
                </c:pt>
                <c:pt idx="64">
                  <c:v>0.62811541666249904</c:v>
                </c:pt>
                <c:pt idx="65">
                  <c:v>0.64886217175185801</c:v>
                </c:pt>
                <c:pt idx="66">
                  <c:v>0.670655196672026</c:v>
                </c:pt>
                <c:pt idx="67">
                  <c:v>0.69356065728944905</c:v>
                </c:pt>
                <c:pt idx="68">
                  <c:v>0.71764778065599799</c:v>
                </c:pt>
                <c:pt idx="69">
                  <c:v>0.74298894442803098</c:v>
                </c:pt>
                <c:pt idx="70">
                  <c:v>0.76965976718921403</c:v>
                </c:pt>
                <c:pt idx="71">
                  <c:v>0.79773919963770001</c:v>
                </c:pt>
                <c:pt idx="72">
                  <c:v>0.82730961660623603</c:v>
                </c:pt>
                <c:pt idx="73">
                  <c:v>0.858456909874036</c:v>
                </c:pt>
                <c:pt idx="74">
                  <c:v>0.89127058173210105</c:v>
                </c:pt>
                <c:pt idx="75">
                  <c:v>0.92584383926120495</c:v>
                </c:pt>
                <c:pt idx="76">
                  <c:v>0.96227368927993195</c:v>
                </c:pt>
                <c:pt idx="77">
                  <c:v>1.00066103391602</c:v>
                </c:pt>
                <c:pt idx="78">
                  <c:v>1.0411107667638799</c:v>
                </c:pt>
                <c:pt idx="79">
                  <c:v>1.0837318695621501</c:v>
                </c:pt>
                <c:pt idx="80">
                  <c:v>1.1286375093640999</c:v>
                </c:pt>
                <c:pt idx="81">
                  <c:v>1.1759451361284301</c:v>
                </c:pt>
                <c:pt idx="82">
                  <c:v>1.2257765806916801</c:v>
                </c:pt>
                <c:pt idx="83">
                  <c:v>1.2782581530552699</c:v>
                </c:pt>
                <c:pt idx="84">
                  <c:v>1.3335207409421601</c:v>
                </c:pt>
                <c:pt idx="85">
                  <c:v>1.3916999085441399</c:v>
                </c:pt>
                <c:pt idx="86">
                  <c:v>1.4529359954205101</c:v>
                </c:pt>
                <c:pt idx="87">
                  <c:v>1.5173742154651699</c:v>
                </c:pt>
                <c:pt idx="88">
                  <c:v>1.58516475588192</c:v>
                </c:pt>
                <c:pt idx="89">
                  <c:v>1.65646287611165</c:v>
                </c:pt>
                <c:pt idx="90">
                  <c:v>1.7314290066092699</c:v>
                </c:pt>
                <c:pt idx="91">
                  <c:v>1.81022884743405</c:v>
                </c:pt>
                <c:pt idx="92">
                  <c:v>1.8930334665509601</c:v>
                </c:pt>
                <c:pt idx="93">
                  <c:v>1.9800193977735701</c:v>
                </c:pt>
                <c:pt idx="94">
                  <c:v>2.0713687382770498</c:v>
                </c:pt>
                <c:pt idx="95">
                  <c:v>2.1672692455743401</c:v>
                </c:pt>
                <c:pt idx="96">
                  <c:v>2.2679144338980399</c:v>
                </c:pt>
                <c:pt idx="97">
                  <c:v>2.3735036698705798</c:v>
                </c:pt>
                <c:pt idx="98">
                  <c:v>2.48424226741363</c:v>
                </c:pt>
                <c:pt idx="99">
                  <c:v>2.6003415817415201</c:v>
                </c:pt>
                <c:pt idx="100">
                  <c:v>2.7220191024053499</c:v>
                </c:pt>
                <c:pt idx="101">
                  <c:v>2.8494985452477102</c:v>
                </c:pt>
                <c:pt idx="102">
                  <c:v>2.9830099431767798</c:v>
                </c:pt>
                <c:pt idx="103">
                  <c:v>3.1227897356710201</c:v>
                </c:pt>
                <c:pt idx="104">
                  <c:v>3.2690808568802701</c:v>
                </c:pt>
                <c:pt idx="105">
                  <c:v>3.4221328222256502</c:v>
                </c:pt>
                <c:pt idx="106">
                  <c:v>3.5822018133943501</c:v>
                </c:pt>
                <c:pt idx="107">
                  <c:v>3.74955076159483</c:v>
                </c:pt>
                <c:pt idx="108">
                  <c:v>3.9244494289721201</c:v>
                </c:pt>
                <c:pt idx="109">
                  <c:v>4.1071744880365202</c:v>
                </c:pt>
                <c:pt idx="110">
                  <c:v>4.2980095990097897</c:v>
                </c:pt>
                <c:pt idx="111">
                  <c:v>4.49724548493624</c:v>
                </c:pt>
                <c:pt idx="112">
                  <c:v>4.7051800044377501</c:v>
                </c:pt>
                <c:pt idx="113">
                  <c:v>4.9221182219875699</c:v>
                </c:pt>
                <c:pt idx="114">
                  <c:v>5.14837247553697</c:v>
                </c:pt>
                <c:pt idx="115">
                  <c:v>5.3842624413885396</c:v>
                </c:pt>
                <c:pt idx="116">
                  <c:v>5.6301151961535298</c:v>
                </c:pt>
                <c:pt idx="117">
                  <c:v>5.88626527562809</c:v>
                </c:pt>
                <c:pt idx="118">
                  <c:v>6.1530547305050503</c:v>
                </c:pt>
                <c:pt idx="119">
                  <c:v>6.4308331786647699</c:v>
                </c:pt>
                <c:pt idx="120">
                  <c:v>6.7199578539924296</c:v>
                </c:pt>
                <c:pt idx="121">
                  <c:v>7.02079365148691</c:v>
                </c:pt>
                <c:pt idx="122">
                  <c:v>7.3337131685418901</c:v>
                </c:pt>
                <c:pt idx="123">
                  <c:v>7.6590967422123599</c:v>
                </c:pt>
                <c:pt idx="124">
                  <c:v>7.9973324822991998</c:v>
                </c:pt>
                <c:pt idx="125">
                  <c:v>8.3488163000912206</c:v>
                </c:pt>
                <c:pt idx="126">
                  <c:v>8.71395193257435</c:v>
                </c:pt>
                <c:pt idx="127">
                  <c:v>9.0931509619297408</c:v>
                </c:pt>
                <c:pt idx="128">
                  <c:v>9.4868328301703002</c:v>
                </c:pt>
                <c:pt idx="129">
                  <c:v>9.8954248486644207</c:v>
                </c:pt>
                <c:pt idx="130">
                  <c:v>10.319362202428399</c:v>
                </c:pt>
                <c:pt idx="131">
                  <c:v>10.75908794896</c:v>
                </c:pt>
                <c:pt idx="132">
                  <c:v>11.215053011409999</c:v>
                </c:pt>
                <c:pt idx="133">
                  <c:v>11.6877161659378</c:v>
                </c:pt>
                <c:pt idx="134">
                  <c:v>12.1775440229779</c:v>
                </c:pt>
                <c:pt idx="135">
                  <c:v>12.685011002300699</c:v>
                </c:pt>
                <c:pt idx="136">
                  <c:v>13.210599301589101</c:v>
                </c:pt>
                <c:pt idx="137">
                  <c:v>13.7547988583443</c:v>
                </c:pt>
                <c:pt idx="138">
                  <c:v>14.3181073049443</c:v>
                </c:pt>
                <c:pt idx="139">
                  <c:v>14.9010299165645</c:v>
                </c:pt>
                <c:pt idx="140">
                  <c:v>15.504079551812501</c:v>
                </c:pt>
                <c:pt idx="141">
                  <c:v>16.1277765858168</c:v>
                </c:pt>
                <c:pt idx="142">
                  <c:v>16.7726488355557</c:v>
                </c:pt>
                <c:pt idx="143">
                  <c:v>17.4392314772101</c:v>
                </c:pt>
                <c:pt idx="144">
                  <c:v>18.128066955278999</c:v>
                </c:pt>
                <c:pt idx="145">
                  <c:v>18.839704883267899</c:v>
                </c:pt>
                <c:pt idx="146">
                  <c:v>19.5747019356794</c:v>
                </c:pt>
                <c:pt idx="147">
                  <c:v>20.333621731087401</c:v>
                </c:pt>
                <c:pt idx="148">
                  <c:v>21.117034706059901</c:v>
                </c:pt>
                <c:pt idx="149">
                  <c:v>21.9255179796756</c:v>
                </c:pt>
                <c:pt idx="150">
                  <c:v>22.759655208379201</c:v>
                </c:pt>
                <c:pt idx="151">
                  <c:v>23.6200364309727</c:v>
                </c:pt>
                <c:pt idx="152">
                  <c:v>24.507257903434599</c:v>
                </c:pt>
                <c:pt idx="153">
                  <c:v>25.4219219233911</c:v>
                </c:pt>
                <c:pt idx="154">
                  <c:v>26.364636643892499</c:v>
                </c:pt>
                <c:pt idx="155">
                  <c:v>27.336015876337299</c:v>
                </c:pt>
                <c:pt idx="156">
                  <c:v>28.336678882222099</c:v>
                </c:pt>
                <c:pt idx="157">
                  <c:v>29.367250153461502</c:v>
                </c:pt>
                <c:pt idx="158">
                  <c:v>30.428359181104899</c:v>
                </c:pt>
                <c:pt idx="159">
                  <c:v>31.520640212036401</c:v>
                </c:pt>
                <c:pt idx="160">
                  <c:v>32.644731993558402</c:v>
                </c:pt>
                <c:pt idx="161">
                  <c:v>33.801277505468498</c:v>
                </c:pt>
                <c:pt idx="162">
                  <c:v>34.990923679442197</c:v>
                </c:pt>
                <c:pt idx="163">
                  <c:v>36.214321105452903</c:v>
                </c:pt>
                <c:pt idx="164">
                  <c:v>37.472123724869803</c:v>
                </c:pt>
                <c:pt idx="165">
                  <c:v>38.764988510123402</c:v>
                </c:pt>
                <c:pt idx="166">
                  <c:v>40.093575130564503</c:v>
                </c:pt>
                <c:pt idx="167">
                  <c:v>41.458545604204801</c:v>
                </c:pt>
              </c:numCache>
            </c:numRef>
          </c:yVal>
          <c:smooth val="0"/>
          <c:extLst>
            <c:ext xmlns:c16="http://schemas.microsoft.com/office/drawing/2014/chart" uri="{C3380CC4-5D6E-409C-BE32-E72D297353CC}">
              <c16:uniqueId val="{00000000-19FB-424A-88BB-264CD6B92D6A}"/>
            </c:ext>
          </c:extLst>
        </c:ser>
        <c:dLbls>
          <c:showLegendKey val="0"/>
          <c:showVal val="0"/>
          <c:showCatName val="0"/>
          <c:showSerName val="0"/>
          <c:showPercent val="0"/>
          <c:showBubbleSize val="0"/>
        </c:dLbls>
        <c:axId val="-1347278000"/>
        <c:axId val="-1347274736"/>
      </c:scatterChart>
      <c:valAx>
        <c:axId val="-13472780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Heading Angle Error (radians)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7274736"/>
        <c:crosses val="autoZero"/>
        <c:crossBetween val="midCat"/>
      </c:valAx>
      <c:valAx>
        <c:axId val="-1347274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Depature Rate Error (ft/s)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72780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EEFBCF4-140B-407D-A816-5920252BF26D}" type="doc">
      <dgm:prSet loTypeId="urn:microsoft.com/office/officeart/2005/8/layout/StepDownProcess" loCatId="process" qsTypeId="urn:microsoft.com/office/officeart/2005/8/quickstyle/simple1" qsCatId="simple" csTypeId="urn:microsoft.com/office/officeart/2005/8/colors/accent0_1" csCatId="mainScheme" phldr="1"/>
      <dgm:spPr/>
      <dgm:t>
        <a:bodyPr/>
        <a:lstStyle/>
        <a:p>
          <a:endParaRPr lang="en-US"/>
        </a:p>
      </dgm:t>
    </dgm:pt>
    <dgm:pt modelId="{7C309137-422B-4A36-9BAB-CCFCFC837366}">
      <dgm:prSet phldrT="[Text]"/>
      <dgm:spPr/>
      <dgm:t>
        <a:bodyPr/>
        <a:lstStyle/>
        <a:p>
          <a:r>
            <a:rPr lang="en-US"/>
            <a:t>Literature Review</a:t>
          </a:r>
        </a:p>
      </dgm:t>
    </dgm:pt>
    <dgm:pt modelId="{9437FD9E-D482-4976-9F94-B2873269B0BF}" type="parTrans" cxnId="{8D4F108D-AAA1-43D0-B261-B073C34F1C9D}">
      <dgm:prSet/>
      <dgm:spPr/>
      <dgm:t>
        <a:bodyPr/>
        <a:lstStyle/>
        <a:p>
          <a:endParaRPr lang="en-US"/>
        </a:p>
      </dgm:t>
    </dgm:pt>
    <dgm:pt modelId="{8DC086F7-7D24-4E70-B813-415022122BFE}" type="sibTrans" cxnId="{8D4F108D-AAA1-43D0-B261-B073C34F1C9D}">
      <dgm:prSet/>
      <dgm:spPr/>
      <dgm:t>
        <a:bodyPr/>
        <a:lstStyle/>
        <a:p>
          <a:endParaRPr lang="en-US"/>
        </a:p>
      </dgm:t>
    </dgm:pt>
    <dgm:pt modelId="{A280BF7C-5847-44BD-A3C3-873A9722D5FA}">
      <dgm:prSet phldrT="[Text]"/>
      <dgm:spPr/>
      <dgm:t>
        <a:bodyPr/>
        <a:lstStyle/>
        <a:p>
          <a:r>
            <a:rPr lang="en-US"/>
            <a:t>System Modeling</a:t>
          </a:r>
        </a:p>
      </dgm:t>
    </dgm:pt>
    <dgm:pt modelId="{49563206-008E-4356-8C45-22A7485DE639}" type="parTrans" cxnId="{E08F5AF2-7531-47F5-AB9D-0C72B4EE4FEE}">
      <dgm:prSet/>
      <dgm:spPr/>
      <dgm:t>
        <a:bodyPr/>
        <a:lstStyle/>
        <a:p>
          <a:endParaRPr lang="en-US"/>
        </a:p>
      </dgm:t>
    </dgm:pt>
    <dgm:pt modelId="{0E9B125A-917F-4952-8D39-E631CEF04A2D}" type="sibTrans" cxnId="{E08F5AF2-7531-47F5-AB9D-0C72B4EE4FEE}">
      <dgm:prSet/>
      <dgm:spPr/>
      <dgm:t>
        <a:bodyPr/>
        <a:lstStyle/>
        <a:p>
          <a:endParaRPr lang="en-US"/>
        </a:p>
      </dgm:t>
    </dgm:pt>
    <dgm:pt modelId="{E0B9598E-294D-45BF-AD3D-251ADB2136D8}">
      <dgm:prSet phldrT="[Text]"/>
      <dgm:spPr/>
      <dgm:t>
        <a:bodyPr/>
        <a:lstStyle/>
        <a:p>
          <a:r>
            <a:rPr lang="en-US"/>
            <a:t>Model Verification/ Validation</a:t>
          </a:r>
        </a:p>
      </dgm:t>
    </dgm:pt>
    <dgm:pt modelId="{17A51030-628E-40AE-B7DD-EF1D68437CE0}" type="parTrans" cxnId="{24249ED5-70B9-4CAD-8680-CFF974E43212}">
      <dgm:prSet/>
      <dgm:spPr/>
      <dgm:t>
        <a:bodyPr/>
        <a:lstStyle/>
        <a:p>
          <a:endParaRPr lang="en-US"/>
        </a:p>
      </dgm:t>
    </dgm:pt>
    <dgm:pt modelId="{6B43DBEA-FAA1-4596-A4FE-71A1889A1924}" type="sibTrans" cxnId="{24249ED5-70B9-4CAD-8680-CFF974E43212}">
      <dgm:prSet/>
      <dgm:spPr/>
      <dgm:t>
        <a:bodyPr/>
        <a:lstStyle/>
        <a:p>
          <a:endParaRPr lang="en-US"/>
        </a:p>
      </dgm:t>
    </dgm:pt>
    <dgm:pt modelId="{8FE29077-062A-4C81-A26F-4818B9335C24}">
      <dgm:prSet phldrT="[Text]"/>
      <dgm:spPr/>
      <dgm:t>
        <a:bodyPr/>
        <a:lstStyle/>
        <a:p>
          <a:r>
            <a:rPr lang="en-US"/>
            <a:t>Finalize System</a:t>
          </a:r>
        </a:p>
      </dgm:t>
    </dgm:pt>
    <dgm:pt modelId="{2B74DCDA-5325-4A4B-BC8B-54433417012C}" type="parTrans" cxnId="{3C3C7BA5-2E7A-40AC-B9CA-630CB246E378}">
      <dgm:prSet/>
      <dgm:spPr/>
      <dgm:t>
        <a:bodyPr/>
        <a:lstStyle/>
        <a:p>
          <a:endParaRPr lang="en-US"/>
        </a:p>
      </dgm:t>
    </dgm:pt>
    <dgm:pt modelId="{97CA606F-434D-4C79-B1E8-73C2B2BBC1B9}" type="sibTrans" cxnId="{3C3C7BA5-2E7A-40AC-B9CA-630CB246E378}">
      <dgm:prSet/>
      <dgm:spPr/>
      <dgm:t>
        <a:bodyPr/>
        <a:lstStyle/>
        <a:p>
          <a:endParaRPr lang="en-US"/>
        </a:p>
      </dgm:t>
    </dgm:pt>
    <dgm:pt modelId="{4FA66BAE-138A-4F81-ADF6-F3747DF8F0C6}">
      <dgm:prSet phldrT="[Text]"/>
      <dgm:spPr/>
      <dgm:t>
        <a:bodyPr/>
        <a:lstStyle/>
        <a:p>
          <a:r>
            <a:rPr lang="en-US"/>
            <a:t>Prototyping and Hardware</a:t>
          </a:r>
        </a:p>
      </dgm:t>
    </dgm:pt>
    <dgm:pt modelId="{DC400C6E-9398-4E98-BB26-658916A0922B}" type="parTrans" cxnId="{6D4F8B26-8C40-45BF-8CFC-E8198B23EA97}">
      <dgm:prSet/>
      <dgm:spPr/>
      <dgm:t>
        <a:bodyPr/>
        <a:lstStyle/>
        <a:p>
          <a:endParaRPr lang="en-US"/>
        </a:p>
      </dgm:t>
    </dgm:pt>
    <dgm:pt modelId="{9A770133-4BCE-49DD-8A3D-B7CA589F6AE5}" type="sibTrans" cxnId="{6D4F8B26-8C40-45BF-8CFC-E8198B23EA97}">
      <dgm:prSet/>
      <dgm:spPr/>
      <dgm:t>
        <a:bodyPr/>
        <a:lstStyle/>
        <a:p>
          <a:endParaRPr lang="en-US"/>
        </a:p>
      </dgm:t>
    </dgm:pt>
    <dgm:pt modelId="{B9E0BACD-DF41-495E-A9C7-692D7DA41505}">
      <dgm:prSet phldrT="[Text]"/>
      <dgm:spPr/>
      <dgm:t>
        <a:bodyPr/>
        <a:lstStyle/>
        <a:p>
          <a:r>
            <a:rPr lang="en-US"/>
            <a:t>Year One</a:t>
          </a:r>
        </a:p>
      </dgm:t>
    </dgm:pt>
    <dgm:pt modelId="{C66A49AD-9C60-4E73-8943-74D69A7E911B}" type="parTrans" cxnId="{A8395967-D05E-4B1F-9E75-30B46685A5F7}">
      <dgm:prSet/>
      <dgm:spPr/>
      <dgm:t>
        <a:bodyPr/>
        <a:lstStyle/>
        <a:p>
          <a:endParaRPr lang="en-US"/>
        </a:p>
      </dgm:t>
    </dgm:pt>
    <dgm:pt modelId="{B1200BAD-322E-4D9D-8CDD-4E8AC5DB091A}" type="sibTrans" cxnId="{A8395967-D05E-4B1F-9E75-30B46685A5F7}">
      <dgm:prSet/>
      <dgm:spPr/>
      <dgm:t>
        <a:bodyPr/>
        <a:lstStyle/>
        <a:p>
          <a:endParaRPr lang="en-US"/>
        </a:p>
      </dgm:t>
    </dgm:pt>
    <dgm:pt modelId="{F941A3F6-20EC-4187-8256-6192E95D9AEE}">
      <dgm:prSet phldrT="[Text]"/>
      <dgm:spPr/>
      <dgm:t>
        <a:bodyPr/>
        <a:lstStyle/>
        <a:p>
          <a:r>
            <a:rPr lang="en-US"/>
            <a:t>Year Two</a:t>
          </a:r>
        </a:p>
      </dgm:t>
    </dgm:pt>
    <dgm:pt modelId="{F9F14815-24A2-482D-BA05-964E42DCD56D}" type="parTrans" cxnId="{07E87D31-3F6C-4D5F-A7C6-33901B0F8228}">
      <dgm:prSet/>
      <dgm:spPr/>
      <dgm:t>
        <a:bodyPr/>
        <a:lstStyle/>
        <a:p>
          <a:endParaRPr lang="en-US"/>
        </a:p>
      </dgm:t>
    </dgm:pt>
    <dgm:pt modelId="{26D6F955-C924-486A-8788-BB0AD727E4E2}" type="sibTrans" cxnId="{07E87D31-3F6C-4D5F-A7C6-33901B0F8228}">
      <dgm:prSet/>
      <dgm:spPr/>
      <dgm:t>
        <a:bodyPr/>
        <a:lstStyle/>
        <a:p>
          <a:endParaRPr lang="en-US"/>
        </a:p>
      </dgm:t>
    </dgm:pt>
    <dgm:pt modelId="{A2180802-270D-43DD-822A-B15AA830FF18}">
      <dgm:prSet phldrT="[Text]"/>
      <dgm:spPr/>
      <dgm:t>
        <a:bodyPr/>
        <a:lstStyle/>
        <a:p>
          <a:r>
            <a:rPr lang="en-US"/>
            <a:t>Year Three</a:t>
          </a:r>
        </a:p>
      </dgm:t>
    </dgm:pt>
    <dgm:pt modelId="{99F5FE8D-7AEE-40D2-971C-BA0564A8DF5A}" type="parTrans" cxnId="{C937C9BB-083E-4567-AF02-59606B4274AF}">
      <dgm:prSet/>
      <dgm:spPr/>
      <dgm:t>
        <a:bodyPr/>
        <a:lstStyle/>
        <a:p>
          <a:endParaRPr lang="en-US"/>
        </a:p>
      </dgm:t>
    </dgm:pt>
    <dgm:pt modelId="{D858813B-EE97-4176-A9D5-7D8535171CEB}" type="sibTrans" cxnId="{C937C9BB-083E-4567-AF02-59606B4274AF}">
      <dgm:prSet/>
      <dgm:spPr/>
      <dgm:t>
        <a:bodyPr/>
        <a:lstStyle/>
        <a:p>
          <a:endParaRPr lang="en-US"/>
        </a:p>
      </dgm:t>
    </dgm:pt>
    <dgm:pt modelId="{64CD4621-08CD-4D77-9F54-7A5733478FE7}">
      <dgm:prSet phldrT="[Text]"/>
      <dgm:spPr/>
      <dgm:t>
        <a:bodyPr/>
        <a:lstStyle/>
        <a:p>
          <a:r>
            <a:rPr lang="en-US"/>
            <a:t>Year Four</a:t>
          </a:r>
        </a:p>
      </dgm:t>
    </dgm:pt>
    <dgm:pt modelId="{AA8D7135-DBBC-4F48-94CF-3B17463A7AF4}" type="parTrans" cxnId="{F529967A-96FB-4578-A328-9E38BB70F971}">
      <dgm:prSet/>
      <dgm:spPr/>
      <dgm:t>
        <a:bodyPr/>
        <a:lstStyle/>
        <a:p>
          <a:endParaRPr lang="en-US"/>
        </a:p>
      </dgm:t>
    </dgm:pt>
    <dgm:pt modelId="{52509F49-9F8E-42E4-A1D9-018CF35CE446}" type="sibTrans" cxnId="{F529967A-96FB-4578-A328-9E38BB70F971}">
      <dgm:prSet/>
      <dgm:spPr/>
      <dgm:t>
        <a:bodyPr/>
        <a:lstStyle/>
        <a:p>
          <a:endParaRPr lang="en-US"/>
        </a:p>
      </dgm:t>
    </dgm:pt>
    <dgm:pt modelId="{7B183F36-049C-4306-B539-A8515C2E8C5F}">
      <dgm:prSet phldrT="[Text]" custT="1"/>
      <dgm:spPr/>
      <dgm:t>
        <a:bodyPr/>
        <a:lstStyle/>
        <a:p>
          <a:r>
            <a:rPr lang="en-US" sz="800"/>
            <a:t>Year Five</a:t>
          </a:r>
        </a:p>
      </dgm:t>
    </dgm:pt>
    <dgm:pt modelId="{2A8CCB15-87A4-42D5-987A-8863A0887993}" type="parTrans" cxnId="{DF82A8AD-8EAF-4D3A-BCA6-5ACC1199F032}">
      <dgm:prSet/>
      <dgm:spPr/>
      <dgm:t>
        <a:bodyPr/>
        <a:lstStyle/>
        <a:p>
          <a:endParaRPr lang="en-US"/>
        </a:p>
      </dgm:t>
    </dgm:pt>
    <dgm:pt modelId="{C2678C7D-EA20-48FB-9817-2598BA5CD052}" type="sibTrans" cxnId="{DF82A8AD-8EAF-4D3A-BCA6-5ACC1199F032}">
      <dgm:prSet/>
      <dgm:spPr/>
      <dgm:t>
        <a:bodyPr/>
        <a:lstStyle/>
        <a:p>
          <a:endParaRPr lang="en-US"/>
        </a:p>
      </dgm:t>
    </dgm:pt>
    <dgm:pt modelId="{49B000DD-A27B-4259-B415-208F70D5B2F3}" type="pres">
      <dgm:prSet presAssocID="{FEEFBCF4-140B-407D-A816-5920252BF26D}" presName="rootnode" presStyleCnt="0">
        <dgm:presLayoutVars>
          <dgm:chMax/>
          <dgm:chPref/>
          <dgm:dir/>
          <dgm:animLvl val="lvl"/>
        </dgm:presLayoutVars>
      </dgm:prSet>
      <dgm:spPr/>
      <dgm:t>
        <a:bodyPr/>
        <a:lstStyle/>
        <a:p>
          <a:endParaRPr lang="en-US"/>
        </a:p>
      </dgm:t>
    </dgm:pt>
    <dgm:pt modelId="{76A7E611-8507-47AC-AC38-885A106F5C47}" type="pres">
      <dgm:prSet presAssocID="{7C309137-422B-4A36-9BAB-CCFCFC837366}" presName="composite" presStyleCnt="0"/>
      <dgm:spPr/>
    </dgm:pt>
    <dgm:pt modelId="{40BFFA21-E414-468F-9AE9-7258E828D6A8}" type="pres">
      <dgm:prSet presAssocID="{7C309137-422B-4A36-9BAB-CCFCFC837366}" presName="bentUpArrow1" presStyleLbl="alignImgPlace1" presStyleIdx="0" presStyleCnt="4"/>
      <dgm:spPr/>
    </dgm:pt>
    <dgm:pt modelId="{BFD21D54-74F7-46B8-91F6-B2A6EEB3F03E}" type="pres">
      <dgm:prSet presAssocID="{7C309137-422B-4A36-9BAB-CCFCFC837366}" presName="ParentText" presStyleLbl="node1" presStyleIdx="0" presStyleCnt="5">
        <dgm:presLayoutVars>
          <dgm:chMax val="1"/>
          <dgm:chPref val="1"/>
          <dgm:bulletEnabled val="1"/>
        </dgm:presLayoutVars>
      </dgm:prSet>
      <dgm:spPr/>
      <dgm:t>
        <a:bodyPr/>
        <a:lstStyle/>
        <a:p>
          <a:endParaRPr lang="en-US"/>
        </a:p>
      </dgm:t>
    </dgm:pt>
    <dgm:pt modelId="{054FE3F7-F37A-4754-82C0-47B15C3AFD93}" type="pres">
      <dgm:prSet presAssocID="{7C309137-422B-4A36-9BAB-CCFCFC837366}" presName="ChildText" presStyleLbl="revTx" presStyleIdx="0" presStyleCnt="5">
        <dgm:presLayoutVars>
          <dgm:chMax val="0"/>
          <dgm:chPref val="0"/>
          <dgm:bulletEnabled val="1"/>
        </dgm:presLayoutVars>
      </dgm:prSet>
      <dgm:spPr/>
      <dgm:t>
        <a:bodyPr/>
        <a:lstStyle/>
        <a:p>
          <a:endParaRPr lang="en-US"/>
        </a:p>
      </dgm:t>
    </dgm:pt>
    <dgm:pt modelId="{91A3378B-7967-411D-B7A9-94601F828C91}" type="pres">
      <dgm:prSet presAssocID="{8DC086F7-7D24-4E70-B813-415022122BFE}" presName="sibTrans" presStyleCnt="0"/>
      <dgm:spPr/>
    </dgm:pt>
    <dgm:pt modelId="{83B896D7-D31A-4AF8-BA6E-81D39CC94270}" type="pres">
      <dgm:prSet presAssocID="{A280BF7C-5847-44BD-A3C3-873A9722D5FA}" presName="composite" presStyleCnt="0"/>
      <dgm:spPr/>
    </dgm:pt>
    <dgm:pt modelId="{A7680276-C4B2-4F87-BF6F-22B092DB290A}" type="pres">
      <dgm:prSet presAssocID="{A280BF7C-5847-44BD-A3C3-873A9722D5FA}" presName="bentUpArrow1" presStyleLbl="alignImgPlace1" presStyleIdx="1" presStyleCnt="4"/>
      <dgm:spPr/>
    </dgm:pt>
    <dgm:pt modelId="{35B9DB0C-BA19-4F08-8FBE-658552F58949}" type="pres">
      <dgm:prSet presAssocID="{A280BF7C-5847-44BD-A3C3-873A9722D5FA}" presName="ParentText" presStyleLbl="node1" presStyleIdx="1" presStyleCnt="5">
        <dgm:presLayoutVars>
          <dgm:chMax val="1"/>
          <dgm:chPref val="1"/>
          <dgm:bulletEnabled val="1"/>
        </dgm:presLayoutVars>
      </dgm:prSet>
      <dgm:spPr/>
      <dgm:t>
        <a:bodyPr/>
        <a:lstStyle/>
        <a:p>
          <a:endParaRPr lang="en-US"/>
        </a:p>
      </dgm:t>
    </dgm:pt>
    <dgm:pt modelId="{059EA292-B105-4A38-A343-9812D6F2CBAC}" type="pres">
      <dgm:prSet presAssocID="{A280BF7C-5847-44BD-A3C3-873A9722D5FA}" presName="ChildText" presStyleLbl="revTx" presStyleIdx="1" presStyleCnt="5">
        <dgm:presLayoutVars>
          <dgm:chMax val="0"/>
          <dgm:chPref val="0"/>
          <dgm:bulletEnabled val="1"/>
        </dgm:presLayoutVars>
      </dgm:prSet>
      <dgm:spPr/>
      <dgm:t>
        <a:bodyPr/>
        <a:lstStyle/>
        <a:p>
          <a:endParaRPr lang="en-US"/>
        </a:p>
      </dgm:t>
    </dgm:pt>
    <dgm:pt modelId="{B1759519-251A-425F-B79F-65EE4D4FB5B7}" type="pres">
      <dgm:prSet presAssocID="{0E9B125A-917F-4952-8D39-E631CEF04A2D}" presName="sibTrans" presStyleCnt="0"/>
      <dgm:spPr/>
    </dgm:pt>
    <dgm:pt modelId="{33E5F729-33A3-441F-95D2-7E5CA863AFB9}" type="pres">
      <dgm:prSet presAssocID="{E0B9598E-294D-45BF-AD3D-251ADB2136D8}" presName="composite" presStyleCnt="0"/>
      <dgm:spPr/>
    </dgm:pt>
    <dgm:pt modelId="{14C08C73-1C74-4FA5-AD25-73EDD4C3D515}" type="pres">
      <dgm:prSet presAssocID="{E0B9598E-294D-45BF-AD3D-251ADB2136D8}" presName="bentUpArrow1" presStyleLbl="alignImgPlace1" presStyleIdx="2" presStyleCnt="4"/>
      <dgm:spPr/>
    </dgm:pt>
    <dgm:pt modelId="{C6BD07E6-BA66-44BB-97C8-52A58BFA4858}" type="pres">
      <dgm:prSet presAssocID="{E0B9598E-294D-45BF-AD3D-251ADB2136D8}" presName="ParentText" presStyleLbl="node1" presStyleIdx="2" presStyleCnt="5">
        <dgm:presLayoutVars>
          <dgm:chMax val="1"/>
          <dgm:chPref val="1"/>
          <dgm:bulletEnabled val="1"/>
        </dgm:presLayoutVars>
      </dgm:prSet>
      <dgm:spPr/>
      <dgm:t>
        <a:bodyPr/>
        <a:lstStyle/>
        <a:p>
          <a:endParaRPr lang="en-US"/>
        </a:p>
      </dgm:t>
    </dgm:pt>
    <dgm:pt modelId="{DD06D8F4-5F82-4024-9906-F134E25EC6B7}" type="pres">
      <dgm:prSet presAssocID="{E0B9598E-294D-45BF-AD3D-251ADB2136D8}" presName="ChildText" presStyleLbl="revTx" presStyleIdx="2" presStyleCnt="5">
        <dgm:presLayoutVars>
          <dgm:chMax val="0"/>
          <dgm:chPref val="0"/>
          <dgm:bulletEnabled val="1"/>
        </dgm:presLayoutVars>
      </dgm:prSet>
      <dgm:spPr/>
      <dgm:t>
        <a:bodyPr/>
        <a:lstStyle/>
        <a:p>
          <a:endParaRPr lang="en-US"/>
        </a:p>
      </dgm:t>
    </dgm:pt>
    <dgm:pt modelId="{0D5E5F19-AF78-42B0-8F5E-27C97A5B1544}" type="pres">
      <dgm:prSet presAssocID="{6B43DBEA-FAA1-4596-A4FE-71A1889A1924}" presName="sibTrans" presStyleCnt="0"/>
      <dgm:spPr/>
    </dgm:pt>
    <dgm:pt modelId="{8B3E699C-5FAA-4C2E-A3B2-74801EBA21B9}" type="pres">
      <dgm:prSet presAssocID="{4FA66BAE-138A-4F81-ADF6-F3747DF8F0C6}" presName="composite" presStyleCnt="0"/>
      <dgm:spPr/>
    </dgm:pt>
    <dgm:pt modelId="{6EAE29E6-758A-436B-95FB-32E14A11A33A}" type="pres">
      <dgm:prSet presAssocID="{4FA66BAE-138A-4F81-ADF6-F3747DF8F0C6}" presName="bentUpArrow1" presStyleLbl="alignImgPlace1" presStyleIdx="3" presStyleCnt="4"/>
      <dgm:spPr/>
    </dgm:pt>
    <dgm:pt modelId="{85118156-1DBD-4B7A-A59A-C51FBF01F382}" type="pres">
      <dgm:prSet presAssocID="{4FA66BAE-138A-4F81-ADF6-F3747DF8F0C6}" presName="ParentText" presStyleLbl="node1" presStyleIdx="3" presStyleCnt="5">
        <dgm:presLayoutVars>
          <dgm:chMax val="1"/>
          <dgm:chPref val="1"/>
          <dgm:bulletEnabled val="1"/>
        </dgm:presLayoutVars>
      </dgm:prSet>
      <dgm:spPr/>
      <dgm:t>
        <a:bodyPr/>
        <a:lstStyle/>
        <a:p>
          <a:endParaRPr lang="en-US"/>
        </a:p>
      </dgm:t>
    </dgm:pt>
    <dgm:pt modelId="{6B45B350-2166-45AF-9CC7-FA3190D255CD}" type="pres">
      <dgm:prSet presAssocID="{4FA66BAE-138A-4F81-ADF6-F3747DF8F0C6}" presName="ChildText" presStyleLbl="revTx" presStyleIdx="3" presStyleCnt="5">
        <dgm:presLayoutVars>
          <dgm:chMax val="0"/>
          <dgm:chPref val="0"/>
          <dgm:bulletEnabled val="1"/>
        </dgm:presLayoutVars>
      </dgm:prSet>
      <dgm:spPr/>
      <dgm:t>
        <a:bodyPr/>
        <a:lstStyle/>
        <a:p>
          <a:endParaRPr lang="en-US"/>
        </a:p>
      </dgm:t>
    </dgm:pt>
    <dgm:pt modelId="{9ADD500E-4986-4372-9DFC-7D6509F9B25B}" type="pres">
      <dgm:prSet presAssocID="{9A770133-4BCE-49DD-8A3D-B7CA589F6AE5}" presName="sibTrans" presStyleCnt="0"/>
      <dgm:spPr/>
    </dgm:pt>
    <dgm:pt modelId="{1D03FB1C-358E-44AE-B231-1A8D776A1776}" type="pres">
      <dgm:prSet presAssocID="{8FE29077-062A-4C81-A26F-4818B9335C24}" presName="composite" presStyleCnt="0"/>
      <dgm:spPr/>
    </dgm:pt>
    <dgm:pt modelId="{0C0A30BC-46C1-4039-AF05-E69BCFE590A8}" type="pres">
      <dgm:prSet presAssocID="{8FE29077-062A-4C81-A26F-4818B9335C24}" presName="ParentText" presStyleLbl="node1" presStyleIdx="4" presStyleCnt="5">
        <dgm:presLayoutVars>
          <dgm:chMax val="1"/>
          <dgm:chPref val="1"/>
          <dgm:bulletEnabled val="1"/>
        </dgm:presLayoutVars>
      </dgm:prSet>
      <dgm:spPr/>
      <dgm:t>
        <a:bodyPr/>
        <a:lstStyle/>
        <a:p>
          <a:endParaRPr lang="en-US"/>
        </a:p>
      </dgm:t>
    </dgm:pt>
    <dgm:pt modelId="{8291A8CB-A67E-4A2C-BB11-4317805D3585}" type="pres">
      <dgm:prSet presAssocID="{8FE29077-062A-4C81-A26F-4818B9335C24}" presName="FinalChildText" presStyleLbl="revTx" presStyleIdx="4" presStyleCnt="5">
        <dgm:presLayoutVars>
          <dgm:chMax val="0"/>
          <dgm:chPref val="0"/>
          <dgm:bulletEnabled val="1"/>
        </dgm:presLayoutVars>
      </dgm:prSet>
      <dgm:spPr/>
      <dgm:t>
        <a:bodyPr/>
        <a:lstStyle/>
        <a:p>
          <a:endParaRPr lang="en-US"/>
        </a:p>
      </dgm:t>
    </dgm:pt>
  </dgm:ptLst>
  <dgm:cxnLst>
    <dgm:cxn modelId="{3A3E193D-E04A-441E-A6BE-6A9B84738638}" type="presOf" srcId="{F941A3F6-20EC-4187-8256-6192E95D9AEE}" destId="{059EA292-B105-4A38-A343-9812D6F2CBAC}" srcOrd="0" destOrd="0" presId="urn:microsoft.com/office/officeart/2005/8/layout/StepDownProcess"/>
    <dgm:cxn modelId="{A8395967-D05E-4B1F-9E75-30B46685A5F7}" srcId="{7C309137-422B-4A36-9BAB-CCFCFC837366}" destId="{B9E0BACD-DF41-495E-A9C7-692D7DA41505}" srcOrd="0" destOrd="0" parTransId="{C66A49AD-9C60-4E73-8943-74D69A7E911B}" sibTransId="{B1200BAD-322E-4D9D-8CDD-4E8AC5DB091A}"/>
    <dgm:cxn modelId="{B5CFED42-1187-472A-B76E-BB9002F3132A}" type="presOf" srcId="{64CD4621-08CD-4D77-9F54-7A5733478FE7}" destId="{6B45B350-2166-45AF-9CC7-FA3190D255CD}" srcOrd="0" destOrd="0" presId="urn:microsoft.com/office/officeart/2005/8/layout/StepDownProcess"/>
    <dgm:cxn modelId="{6D4F8B26-8C40-45BF-8CFC-E8198B23EA97}" srcId="{FEEFBCF4-140B-407D-A816-5920252BF26D}" destId="{4FA66BAE-138A-4F81-ADF6-F3747DF8F0C6}" srcOrd="3" destOrd="0" parTransId="{DC400C6E-9398-4E98-BB26-658916A0922B}" sibTransId="{9A770133-4BCE-49DD-8A3D-B7CA589F6AE5}"/>
    <dgm:cxn modelId="{D6BFCF3F-597E-4A4A-8845-A0EC8C644458}" type="presOf" srcId="{7B183F36-049C-4306-B539-A8515C2E8C5F}" destId="{8291A8CB-A67E-4A2C-BB11-4317805D3585}" srcOrd="0" destOrd="0" presId="urn:microsoft.com/office/officeart/2005/8/layout/StepDownProcess"/>
    <dgm:cxn modelId="{19900F2B-E250-4E7F-857C-9ECA89CE0C5E}" type="presOf" srcId="{B9E0BACD-DF41-495E-A9C7-692D7DA41505}" destId="{054FE3F7-F37A-4754-82C0-47B15C3AFD93}" srcOrd="0" destOrd="0" presId="urn:microsoft.com/office/officeart/2005/8/layout/StepDownProcess"/>
    <dgm:cxn modelId="{8D4F108D-AAA1-43D0-B261-B073C34F1C9D}" srcId="{FEEFBCF4-140B-407D-A816-5920252BF26D}" destId="{7C309137-422B-4A36-9BAB-CCFCFC837366}" srcOrd="0" destOrd="0" parTransId="{9437FD9E-D482-4976-9F94-B2873269B0BF}" sibTransId="{8DC086F7-7D24-4E70-B813-415022122BFE}"/>
    <dgm:cxn modelId="{548F2245-5BDF-468F-9229-6377390785A8}" type="presOf" srcId="{A2180802-270D-43DD-822A-B15AA830FF18}" destId="{DD06D8F4-5F82-4024-9906-F134E25EC6B7}" srcOrd="0" destOrd="0" presId="urn:microsoft.com/office/officeart/2005/8/layout/StepDownProcess"/>
    <dgm:cxn modelId="{258332A1-D825-4A08-BC6F-0A3B8609F967}" type="presOf" srcId="{4FA66BAE-138A-4F81-ADF6-F3747DF8F0C6}" destId="{85118156-1DBD-4B7A-A59A-C51FBF01F382}" srcOrd="0" destOrd="0" presId="urn:microsoft.com/office/officeart/2005/8/layout/StepDownProcess"/>
    <dgm:cxn modelId="{C6A55788-542A-4E35-9223-92366685F4A5}" type="presOf" srcId="{7C309137-422B-4A36-9BAB-CCFCFC837366}" destId="{BFD21D54-74F7-46B8-91F6-B2A6EEB3F03E}" srcOrd="0" destOrd="0" presId="urn:microsoft.com/office/officeart/2005/8/layout/StepDownProcess"/>
    <dgm:cxn modelId="{81C0AA3F-781A-408B-A78A-38F1F3A2B52C}" type="presOf" srcId="{A280BF7C-5847-44BD-A3C3-873A9722D5FA}" destId="{35B9DB0C-BA19-4F08-8FBE-658552F58949}" srcOrd="0" destOrd="0" presId="urn:microsoft.com/office/officeart/2005/8/layout/StepDownProcess"/>
    <dgm:cxn modelId="{37C50C3A-3E1A-49A8-94D8-A878A1172603}" type="presOf" srcId="{FEEFBCF4-140B-407D-A816-5920252BF26D}" destId="{49B000DD-A27B-4259-B415-208F70D5B2F3}" srcOrd="0" destOrd="0" presId="urn:microsoft.com/office/officeart/2005/8/layout/StepDownProcess"/>
    <dgm:cxn modelId="{3C3C7BA5-2E7A-40AC-B9CA-630CB246E378}" srcId="{FEEFBCF4-140B-407D-A816-5920252BF26D}" destId="{8FE29077-062A-4C81-A26F-4818B9335C24}" srcOrd="4" destOrd="0" parTransId="{2B74DCDA-5325-4A4B-BC8B-54433417012C}" sibTransId="{97CA606F-434D-4C79-B1E8-73C2B2BBC1B9}"/>
    <dgm:cxn modelId="{F529967A-96FB-4578-A328-9E38BB70F971}" srcId="{4FA66BAE-138A-4F81-ADF6-F3747DF8F0C6}" destId="{64CD4621-08CD-4D77-9F54-7A5733478FE7}" srcOrd="0" destOrd="0" parTransId="{AA8D7135-DBBC-4F48-94CF-3B17463A7AF4}" sibTransId="{52509F49-9F8E-42E4-A1D9-018CF35CE446}"/>
    <dgm:cxn modelId="{42B86A78-0F98-4D8D-9214-2F1EC2ABC79F}" type="presOf" srcId="{8FE29077-062A-4C81-A26F-4818B9335C24}" destId="{0C0A30BC-46C1-4039-AF05-E69BCFE590A8}" srcOrd="0" destOrd="0" presId="urn:microsoft.com/office/officeart/2005/8/layout/StepDownProcess"/>
    <dgm:cxn modelId="{24249ED5-70B9-4CAD-8680-CFF974E43212}" srcId="{FEEFBCF4-140B-407D-A816-5920252BF26D}" destId="{E0B9598E-294D-45BF-AD3D-251ADB2136D8}" srcOrd="2" destOrd="0" parTransId="{17A51030-628E-40AE-B7DD-EF1D68437CE0}" sibTransId="{6B43DBEA-FAA1-4596-A4FE-71A1889A1924}"/>
    <dgm:cxn modelId="{1499232E-BC8D-4927-BBE0-8D616CB38C0C}" type="presOf" srcId="{E0B9598E-294D-45BF-AD3D-251ADB2136D8}" destId="{C6BD07E6-BA66-44BB-97C8-52A58BFA4858}" srcOrd="0" destOrd="0" presId="urn:microsoft.com/office/officeart/2005/8/layout/StepDownProcess"/>
    <dgm:cxn modelId="{DF82A8AD-8EAF-4D3A-BCA6-5ACC1199F032}" srcId="{8FE29077-062A-4C81-A26F-4818B9335C24}" destId="{7B183F36-049C-4306-B539-A8515C2E8C5F}" srcOrd="0" destOrd="0" parTransId="{2A8CCB15-87A4-42D5-987A-8863A0887993}" sibTransId="{C2678C7D-EA20-48FB-9817-2598BA5CD052}"/>
    <dgm:cxn modelId="{C937C9BB-083E-4567-AF02-59606B4274AF}" srcId="{E0B9598E-294D-45BF-AD3D-251ADB2136D8}" destId="{A2180802-270D-43DD-822A-B15AA830FF18}" srcOrd="0" destOrd="0" parTransId="{99F5FE8D-7AEE-40D2-971C-BA0564A8DF5A}" sibTransId="{D858813B-EE97-4176-A9D5-7D8535171CEB}"/>
    <dgm:cxn modelId="{07E87D31-3F6C-4D5F-A7C6-33901B0F8228}" srcId="{A280BF7C-5847-44BD-A3C3-873A9722D5FA}" destId="{F941A3F6-20EC-4187-8256-6192E95D9AEE}" srcOrd="0" destOrd="0" parTransId="{F9F14815-24A2-482D-BA05-964E42DCD56D}" sibTransId="{26D6F955-C924-486A-8788-BB0AD727E4E2}"/>
    <dgm:cxn modelId="{E08F5AF2-7531-47F5-AB9D-0C72B4EE4FEE}" srcId="{FEEFBCF4-140B-407D-A816-5920252BF26D}" destId="{A280BF7C-5847-44BD-A3C3-873A9722D5FA}" srcOrd="1" destOrd="0" parTransId="{49563206-008E-4356-8C45-22A7485DE639}" sibTransId="{0E9B125A-917F-4952-8D39-E631CEF04A2D}"/>
    <dgm:cxn modelId="{600A732D-2EF4-4407-BBCD-B42351CC716B}" type="presParOf" srcId="{49B000DD-A27B-4259-B415-208F70D5B2F3}" destId="{76A7E611-8507-47AC-AC38-885A106F5C47}" srcOrd="0" destOrd="0" presId="urn:microsoft.com/office/officeart/2005/8/layout/StepDownProcess"/>
    <dgm:cxn modelId="{709E25A7-C82E-4DC7-96A0-8EA6962CED94}" type="presParOf" srcId="{76A7E611-8507-47AC-AC38-885A106F5C47}" destId="{40BFFA21-E414-468F-9AE9-7258E828D6A8}" srcOrd="0" destOrd="0" presId="urn:microsoft.com/office/officeart/2005/8/layout/StepDownProcess"/>
    <dgm:cxn modelId="{6206860F-43CC-45D9-9C26-B9D48231A66E}" type="presParOf" srcId="{76A7E611-8507-47AC-AC38-885A106F5C47}" destId="{BFD21D54-74F7-46B8-91F6-B2A6EEB3F03E}" srcOrd="1" destOrd="0" presId="urn:microsoft.com/office/officeart/2005/8/layout/StepDownProcess"/>
    <dgm:cxn modelId="{F995D1FE-053B-4F41-9E8B-E79C19034DCE}" type="presParOf" srcId="{76A7E611-8507-47AC-AC38-885A106F5C47}" destId="{054FE3F7-F37A-4754-82C0-47B15C3AFD93}" srcOrd="2" destOrd="0" presId="urn:microsoft.com/office/officeart/2005/8/layout/StepDownProcess"/>
    <dgm:cxn modelId="{EFF7A884-1DB9-40C9-B29C-0D1A0B560D1F}" type="presParOf" srcId="{49B000DD-A27B-4259-B415-208F70D5B2F3}" destId="{91A3378B-7967-411D-B7A9-94601F828C91}" srcOrd="1" destOrd="0" presId="urn:microsoft.com/office/officeart/2005/8/layout/StepDownProcess"/>
    <dgm:cxn modelId="{4B2BE470-2335-4C37-9548-AD7372472E8E}" type="presParOf" srcId="{49B000DD-A27B-4259-B415-208F70D5B2F3}" destId="{83B896D7-D31A-4AF8-BA6E-81D39CC94270}" srcOrd="2" destOrd="0" presId="urn:microsoft.com/office/officeart/2005/8/layout/StepDownProcess"/>
    <dgm:cxn modelId="{1F8BCE20-6F96-4DD0-A2FB-4C4EFD8892D1}" type="presParOf" srcId="{83B896D7-D31A-4AF8-BA6E-81D39CC94270}" destId="{A7680276-C4B2-4F87-BF6F-22B092DB290A}" srcOrd="0" destOrd="0" presId="urn:microsoft.com/office/officeart/2005/8/layout/StepDownProcess"/>
    <dgm:cxn modelId="{D4570AB4-2DF7-4C2A-B39A-65DED3016CDF}" type="presParOf" srcId="{83B896D7-D31A-4AF8-BA6E-81D39CC94270}" destId="{35B9DB0C-BA19-4F08-8FBE-658552F58949}" srcOrd="1" destOrd="0" presId="urn:microsoft.com/office/officeart/2005/8/layout/StepDownProcess"/>
    <dgm:cxn modelId="{355701FC-78B0-4946-8C8F-C02BCF60B7BD}" type="presParOf" srcId="{83B896D7-D31A-4AF8-BA6E-81D39CC94270}" destId="{059EA292-B105-4A38-A343-9812D6F2CBAC}" srcOrd="2" destOrd="0" presId="urn:microsoft.com/office/officeart/2005/8/layout/StepDownProcess"/>
    <dgm:cxn modelId="{639F934A-AB3A-4445-9B2B-B9B336A494CD}" type="presParOf" srcId="{49B000DD-A27B-4259-B415-208F70D5B2F3}" destId="{B1759519-251A-425F-B79F-65EE4D4FB5B7}" srcOrd="3" destOrd="0" presId="urn:microsoft.com/office/officeart/2005/8/layout/StepDownProcess"/>
    <dgm:cxn modelId="{6249444F-9F73-4EAB-8A7D-84B06D40EA1D}" type="presParOf" srcId="{49B000DD-A27B-4259-B415-208F70D5B2F3}" destId="{33E5F729-33A3-441F-95D2-7E5CA863AFB9}" srcOrd="4" destOrd="0" presId="urn:microsoft.com/office/officeart/2005/8/layout/StepDownProcess"/>
    <dgm:cxn modelId="{BFE094E4-9582-45C5-A552-FDBAC62319D6}" type="presParOf" srcId="{33E5F729-33A3-441F-95D2-7E5CA863AFB9}" destId="{14C08C73-1C74-4FA5-AD25-73EDD4C3D515}" srcOrd="0" destOrd="0" presId="urn:microsoft.com/office/officeart/2005/8/layout/StepDownProcess"/>
    <dgm:cxn modelId="{DDE6C79D-BE67-4109-A617-AD4B89C9E634}" type="presParOf" srcId="{33E5F729-33A3-441F-95D2-7E5CA863AFB9}" destId="{C6BD07E6-BA66-44BB-97C8-52A58BFA4858}" srcOrd="1" destOrd="0" presId="urn:microsoft.com/office/officeart/2005/8/layout/StepDownProcess"/>
    <dgm:cxn modelId="{440B14E8-C786-4EA7-AE5E-3E04EF789108}" type="presParOf" srcId="{33E5F729-33A3-441F-95D2-7E5CA863AFB9}" destId="{DD06D8F4-5F82-4024-9906-F134E25EC6B7}" srcOrd="2" destOrd="0" presId="urn:microsoft.com/office/officeart/2005/8/layout/StepDownProcess"/>
    <dgm:cxn modelId="{937766F3-6C49-4C9E-9312-F9580F36C48C}" type="presParOf" srcId="{49B000DD-A27B-4259-B415-208F70D5B2F3}" destId="{0D5E5F19-AF78-42B0-8F5E-27C97A5B1544}" srcOrd="5" destOrd="0" presId="urn:microsoft.com/office/officeart/2005/8/layout/StepDownProcess"/>
    <dgm:cxn modelId="{7EF05D8A-CB82-4FF3-9374-333730F7E933}" type="presParOf" srcId="{49B000DD-A27B-4259-B415-208F70D5B2F3}" destId="{8B3E699C-5FAA-4C2E-A3B2-74801EBA21B9}" srcOrd="6" destOrd="0" presId="urn:microsoft.com/office/officeart/2005/8/layout/StepDownProcess"/>
    <dgm:cxn modelId="{6C447FC8-E116-4D5F-BFC1-FEEDE698C306}" type="presParOf" srcId="{8B3E699C-5FAA-4C2E-A3B2-74801EBA21B9}" destId="{6EAE29E6-758A-436B-95FB-32E14A11A33A}" srcOrd="0" destOrd="0" presId="urn:microsoft.com/office/officeart/2005/8/layout/StepDownProcess"/>
    <dgm:cxn modelId="{881C8887-AA80-4759-9F2C-407A7B7BA178}" type="presParOf" srcId="{8B3E699C-5FAA-4C2E-A3B2-74801EBA21B9}" destId="{85118156-1DBD-4B7A-A59A-C51FBF01F382}" srcOrd="1" destOrd="0" presId="urn:microsoft.com/office/officeart/2005/8/layout/StepDownProcess"/>
    <dgm:cxn modelId="{82E5D163-FC42-4903-BA6A-5C1C339C002E}" type="presParOf" srcId="{8B3E699C-5FAA-4C2E-A3B2-74801EBA21B9}" destId="{6B45B350-2166-45AF-9CC7-FA3190D255CD}" srcOrd="2" destOrd="0" presId="urn:microsoft.com/office/officeart/2005/8/layout/StepDownProcess"/>
    <dgm:cxn modelId="{DC06957A-9943-4AE9-8497-7F7249F002B3}" type="presParOf" srcId="{49B000DD-A27B-4259-B415-208F70D5B2F3}" destId="{9ADD500E-4986-4372-9DFC-7D6509F9B25B}" srcOrd="7" destOrd="0" presId="urn:microsoft.com/office/officeart/2005/8/layout/StepDownProcess"/>
    <dgm:cxn modelId="{7CD2773B-30C8-46B2-85AA-161746F26289}" type="presParOf" srcId="{49B000DD-A27B-4259-B415-208F70D5B2F3}" destId="{1D03FB1C-358E-44AE-B231-1A8D776A1776}" srcOrd="8" destOrd="0" presId="urn:microsoft.com/office/officeart/2005/8/layout/StepDownProcess"/>
    <dgm:cxn modelId="{3B76DFEF-A7E6-44C6-8CB9-51663CBE7967}" type="presParOf" srcId="{1D03FB1C-358E-44AE-B231-1A8D776A1776}" destId="{0C0A30BC-46C1-4039-AF05-E69BCFE590A8}" srcOrd="0" destOrd="0" presId="urn:microsoft.com/office/officeart/2005/8/layout/StepDownProcess"/>
    <dgm:cxn modelId="{AC58D9BD-BAAC-40BF-9580-FE8FCD805ABD}" type="presParOf" srcId="{1D03FB1C-358E-44AE-B231-1A8D776A1776}" destId="{8291A8CB-A67E-4A2C-BB11-4317805D3585}" srcOrd="1" destOrd="0" presId="urn:microsoft.com/office/officeart/2005/8/layout/StepDownProcess"/>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BFFA21-E414-468F-9AE9-7258E828D6A8}">
      <dsp:nvSpPr>
        <dsp:cNvPr id="0" name=""/>
        <dsp:cNvSpPr/>
      </dsp:nvSpPr>
      <dsp:spPr>
        <a:xfrm rot="5400000">
          <a:off x="799528" y="561093"/>
          <a:ext cx="488311" cy="555924"/>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FD21D54-74F7-46B8-91F6-B2A6EEB3F03E}">
      <dsp:nvSpPr>
        <dsp:cNvPr id="0" name=""/>
        <dsp:cNvSpPr/>
      </dsp:nvSpPr>
      <dsp:spPr>
        <a:xfrm>
          <a:off x="670155" y="19790"/>
          <a:ext cx="822028" cy="575393"/>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Literature Review</a:t>
          </a:r>
        </a:p>
      </dsp:txBody>
      <dsp:txXfrm>
        <a:off x="698248" y="47883"/>
        <a:ext cx="765842" cy="519207"/>
      </dsp:txXfrm>
    </dsp:sp>
    <dsp:sp modelId="{054FE3F7-F37A-4754-82C0-47B15C3AFD93}">
      <dsp:nvSpPr>
        <dsp:cNvPr id="0" name=""/>
        <dsp:cNvSpPr/>
      </dsp:nvSpPr>
      <dsp:spPr>
        <a:xfrm>
          <a:off x="1492183" y="74667"/>
          <a:ext cx="597865" cy="4650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US" sz="800" kern="1200"/>
            <a:t>Year One</a:t>
          </a:r>
        </a:p>
      </dsp:txBody>
      <dsp:txXfrm>
        <a:off x="1492183" y="74667"/>
        <a:ext cx="597865" cy="465058"/>
      </dsp:txXfrm>
    </dsp:sp>
    <dsp:sp modelId="{A7680276-C4B2-4F87-BF6F-22B092DB290A}">
      <dsp:nvSpPr>
        <dsp:cNvPr id="0" name=""/>
        <dsp:cNvSpPr/>
      </dsp:nvSpPr>
      <dsp:spPr>
        <a:xfrm rot="5400000">
          <a:off x="1481077" y="1207449"/>
          <a:ext cx="488311" cy="555924"/>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5B9DB0C-BA19-4F08-8FBE-658552F58949}">
      <dsp:nvSpPr>
        <dsp:cNvPr id="0" name=""/>
        <dsp:cNvSpPr/>
      </dsp:nvSpPr>
      <dsp:spPr>
        <a:xfrm>
          <a:off x="1351704" y="666147"/>
          <a:ext cx="822028" cy="575393"/>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System Modeling</a:t>
          </a:r>
        </a:p>
      </dsp:txBody>
      <dsp:txXfrm>
        <a:off x="1379797" y="694240"/>
        <a:ext cx="765842" cy="519207"/>
      </dsp:txXfrm>
    </dsp:sp>
    <dsp:sp modelId="{059EA292-B105-4A38-A343-9812D6F2CBAC}">
      <dsp:nvSpPr>
        <dsp:cNvPr id="0" name=""/>
        <dsp:cNvSpPr/>
      </dsp:nvSpPr>
      <dsp:spPr>
        <a:xfrm>
          <a:off x="2173732" y="721023"/>
          <a:ext cx="597865" cy="4650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US" sz="800" kern="1200"/>
            <a:t>Year Two</a:t>
          </a:r>
        </a:p>
      </dsp:txBody>
      <dsp:txXfrm>
        <a:off x="2173732" y="721023"/>
        <a:ext cx="597865" cy="465058"/>
      </dsp:txXfrm>
    </dsp:sp>
    <dsp:sp modelId="{14C08C73-1C74-4FA5-AD25-73EDD4C3D515}">
      <dsp:nvSpPr>
        <dsp:cNvPr id="0" name=""/>
        <dsp:cNvSpPr/>
      </dsp:nvSpPr>
      <dsp:spPr>
        <a:xfrm rot="5400000">
          <a:off x="2162626" y="1853805"/>
          <a:ext cx="488311" cy="555924"/>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6BD07E6-BA66-44BB-97C8-52A58BFA4858}">
      <dsp:nvSpPr>
        <dsp:cNvPr id="0" name=""/>
        <dsp:cNvSpPr/>
      </dsp:nvSpPr>
      <dsp:spPr>
        <a:xfrm>
          <a:off x="2033253" y="1312503"/>
          <a:ext cx="822028" cy="575393"/>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Model Verification/ Validation</a:t>
          </a:r>
        </a:p>
      </dsp:txBody>
      <dsp:txXfrm>
        <a:off x="2061346" y="1340596"/>
        <a:ext cx="765842" cy="519207"/>
      </dsp:txXfrm>
    </dsp:sp>
    <dsp:sp modelId="{DD06D8F4-5F82-4024-9906-F134E25EC6B7}">
      <dsp:nvSpPr>
        <dsp:cNvPr id="0" name=""/>
        <dsp:cNvSpPr/>
      </dsp:nvSpPr>
      <dsp:spPr>
        <a:xfrm>
          <a:off x="2855281" y="1367380"/>
          <a:ext cx="597865" cy="4650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US" sz="800" kern="1200"/>
            <a:t>Year Three</a:t>
          </a:r>
        </a:p>
      </dsp:txBody>
      <dsp:txXfrm>
        <a:off x="2855281" y="1367380"/>
        <a:ext cx="597865" cy="465058"/>
      </dsp:txXfrm>
    </dsp:sp>
    <dsp:sp modelId="{6EAE29E6-758A-436B-95FB-32E14A11A33A}">
      <dsp:nvSpPr>
        <dsp:cNvPr id="0" name=""/>
        <dsp:cNvSpPr/>
      </dsp:nvSpPr>
      <dsp:spPr>
        <a:xfrm rot="5400000">
          <a:off x="2844174" y="2500162"/>
          <a:ext cx="488311" cy="555924"/>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5118156-1DBD-4B7A-A59A-C51FBF01F382}">
      <dsp:nvSpPr>
        <dsp:cNvPr id="0" name=""/>
        <dsp:cNvSpPr/>
      </dsp:nvSpPr>
      <dsp:spPr>
        <a:xfrm>
          <a:off x="2714802" y="1958859"/>
          <a:ext cx="822028" cy="575393"/>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Prototyping and Hardware</a:t>
          </a:r>
        </a:p>
      </dsp:txBody>
      <dsp:txXfrm>
        <a:off x="2742895" y="1986952"/>
        <a:ext cx="765842" cy="519207"/>
      </dsp:txXfrm>
    </dsp:sp>
    <dsp:sp modelId="{6B45B350-2166-45AF-9CC7-FA3190D255CD}">
      <dsp:nvSpPr>
        <dsp:cNvPr id="0" name=""/>
        <dsp:cNvSpPr/>
      </dsp:nvSpPr>
      <dsp:spPr>
        <a:xfrm>
          <a:off x="3536830" y="2013736"/>
          <a:ext cx="597865" cy="4650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US" sz="800" kern="1200"/>
            <a:t>Year Four</a:t>
          </a:r>
        </a:p>
      </dsp:txBody>
      <dsp:txXfrm>
        <a:off x="3536830" y="2013736"/>
        <a:ext cx="597865" cy="465058"/>
      </dsp:txXfrm>
    </dsp:sp>
    <dsp:sp modelId="{0C0A30BC-46C1-4039-AF05-E69BCFE590A8}">
      <dsp:nvSpPr>
        <dsp:cNvPr id="0" name=""/>
        <dsp:cNvSpPr/>
      </dsp:nvSpPr>
      <dsp:spPr>
        <a:xfrm>
          <a:off x="3396350" y="2605216"/>
          <a:ext cx="822028" cy="575393"/>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Finalize System</a:t>
          </a:r>
        </a:p>
      </dsp:txBody>
      <dsp:txXfrm>
        <a:off x="3424443" y="2633309"/>
        <a:ext cx="765842" cy="519207"/>
      </dsp:txXfrm>
    </dsp:sp>
    <dsp:sp modelId="{8291A8CB-A67E-4A2C-BB11-4317805D3585}">
      <dsp:nvSpPr>
        <dsp:cNvPr id="0" name=""/>
        <dsp:cNvSpPr/>
      </dsp:nvSpPr>
      <dsp:spPr>
        <a:xfrm>
          <a:off x="4218379" y="2660093"/>
          <a:ext cx="597865" cy="4650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n-US" sz="800" kern="1200"/>
            <a:t>Year Five</a:t>
          </a:r>
        </a:p>
      </dsp:txBody>
      <dsp:txXfrm>
        <a:off x="4218379" y="2660093"/>
        <a:ext cx="597865" cy="46505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74CBAD-E251-4E69-B954-60E61332E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1747</TotalTime>
  <Pages>1</Pages>
  <Words>18511</Words>
  <Characters>105516</Characters>
  <Application>Microsoft Office Word</Application>
  <DocSecurity>0</DocSecurity>
  <Lines>879</Lines>
  <Paragraphs>247</Paragraphs>
  <ScaleCrop>false</ScaleCrop>
  <HeadingPairs>
    <vt:vector size="2" baseType="variant">
      <vt:variant>
        <vt:lpstr>Title</vt:lpstr>
      </vt:variant>
      <vt:variant>
        <vt:i4>1</vt:i4>
      </vt:variant>
    </vt:vector>
  </HeadingPairs>
  <TitlesOfParts>
    <vt:vector size="1" baseType="lpstr">
      <vt:lpstr>MATC Year 1 Report</vt:lpstr>
    </vt:vector>
  </TitlesOfParts>
  <Company>University Of Nebraska</Company>
  <LinksUpToDate>false</LinksUpToDate>
  <CharactersWithSpaces>123780</CharactersWithSpaces>
  <SharedDoc>false</SharedDoc>
  <HLinks>
    <vt:vector size="408" baseType="variant">
      <vt:variant>
        <vt:i4>1114160</vt:i4>
      </vt:variant>
      <vt:variant>
        <vt:i4>412</vt:i4>
      </vt:variant>
      <vt:variant>
        <vt:i4>0</vt:i4>
      </vt:variant>
      <vt:variant>
        <vt:i4>5</vt:i4>
      </vt:variant>
      <vt:variant>
        <vt:lpwstr/>
      </vt:variant>
      <vt:variant>
        <vt:lpwstr>_Toc187815736</vt:lpwstr>
      </vt:variant>
      <vt:variant>
        <vt:i4>1114160</vt:i4>
      </vt:variant>
      <vt:variant>
        <vt:i4>406</vt:i4>
      </vt:variant>
      <vt:variant>
        <vt:i4>0</vt:i4>
      </vt:variant>
      <vt:variant>
        <vt:i4>5</vt:i4>
      </vt:variant>
      <vt:variant>
        <vt:lpwstr/>
      </vt:variant>
      <vt:variant>
        <vt:lpwstr>_Toc187815735</vt:lpwstr>
      </vt:variant>
      <vt:variant>
        <vt:i4>2031664</vt:i4>
      </vt:variant>
      <vt:variant>
        <vt:i4>397</vt:i4>
      </vt:variant>
      <vt:variant>
        <vt:i4>0</vt:i4>
      </vt:variant>
      <vt:variant>
        <vt:i4>5</vt:i4>
      </vt:variant>
      <vt:variant>
        <vt:lpwstr/>
      </vt:variant>
      <vt:variant>
        <vt:lpwstr>_Toc191801084</vt:lpwstr>
      </vt:variant>
      <vt:variant>
        <vt:i4>2031664</vt:i4>
      </vt:variant>
      <vt:variant>
        <vt:i4>391</vt:i4>
      </vt:variant>
      <vt:variant>
        <vt:i4>0</vt:i4>
      </vt:variant>
      <vt:variant>
        <vt:i4>5</vt:i4>
      </vt:variant>
      <vt:variant>
        <vt:lpwstr/>
      </vt:variant>
      <vt:variant>
        <vt:lpwstr>_Toc191801083</vt:lpwstr>
      </vt:variant>
      <vt:variant>
        <vt:i4>2031664</vt:i4>
      </vt:variant>
      <vt:variant>
        <vt:i4>385</vt:i4>
      </vt:variant>
      <vt:variant>
        <vt:i4>0</vt:i4>
      </vt:variant>
      <vt:variant>
        <vt:i4>5</vt:i4>
      </vt:variant>
      <vt:variant>
        <vt:lpwstr/>
      </vt:variant>
      <vt:variant>
        <vt:lpwstr>_Toc191801082</vt:lpwstr>
      </vt:variant>
      <vt:variant>
        <vt:i4>2031664</vt:i4>
      </vt:variant>
      <vt:variant>
        <vt:i4>379</vt:i4>
      </vt:variant>
      <vt:variant>
        <vt:i4>0</vt:i4>
      </vt:variant>
      <vt:variant>
        <vt:i4>5</vt:i4>
      </vt:variant>
      <vt:variant>
        <vt:lpwstr/>
      </vt:variant>
      <vt:variant>
        <vt:lpwstr>_Toc191801081</vt:lpwstr>
      </vt:variant>
      <vt:variant>
        <vt:i4>2031664</vt:i4>
      </vt:variant>
      <vt:variant>
        <vt:i4>373</vt:i4>
      </vt:variant>
      <vt:variant>
        <vt:i4>0</vt:i4>
      </vt:variant>
      <vt:variant>
        <vt:i4>5</vt:i4>
      </vt:variant>
      <vt:variant>
        <vt:lpwstr/>
      </vt:variant>
      <vt:variant>
        <vt:lpwstr>_Toc191801080</vt:lpwstr>
      </vt:variant>
      <vt:variant>
        <vt:i4>1048624</vt:i4>
      </vt:variant>
      <vt:variant>
        <vt:i4>367</vt:i4>
      </vt:variant>
      <vt:variant>
        <vt:i4>0</vt:i4>
      </vt:variant>
      <vt:variant>
        <vt:i4>5</vt:i4>
      </vt:variant>
      <vt:variant>
        <vt:lpwstr/>
      </vt:variant>
      <vt:variant>
        <vt:lpwstr>_Toc191801079</vt:lpwstr>
      </vt:variant>
      <vt:variant>
        <vt:i4>1048624</vt:i4>
      </vt:variant>
      <vt:variant>
        <vt:i4>361</vt:i4>
      </vt:variant>
      <vt:variant>
        <vt:i4>0</vt:i4>
      </vt:variant>
      <vt:variant>
        <vt:i4>5</vt:i4>
      </vt:variant>
      <vt:variant>
        <vt:lpwstr/>
      </vt:variant>
      <vt:variant>
        <vt:lpwstr>_Toc191801078</vt:lpwstr>
      </vt:variant>
      <vt:variant>
        <vt:i4>1048624</vt:i4>
      </vt:variant>
      <vt:variant>
        <vt:i4>355</vt:i4>
      </vt:variant>
      <vt:variant>
        <vt:i4>0</vt:i4>
      </vt:variant>
      <vt:variant>
        <vt:i4>5</vt:i4>
      </vt:variant>
      <vt:variant>
        <vt:lpwstr/>
      </vt:variant>
      <vt:variant>
        <vt:lpwstr>_Toc191801077</vt:lpwstr>
      </vt:variant>
      <vt:variant>
        <vt:i4>1048624</vt:i4>
      </vt:variant>
      <vt:variant>
        <vt:i4>349</vt:i4>
      </vt:variant>
      <vt:variant>
        <vt:i4>0</vt:i4>
      </vt:variant>
      <vt:variant>
        <vt:i4>5</vt:i4>
      </vt:variant>
      <vt:variant>
        <vt:lpwstr/>
      </vt:variant>
      <vt:variant>
        <vt:lpwstr>_Toc191801076</vt:lpwstr>
      </vt:variant>
      <vt:variant>
        <vt:i4>1048624</vt:i4>
      </vt:variant>
      <vt:variant>
        <vt:i4>343</vt:i4>
      </vt:variant>
      <vt:variant>
        <vt:i4>0</vt:i4>
      </vt:variant>
      <vt:variant>
        <vt:i4>5</vt:i4>
      </vt:variant>
      <vt:variant>
        <vt:lpwstr/>
      </vt:variant>
      <vt:variant>
        <vt:lpwstr>_Toc191801075</vt:lpwstr>
      </vt:variant>
      <vt:variant>
        <vt:i4>1048624</vt:i4>
      </vt:variant>
      <vt:variant>
        <vt:i4>337</vt:i4>
      </vt:variant>
      <vt:variant>
        <vt:i4>0</vt:i4>
      </vt:variant>
      <vt:variant>
        <vt:i4>5</vt:i4>
      </vt:variant>
      <vt:variant>
        <vt:lpwstr/>
      </vt:variant>
      <vt:variant>
        <vt:lpwstr>_Toc191801074</vt:lpwstr>
      </vt:variant>
      <vt:variant>
        <vt:i4>1048624</vt:i4>
      </vt:variant>
      <vt:variant>
        <vt:i4>331</vt:i4>
      </vt:variant>
      <vt:variant>
        <vt:i4>0</vt:i4>
      </vt:variant>
      <vt:variant>
        <vt:i4>5</vt:i4>
      </vt:variant>
      <vt:variant>
        <vt:lpwstr/>
      </vt:variant>
      <vt:variant>
        <vt:lpwstr>_Toc191801073</vt:lpwstr>
      </vt:variant>
      <vt:variant>
        <vt:i4>1048624</vt:i4>
      </vt:variant>
      <vt:variant>
        <vt:i4>325</vt:i4>
      </vt:variant>
      <vt:variant>
        <vt:i4>0</vt:i4>
      </vt:variant>
      <vt:variant>
        <vt:i4>5</vt:i4>
      </vt:variant>
      <vt:variant>
        <vt:lpwstr/>
      </vt:variant>
      <vt:variant>
        <vt:lpwstr>_Toc191801072</vt:lpwstr>
      </vt:variant>
      <vt:variant>
        <vt:i4>1048624</vt:i4>
      </vt:variant>
      <vt:variant>
        <vt:i4>319</vt:i4>
      </vt:variant>
      <vt:variant>
        <vt:i4>0</vt:i4>
      </vt:variant>
      <vt:variant>
        <vt:i4>5</vt:i4>
      </vt:variant>
      <vt:variant>
        <vt:lpwstr/>
      </vt:variant>
      <vt:variant>
        <vt:lpwstr>_Toc191801071</vt:lpwstr>
      </vt:variant>
      <vt:variant>
        <vt:i4>1048624</vt:i4>
      </vt:variant>
      <vt:variant>
        <vt:i4>313</vt:i4>
      </vt:variant>
      <vt:variant>
        <vt:i4>0</vt:i4>
      </vt:variant>
      <vt:variant>
        <vt:i4>5</vt:i4>
      </vt:variant>
      <vt:variant>
        <vt:lpwstr/>
      </vt:variant>
      <vt:variant>
        <vt:lpwstr>_Toc191801070</vt:lpwstr>
      </vt:variant>
      <vt:variant>
        <vt:i4>1114160</vt:i4>
      </vt:variant>
      <vt:variant>
        <vt:i4>307</vt:i4>
      </vt:variant>
      <vt:variant>
        <vt:i4>0</vt:i4>
      </vt:variant>
      <vt:variant>
        <vt:i4>5</vt:i4>
      </vt:variant>
      <vt:variant>
        <vt:lpwstr/>
      </vt:variant>
      <vt:variant>
        <vt:lpwstr>_Toc191801069</vt:lpwstr>
      </vt:variant>
      <vt:variant>
        <vt:i4>1114160</vt:i4>
      </vt:variant>
      <vt:variant>
        <vt:i4>301</vt:i4>
      </vt:variant>
      <vt:variant>
        <vt:i4>0</vt:i4>
      </vt:variant>
      <vt:variant>
        <vt:i4>5</vt:i4>
      </vt:variant>
      <vt:variant>
        <vt:lpwstr/>
      </vt:variant>
      <vt:variant>
        <vt:lpwstr>_Toc191801068</vt:lpwstr>
      </vt:variant>
      <vt:variant>
        <vt:i4>1114160</vt:i4>
      </vt:variant>
      <vt:variant>
        <vt:i4>295</vt:i4>
      </vt:variant>
      <vt:variant>
        <vt:i4>0</vt:i4>
      </vt:variant>
      <vt:variant>
        <vt:i4>5</vt:i4>
      </vt:variant>
      <vt:variant>
        <vt:lpwstr/>
      </vt:variant>
      <vt:variant>
        <vt:lpwstr>_Toc191801067</vt:lpwstr>
      </vt:variant>
      <vt:variant>
        <vt:i4>1114160</vt:i4>
      </vt:variant>
      <vt:variant>
        <vt:i4>289</vt:i4>
      </vt:variant>
      <vt:variant>
        <vt:i4>0</vt:i4>
      </vt:variant>
      <vt:variant>
        <vt:i4>5</vt:i4>
      </vt:variant>
      <vt:variant>
        <vt:lpwstr/>
      </vt:variant>
      <vt:variant>
        <vt:lpwstr>_Toc191801066</vt:lpwstr>
      </vt:variant>
      <vt:variant>
        <vt:i4>1114160</vt:i4>
      </vt:variant>
      <vt:variant>
        <vt:i4>283</vt:i4>
      </vt:variant>
      <vt:variant>
        <vt:i4>0</vt:i4>
      </vt:variant>
      <vt:variant>
        <vt:i4>5</vt:i4>
      </vt:variant>
      <vt:variant>
        <vt:lpwstr/>
      </vt:variant>
      <vt:variant>
        <vt:lpwstr>_Toc191801065</vt:lpwstr>
      </vt:variant>
      <vt:variant>
        <vt:i4>1114160</vt:i4>
      </vt:variant>
      <vt:variant>
        <vt:i4>277</vt:i4>
      </vt:variant>
      <vt:variant>
        <vt:i4>0</vt:i4>
      </vt:variant>
      <vt:variant>
        <vt:i4>5</vt:i4>
      </vt:variant>
      <vt:variant>
        <vt:lpwstr/>
      </vt:variant>
      <vt:variant>
        <vt:lpwstr>_Toc191801064</vt:lpwstr>
      </vt:variant>
      <vt:variant>
        <vt:i4>1114160</vt:i4>
      </vt:variant>
      <vt:variant>
        <vt:i4>271</vt:i4>
      </vt:variant>
      <vt:variant>
        <vt:i4>0</vt:i4>
      </vt:variant>
      <vt:variant>
        <vt:i4>5</vt:i4>
      </vt:variant>
      <vt:variant>
        <vt:lpwstr/>
      </vt:variant>
      <vt:variant>
        <vt:lpwstr>_Toc191801063</vt:lpwstr>
      </vt:variant>
      <vt:variant>
        <vt:i4>1114160</vt:i4>
      </vt:variant>
      <vt:variant>
        <vt:i4>265</vt:i4>
      </vt:variant>
      <vt:variant>
        <vt:i4>0</vt:i4>
      </vt:variant>
      <vt:variant>
        <vt:i4>5</vt:i4>
      </vt:variant>
      <vt:variant>
        <vt:lpwstr/>
      </vt:variant>
      <vt:variant>
        <vt:lpwstr>_Toc191801062</vt:lpwstr>
      </vt:variant>
      <vt:variant>
        <vt:i4>1114160</vt:i4>
      </vt:variant>
      <vt:variant>
        <vt:i4>259</vt:i4>
      </vt:variant>
      <vt:variant>
        <vt:i4>0</vt:i4>
      </vt:variant>
      <vt:variant>
        <vt:i4>5</vt:i4>
      </vt:variant>
      <vt:variant>
        <vt:lpwstr/>
      </vt:variant>
      <vt:variant>
        <vt:lpwstr>_Toc191801061</vt:lpwstr>
      </vt:variant>
      <vt:variant>
        <vt:i4>1114160</vt:i4>
      </vt:variant>
      <vt:variant>
        <vt:i4>253</vt:i4>
      </vt:variant>
      <vt:variant>
        <vt:i4>0</vt:i4>
      </vt:variant>
      <vt:variant>
        <vt:i4>5</vt:i4>
      </vt:variant>
      <vt:variant>
        <vt:lpwstr/>
      </vt:variant>
      <vt:variant>
        <vt:lpwstr>_Toc191801060</vt:lpwstr>
      </vt:variant>
      <vt:variant>
        <vt:i4>1179696</vt:i4>
      </vt:variant>
      <vt:variant>
        <vt:i4>247</vt:i4>
      </vt:variant>
      <vt:variant>
        <vt:i4>0</vt:i4>
      </vt:variant>
      <vt:variant>
        <vt:i4>5</vt:i4>
      </vt:variant>
      <vt:variant>
        <vt:lpwstr/>
      </vt:variant>
      <vt:variant>
        <vt:lpwstr>_Toc191801059</vt:lpwstr>
      </vt:variant>
      <vt:variant>
        <vt:i4>1179696</vt:i4>
      </vt:variant>
      <vt:variant>
        <vt:i4>238</vt:i4>
      </vt:variant>
      <vt:variant>
        <vt:i4>0</vt:i4>
      </vt:variant>
      <vt:variant>
        <vt:i4>5</vt:i4>
      </vt:variant>
      <vt:variant>
        <vt:lpwstr/>
      </vt:variant>
      <vt:variant>
        <vt:lpwstr>_Toc187815703</vt:lpwstr>
      </vt:variant>
      <vt:variant>
        <vt:i4>1179696</vt:i4>
      </vt:variant>
      <vt:variant>
        <vt:i4>232</vt:i4>
      </vt:variant>
      <vt:variant>
        <vt:i4>0</vt:i4>
      </vt:variant>
      <vt:variant>
        <vt:i4>5</vt:i4>
      </vt:variant>
      <vt:variant>
        <vt:lpwstr/>
      </vt:variant>
      <vt:variant>
        <vt:lpwstr>_Toc187815702</vt:lpwstr>
      </vt:variant>
      <vt:variant>
        <vt:i4>1179696</vt:i4>
      </vt:variant>
      <vt:variant>
        <vt:i4>226</vt:i4>
      </vt:variant>
      <vt:variant>
        <vt:i4>0</vt:i4>
      </vt:variant>
      <vt:variant>
        <vt:i4>5</vt:i4>
      </vt:variant>
      <vt:variant>
        <vt:lpwstr/>
      </vt:variant>
      <vt:variant>
        <vt:lpwstr>_Toc187815701</vt:lpwstr>
      </vt:variant>
      <vt:variant>
        <vt:i4>1179696</vt:i4>
      </vt:variant>
      <vt:variant>
        <vt:i4>220</vt:i4>
      </vt:variant>
      <vt:variant>
        <vt:i4>0</vt:i4>
      </vt:variant>
      <vt:variant>
        <vt:i4>5</vt:i4>
      </vt:variant>
      <vt:variant>
        <vt:lpwstr/>
      </vt:variant>
      <vt:variant>
        <vt:lpwstr>_Toc187815700</vt:lpwstr>
      </vt:variant>
      <vt:variant>
        <vt:i4>1769521</vt:i4>
      </vt:variant>
      <vt:variant>
        <vt:i4>214</vt:i4>
      </vt:variant>
      <vt:variant>
        <vt:i4>0</vt:i4>
      </vt:variant>
      <vt:variant>
        <vt:i4>5</vt:i4>
      </vt:variant>
      <vt:variant>
        <vt:lpwstr/>
      </vt:variant>
      <vt:variant>
        <vt:lpwstr>_Toc187815699</vt:lpwstr>
      </vt:variant>
      <vt:variant>
        <vt:i4>1769521</vt:i4>
      </vt:variant>
      <vt:variant>
        <vt:i4>208</vt:i4>
      </vt:variant>
      <vt:variant>
        <vt:i4>0</vt:i4>
      </vt:variant>
      <vt:variant>
        <vt:i4>5</vt:i4>
      </vt:variant>
      <vt:variant>
        <vt:lpwstr/>
      </vt:variant>
      <vt:variant>
        <vt:lpwstr>_Toc187815698</vt:lpwstr>
      </vt:variant>
      <vt:variant>
        <vt:i4>1769521</vt:i4>
      </vt:variant>
      <vt:variant>
        <vt:i4>202</vt:i4>
      </vt:variant>
      <vt:variant>
        <vt:i4>0</vt:i4>
      </vt:variant>
      <vt:variant>
        <vt:i4>5</vt:i4>
      </vt:variant>
      <vt:variant>
        <vt:lpwstr/>
      </vt:variant>
      <vt:variant>
        <vt:lpwstr>_Toc187815697</vt:lpwstr>
      </vt:variant>
      <vt:variant>
        <vt:i4>1769521</vt:i4>
      </vt:variant>
      <vt:variant>
        <vt:i4>196</vt:i4>
      </vt:variant>
      <vt:variant>
        <vt:i4>0</vt:i4>
      </vt:variant>
      <vt:variant>
        <vt:i4>5</vt:i4>
      </vt:variant>
      <vt:variant>
        <vt:lpwstr/>
      </vt:variant>
      <vt:variant>
        <vt:lpwstr>_Toc187815696</vt:lpwstr>
      </vt:variant>
      <vt:variant>
        <vt:i4>1769521</vt:i4>
      </vt:variant>
      <vt:variant>
        <vt:i4>190</vt:i4>
      </vt:variant>
      <vt:variant>
        <vt:i4>0</vt:i4>
      </vt:variant>
      <vt:variant>
        <vt:i4>5</vt:i4>
      </vt:variant>
      <vt:variant>
        <vt:lpwstr/>
      </vt:variant>
      <vt:variant>
        <vt:lpwstr>_Toc187815695</vt:lpwstr>
      </vt:variant>
      <vt:variant>
        <vt:i4>1769521</vt:i4>
      </vt:variant>
      <vt:variant>
        <vt:i4>184</vt:i4>
      </vt:variant>
      <vt:variant>
        <vt:i4>0</vt:i4>
      </vt:variant>
      <vt:variant>
        <vt:i4>5</vt:i4>
      </vt:variant>
      <vt:variant>
        <vt:lpwstr/>
      </vt:variant>
      <vt:variant>
        <vt:lpwstr>_Toc187815694</vt:lpwstr>
      </vt:variant>
      <vt:variant>
        <vt:i4>1769521</vt:i4>
      </vt:variant>
      <vt:variant>
        <vt:i4>178</vt:i4>
      </vt:variant>
      <vt:variant>
        <vt:i4>0</vt:i4>
      </vt:variant>
      <vt:variant>
        <vt:i4>5</vt:i4>
      </vt:variant>
      <vt:variant>
        <vt:lpwstr/>
      </vt:variant>
      <vt:variant>
        <vt:lpwstr>_Toc187815693</vt:lpwstr>
      </vt:variant>
      <vt:variant>
        <vt:i4>1769521</vt:i4>
      </vt:variant>
      <vt:variant>
        <vt:i4>172</vt:i4>
      </vt:variant>
      <vt:variant>
        <vt:i4>0</vt:i4>
      </vt:variant>
      <vt:variant>
        <vt:i4>5</vt:i4>
      </vt:variant>
      <vt:variant>
        <vt:lpwstr/>
      </vt:variant>
      <vt:variant>
        <vt:lpwstr>_Toc187815692</vt:lpwstr>
      </vt:variant>
      <vt:variant>
        <vt:i4>1769521</vt:i4>
      </vt:variant>
      <vt:variant>
        <vt:i4>166</vt:i4>
      </vt:variant>
      <vt:variant>
        <vt:i4>0</vt:i4>
      </vt:variant>
      <vt:variant>
        <vt:i4>5</vt:i4>
      </vt:variant>
      <vt:variant>
        <vt:lpwstr/>
      </vt:variant>
      <vt:variant>
        <vt:lpwstr>_Toc187815691</vt:lpwstr>
      </vt:variant>
      <vt:variant>
        <vt:i4>1769521</vt:i4>
      </vt:variant>
      <vt:variant>
        <vt:i4>160</vt:i4>
      </vt:variant>
      <vt:variant>
        <vt:i4>0</vt:i4>
      </vt:variant>
      <vt:variant>
        <vt:i4>5</vt:i4>
      </vt:variant>
      <vt:variant>
        <vt:lpwstr/>
      </vt:variant>
      <vt:variant>
        <vt:lpwstr>_Toc187815690</vt:lpwstr>
      </vt:variant>
      <vt:variant>
        <vt:i4>1703985</vt:i4>
      </vt:variant>
      <vt:variant>
        <vt:i4>154</vt:i4>
      </vt:variant>
      <vt:variant>
        <vt:i4>0</vt:i4>
      </vt:variant>
      <vt:variant>
        <vt:i4>5</vt:i4>
      </vt:variant>
      <vt:variant>
        <vt:lpwstr/>
      </vt:variant>
      <vt:variant>
        <vt:lpwstr>_Toc187815689</vt:lpwstr>
      </vt:variant>
      <vt:variant>
        <vt:i4>1703985</vt:i4>
      </vt:variant>
      <vt:variant>
        <vt:i4>148</vt:i4>
      </vt:variant>
      <vt:variant>
        <vt:i4>0</vt:i4>
      </vt:variant>
      <vt:variant>
        <vt:i4>5</vt:i4>
      </vt:variant>
      <vt:variant>
        <vt:lpwstr/>
      </vt:variant>
      <vt:variant>
        <vt:lpwstr>_Toc187815688</vt:lpwstr>
      </vt:variant>
      <vt:variant>
        <vt:i4>1703985</vt:i4>
      </vt:variant>
      <vt:variant>
        <vt:i4>142</vt:i4>
      </vt:variant>
      <vt:variant>
        <vt:i4>0</vt:i4>
      </vt:variant>
      <vt:variant>
        <vt:i4>5</vt:i4>
      </vt:variant>
      <vt:variant>
        <vt:lpwstr/>
      </vt:variant>
      <vt:variant>
        <vt:lpwstr>_Toc187815687</vt:lpwstr>
      </vt:variant>
      <vt:variant>
        <vt:i4>1703985</vt:i4>
      </vt:variant>
      <vt:variant>
        <vt:i4>136</vt:i4>
      </vt:variant>
      <vt:variant>
        <vt:i4>0</vt:i4>
      </vt:variant>
      <vt:variant>
        <vt:i4>5</vt:i4>
      </vt:variant>
      <vt:variant>
        <vt:lpwstr/>
      </vt:variant>
      <vt:variant>
        <vt:lpwstr>_Toc187815686</vt:lpwstr>
      </vt:variant>
      <vt:variant>
        <vt:i4>1703985</vt:i4>
      </vt:variant>
      <vt:variant>
        <vt:i4>130</vt:i4>
      </vt:variant>
      <vt:variant>
        <vt:i4>0</vt:i4>
      </vt:variant>
      <vt:variant>
        <vt:i4>5</vt:i4>
      </vt:variant>
      <vt:variant>
        <vt:lpwstr/>
      </vt:variant>
      <vt:variant>
        <vt:lpwstr>_Toc187815685</vt:lpwstr>
      </vt:variant>
      <vt:variant>
        <vt:i4>1703985</vt:i4>
      </vt:variant>
      <vt:variant>
        <vt:i4>124</vt:i4>
      </vt:variant>
      <vt:variant>
        <vt:i4>0</vt:i4>
      </vt:variant>
      <vt:variant>
        <vt:i4>5</vt:i4>
      </vt:variant>
      <vt:variant>
        <vt:lpwstr/>
      </vt:variant>
      <vt:variant>
        <vt:lpwstr>_Toc187815684</vt:lpwstr>
      </vt:variant>
      <vt:variant>
        <vt:i4>1703985</vt:i4>
      </vt:variant>
      <vt:variant>
        <vt:i4>118</vt:i4>
      </vt:variant>
      <vt:variant>
        <vt:i4>0</vt:i4>
      </vt:variant>
      <vt:variant>
        <vt:i4>5</vt:i4>
      </vt:variant>
      <vt:variant>
        <vt:lpwstr/>
      </vt:variant>
      <vt:variant>
        <vt:lpwstr>_Toc187815683</vt:lpwstr>
      </vt:variant>
      <vt:variant>
        <vt:i4>1703985</vt:i4>
      </vt:variant>
      <vt:variant>
        <vt:i4>112</vt:i4>
      </vt:variant>
      <vt:variant>
        <vt:i4>0</vt:i4>
      </vt:variant>
      <vt:variant>
        <vt:i4>5</vt:i4>
      </vt:variant>
      <vt:variant>
        <vt:lpwstr/>
      </vt:variant>
      <vt:variant>
        <vt:lpwstr>_Toc187815682</vt:lpwstr>
      </vt:variant>
      <vt:variant>
        <vt:i4>1703985</vt:i4>
      </vt:variant>
      <vt:variant>
        <vt:i4>106</vt:i4>
      </vt:variant>
      <vt:variant>
        <vt:i4>0</vt:i4>
      </vt:variant>
      <vt:variant>
        <vt:i4>5</vt:i4>
      </vt:variant>
      <vt:variant>
        <vt:lpwstr/>
      </vt:variant>
      <vt:variant>
        <vt:lpwstr>_Toc187815681</vt:lpwstr>
      </vt:variant>
      <vt:variant>
        <vt:i4>1703985</vt:i4>
      </vt:variant>
      <vt:variant>
        <vt:i4>100</vt:i4>
      </vt:variant>
      <vt:variant>
        <vt:i4>0</vt:i4>
      </vt:variant>
      <vt:variant>
        <vt:i4>5</vt:i4>
      </vt:variant>
      <vt:variant>
        <vt:lpwstr/>
      </vt:variant>
      <vt:variant>
        <vt:lpwstr>_Toc187815680</vt:lpwstr>
      </vt:variant>
      <vt:variant>
        <vt:i4>1376305</vt:i4>
      </vt:variant>
      <vt:variant>
        <vt:i4>94</vt:i4>
      </vt:variant>
      <vt:variant>
        <vt:i4>0</vt:i4>
      </vt:variant>
      <vt:variant>
        <vt:i4>5</vt:i4>
      </vt:variant>
      <vt:variant>
        <vt:lpwstr/>
      </vt:variant>
      <vt:variant>
        <vt:lpwstr>_Toc187815679</vt:lpwstr>
      </vt:variant>
      <vt:variant>
        <vt:i4>1376305</vt:i4>
      </vt:variant>
      <vt:variant>
        <vt:i4>88</vt:i4>
      </vt:variant>
      <vt:variant>
        <vt:i4>0</vt:i4>
      </vt:variant>
      <vt:variant>
        <vt:i4>5</vt:i4>
      </vt:variant>
      <vt:variant>
        <vt:lpwstr/>
      </vt:variant>
      <vt:variant>
        <vt:lpwstr>_Toc187815678</vt:lpwstr>
      </vt:variant>
      <vt:variant>
        <vt:i4>1376305</vt:i4>
      </vt:variant>
      <vt:variant>
        <vt:i4>82</vt:i4>
      </vt:variant>
      <vt:variant>
        <vt:i4>0</vt:i4>
      </vt:variant>
      <vt:variant>
        <vt:i4>5</vt:i4>
      </vt:variant>
      <vt:variant>
        <vt:lpwstr/>
      </vt:variant>
      <vt:variant>
        <vt:lpwstr>_Toc187815677</vt:lpwstr>
      </vt:variant>
      <vt:variant>
        <vt:i4>1376305</vt:i4>
      </vt:variant>
      <vt:variant>
        <vt:i4>76</vt:i4>
      </vt:variant>
      <vt:variant>
        <vt:i4>0</vt:i4>
      </vt:variant>
      <vt:variant>
        <vt:i4>5</vt:i4>
      </vt:variant>
      <vt:variant>
        <vt:lpwstr/>
      </vt:variant>
      <vt:variant>
        <vt:lpwstr>_Toc187815676</vt:lpwstr>
      </vt:variant>
      <vt:variant>
        <vt:i4>1376305</vt:i4>
      </vt:variant>
      <vt:variant>
        <vt:i4>70</vt:i4>
      </vt:variant>
      <vt:variant>
        <vt:i4>0</vt:i4>
      </vt:variant>
      <vt:variant>
        <vt:i4>5</vt:i4>
      </vt:variant>
      <vt:variant>
        <vt:lpwstr/>
      </vt:variant>
      <vt:variant>
        <vt:lpwstr>_Toc187815675</vt:lpwstr>
      </vt:variant>
      <vt:variant>
        <vt:i4>1376305</vt:i4>
      </vt:variant>
      <vt:variant>
        <vt:i4>64</vt:i4>
      </vt:variant>
      <vt:variant>
        <vt:i4>0</vt:i4>
      </vt:variant>
      <vt:variant>
        <vt:i4>5</vt:i4>
      </vt:variant>
      <vt:variant>
        <vt:lpwstr/>
      </vt:variant>
      <vt:variant>
        <vt:lpwstr>_Toc187815674</vt:lpwstr>
      </vt:variant>
      <vt:variant>
        <vt:i4>1376305</vt:i4>
      </vt:variant>
      <vt:variant>
        <vt:i4>58</vt:i4>
      </vt:variant>
      <vt:variant>
        <vt:i4>0</vt:i4>
      </vt:variant>
      <vt:variant>
        <vt:i4>5</vt:i4>
      </vt:variant>
      <vt:variant>
        <vt:lpwstr/>
      </vt:variant>
      <vt:variant>
        <vt:lpwstr>_Toc187815673</vt:lpwstr>
      </vt:variant>
      <vt:variant>
        <vt:i4>1376305</vt:i4>
      </vt:variant>
      <vt:variant>
        <vt:i4>52</vt:i4>
      </vt:variant>
      <vt:variant>
        <vt:i4>0</vt:i4>
      </vt:variant>
      <vt:variant>
        <vt:i4>5</vt:i4>
      </vt:variant>
      <vt:variant>
        <vt:lpwstr/>
      </vt:variant>
      <vt:variant>
        <vt:lpwstr>_Toc187815672</vt:lpwstr>
      </vt:variant>
      <vt:variant>
        <vt:i4>1376305</vt:i4>
      </vt:variant>
      <vt:variant>
        <vt:i4>46</vt:i4>
      </vt:variant>
      <vt:variant>
        <vt:i4>0</vt:i4>
      </vt:variant>
      <vt:variant>
        <vt:i4>5</vt:i4>
      </vt:variant>
      <vt:variant>
        <vt:lpwstr/>
      </vt:variant>
      <vt:variant>
        <vt:lpwstr>_Toc187815671</vt:lpwstr>
      </vt:variant>
      <vt:variant>
        <vt:i4>1376305</vt:i4>
      </vt:variant>
      <vt:variant>
        <vt:i4>40</vt:i4>
      </vt:variant>
      <vt:variant>
        <vt:i4>0</vt:i4>
      </vt:variant>
      <vt:variant>
        <vt:i4>5</vt:i4>
      </vt:variant>
      <vt:variant>
        <vt:lpwstr/>
      </vt:variant>
      <vt:variant>
        <vt:lpwstr>_Toc187815670</vt:lpwstr>
      </vt:variant>
      <vt:variant>
        <vt:i4>1310769</vt:i4>
      </vt:variant>
      <vt:variant>
        <vt:i4>34</vt:i4>
      </vt:variant>
      <vt:variant>
        <vt:i4>0</vt:i4>
      </vt:variant>
      <vt:variant>
        <vt:i4>5</vt:i4>
      </vt:variant>
      <vt:variant>
        <vt:lpwstr/>
      </vt:variant>
      <vt:variant>
        <vt:lpwstr>_Toc187815669</vt:lpwstr>
      </vt:variant>
      <vt:variant>
        <vt:i4>1310769</vt:i4>
      </vt:variant>
      <vt:variant>
        <vt:i4>28</vt:i4>
      </vt:variant>
      <vt:variant>
        <vt:i4>0</vt:i4>
      </vt:variant>
      <vt:variant>
        <vt:i4>5</vt:i4>
      </vt:variant>
      <vt:variant>
        <vt:lpwstr/>
      </vt:variant>
      <vt:variant>
        <vt:lpwstr>_Toc187815668</vt:lpwstr>
      </vt:variant>
      <vt:variant>
        <vt:i4>1310769</vt:i4>
      </vt:variant>
      <vt:variant>
        <vt:i4>22</vt:i4>
      </vt:variant>
      <vt:variant>
        <vt:i4>0</vt:i4>
      </vt:variant>
      <vt:variant>
        <vt:i4>5</vt:i4>
      </vt:variant>
      <vt:variant>
        <vt:lpwstr/>
      </vt:variant>
      <vt:variant>
        <vt:lpwstr>_Toc187815667</vt:lpwstr>
      </vt:variant>
      <vt:variant>
        <vt:i4>1310769</vt:i4>
      </vt:variant>
      <vt:variant>
        <vt:i4>16</vt:i4>
      </vt:variant>
      <vt:variant>
        <vt:i4>0</vt:i4>
      </vt:variant>
      <vt:variant>
        <vt:i4>5</vt:i4>
      </vt:variant>
      <vt:variant>
        <vt:lpwstr/>
      </vt:variant>
      <vt:variant>
        <vt:lpwstr>_Toc187815666</vt:lpwstr>
      </vt:variant>
      <vt:variant>
        <vt:i4>1310769</vt:i4>
      </vt:variant>
      <vt:variant>
        <vt:i4>10</vt:i4>
      </vt:variant>
      <vt:variant>
        <vt:i4>0</vt:i4>
      </vt:variant>
      <vt:variant>
        <vt:i4>5</vt:i4>
      </vt:variant>
      <vt:variant>
        <vt:lpwstr/>
      </vt:variant>
      <vt:variant>
        <vt:lpwstr>_Toc187815665</vt:lpwstr>
      </vt:variant>
      <vt:variant>
        <vt:i4>1310769</vt:i4>
      </vt:variant>
      <vt:variant>
        <vt:i4>4</vt:i4>
      </vt:variant>
      <vt:variant>
        <vt:i4>0</vt:i4>
      </vt:variant>
      <vt:variant>
        <vt:i4>5</vt:i4>
      </vt:variant>
      <vt:variant>
        <vt:lpwstr/>
      </vt:variant>
      <vt:variant>
        <vt:lpwstr>_Toc187815664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MATC Year 1 Report</dc:title>
  <dc:subject/>
  <dc:creator>Mike Sweigard, Ricardo Jacome</dc:creator>
  <cp:keywords>MATC Smart Barrier</cp:keywords>
  <dc:description/>
  <cp:lastModifiedBy>rjacome</cp:lastModifiedBy>
  <cp:revision>8</cp:revision>
  <cp:lastPrinted>2018-09-06T16:28:00Z</cp:lastPrinted>
  <dcterms:created xsi:type="dcterms:W3CDTF">2019-09-19T19:30:00Z</dcterms:created>
  <dcterms:modified xsi:type="dcterms:W3CDTF">2019-11-25T22:48:00Z</dcterms:modified>
</cp:coreProperties>
</file>